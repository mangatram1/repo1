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3.xml" ContentType="application/vnd.openxmlformats-officedocument.wordprocessingml.footer+xml"/>
  <Override PartName="/word/header3.xml" ContentType="application/vnd.openxmlformats-officedocument.wordprocessingml.header+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6.xml" ContentType="application/vnd.openxmlformats-officedocument.wordprocessingml.footer+xml"/>
  <Override PartName="/word/footer5.xml" ContentType="application/vnd.openxmlformats-officedocument.wordprocessingml.footer+xml"/>
  <Override PartName="/word/theme/theme1.xml" ContentType="application/vnd.openxmlformats-officedocument.theme+xml"/>
  <Override PartName="/word/comments.xml" ContentType="application/vnd.openxmlformats-officedocument.wordprocessingml.comments+xml"/>
  <Override PartName="/word/glossary/settings.xml" ContentType="application/vnd.openxmlformats-officedocument.wordprocessingml.settings+xml"/>
  <Override PartName="/word/settings.xml" ContentType="application/vnd.openxmlformats-officedocument.wordprocessingml.settings+xml"/>
  <Override PartName="/word/glossary/document.xml" ContentType="application/vnd.openxmlformats-officedocument.wordprocessingml.document.glossary+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word/glossary/fontTable.xml" ContentType="application/vnd.openxmlformats-officedocument.wordprocessingml.fontTable+xml"/>
  <Override PartName="/customXml/itemProps1.xml" ContentType="application/vnd.openxmlformats-officedocument.customXmlProperties+xml"/>
  <Override PartName="/docProps/custom.xml" ContentType="application/vnd.openxmlformats-officedocument.custom-properties+xml"/>
  <Override PartName="/word/glossary/styles.xml" ContentType="application/vnd.openxmlformats-officedocument.wordprocessingml.styles+xml"/>
  <Override PartName="/customXml/itemProps5.xml" ContentType="application/vnd.openxmlformats-officedocument.customXml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people.xml" ContentType="application/vnd.openxmlformats-officedocument.wordprocessingml.people+xml"/>
  <Override PartName="/word/fontTable.xml" ContentType="application/vnd.openxmlformats-officedocument.wordprocessingml.fontTable+xml"/>
  <Override PartName="/word/commentsIds.xml" ContentType="application/vnd.openxmlformats-officedocument.wordprocessingml.commentsIds+xml"/>
  <Override PartName="/word/commentsExtended.xml" ContentType="application/vnd.openxmlformats-officedocument.wordprocessingml.commentsExtended+xml"/>
  <Override PartName="/word/webSettings.xml" ContentType="application/vnd.openxmlformats-officedocument.wordprocessingml.webSettings+xml"/>
  <Override PartName="/word/styles.xml" ContentType="application/vnd.openxmlformats-officedocument.wordprocessingml.styles+xml"/>
  <Override PartName="/word/glossary/webSettings.xml" ContentType="application/vnd.openxmlformats-officedocument.wordprocessingml.webSettings+xml"/>
  <Override PartName="/customXml/itemProps7.xml" ContentType="application/vnd.openxmlformats-officedocument.customXmlProperties+xml"/>
  <Override PartName="/customXml/itemProps8.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CB6170" w14:textId="77777777" w:rsidR="00C24E60" w:rsidRDefault="00C24E60" w:rsidP="00C24E60">
      <w:pPr>
        <w:spacing w:before="5160"/>
      </w:pPr>
      <w:r>
        <w:rPr>
          <w:rFonts w:ascii="Times New Roman" w:eastAsiaTheme="minorHAnsi" w:hAnsi="Times New Roman" w:cs="Times New Roman"/>
          <w:noProof/>
          <w:sz w:val="24"/>
          <w:szCs w:val="24"/>
        </w:rPr>
        <mc:AlternateContent>
          <mc:Choice Requires="wpg">
            <w:drawing>
              <wp:anchor distT="0" distB="0" distL="114300" distR="114300" simplePos="0" relativeHeight="251658240" behindDoc="0" locked="0" layoutInCell="1" allowOverlap="1" wp14:anchorId="514C662D" wp14:editId="7AF8BB9D">
                <wp:simplePos x="0" y="0"/>
                <wp:positionH relativeFrom="page">
                  <wp:posOffset>-123825</wp:posOffset>
                </wp:positionH>
                <wp:positionV relativeFrom="paragraph">
                  <wp:posOffset>-914400</wp:posOffset>
                </wp:positionV>
                <wp:extent cx="9048750" cy="3894455"/>
                <wp:effectExtent l="0" t="0" r="0" b="0"/>
                <wp:wrapNone/>
                <wp:docPr id="22" name="Group 22"/>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23" name="Rectangle 2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p w14:paraId="45D128BD" w14:textId="77777777" w:rsidR="005C2B84" w:rsidRDefault="005C2B84" w:rsidP="00C24E60">
                                  <w:pPr>
                                    <w:pStyle w:val="CoverTitle"/>
                                  </w:pPr>
                                  <w:r>
                                    <w:t>Digital Platform Deployment Guide</w:t>
                                  </w:r>
                                </w:p>
                              </w:sdtContent>
                            </w:sdt>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descr="C:\Users\jameswhi\Desktop\SDM Templates\3393d980-0436-4e28-b1fd-32c927c2f3c0\MSFT_logo_rgb_C-Wht_D.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514C662D" id="Group 22" o:spid="_x0000_s1026" style="position:absolute;margin-left:-9.75pt;margin-top:-1in;width:712.5pt;height:306.65pt;z-index:251658240;mso-position-horizontal-relative:page;mso-height-relative:margin"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">
                <v:rect id="Rectangle 2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" fillcolor="#0072c6" stroked="f" strokeweight="1pt"/>
                <v:rect id="Rectangle 2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" filled="f" stroked="f" strokeweight=".5pt">
                  <v:textbox inset="36pt">
                    <w:txbxContent>
                      <w:sdt>
                        <w:sdt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p w14:paraId="45D128BD" w14:textId="77777777" w:rsidR="005C2B84" w:rsidRDefault="005C2B84" w:rsidP="00C24E60">
                            <w:pPr>
                              <w:pStyle w:val="CoverTitle"/>
                            </w:pPr>
                            <w:r>
                              <w:t>Digital Platform Deployment Guide</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0" type="#_x0000_t75" style="position:absolute;left:3654;top:3238;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">
                  <v:imagedata r:id="rId14" o:title="MSFT_logo_rgb_C-Wht_D"/>
                </v:shape>
                <w10:wrap anchorx="page"/>
              </v:group>
            </w:pict>
          </mc:Fallback>
        </mc:AlternateContent>
      </w:r>
    </w:p>
    <w:p w14:paraId="4665FBA0" w14:textId="77777777" w:rsidR="00C24E60" w:rsidRDefault="004502B7" w:rsidP="001D66E5">
      <w:pPr>
        <w:pStyle w:val="CoverSubject"/>
        <w:tabs>
          <w:tab w:val="left" w:pos="3465"/>
          <w:tab w:val="center" w:pos="4320"/>
        </w:tabs>
      </w:pPr>
      <w:sdt>
        <w:sdt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EndPr/>
        <w:sdtContent>
          <w:r w:rsidR="00AB512E">
            <w:t>Microsoft Sports Platform</w:t>
          </w:r>
        </w:sdtContent>
      </w:sdt>
    </w:p>
    <w:sdt>
      <w:sdtPr>
        <w:rPr>
          <w:rFonts w:eastAsiaTheme="minorHAnsi"/>
          <w:bCs/>
          <w:noProof/>
          <w:color w:val="FF0066"/>
          <w:szCs w:val="20"/>
          <w:lang w:eastAsia="en-AU"/>
        </w:rPr>
        <w:id w:val="94592970"/>
        <w:docPartObj>
          <w:docPartGallery w:val="Cover Pages"/>
          <w:docPartUnique/>
        </w:docPartObj>
      </w:sdtPr>
      <w:sdtEndPr>
        <w:rPr>
          <w:rFonts w:eastAsiaTheme="minorEastAsia"/>
          <w:bCs w:val="0"/>
          <w:noProof w:val="0"/>
          <w:szCs w:val="22"/>
          <w:lang w:eastAsia="en-US"/>
        </w:rPr>
      </w:sdtEndPr>
      <w:sdtContent>
        <w:p w14:paraId="5172FF38" w14:textId="77777777" w:rsidR="00C24E60" w:rsidRDefault="00C24E60" w:rsidP="00C24E60">
          <w:pPr>
            <w:rPr>
              <w:rStyle w:val="Emphasis"/>
              <w:rFonts w:eastAsiaTheme="minorHAnsi"/>
              <w:i w:val="0"/>
              <w:iCs w:val="0"/>
              <w:noProof/>
              <w:szCs w:val="20"/>
              <w:lang w:eastAsia="en-AU"/>
            </w:rPr>
          </w:pPr>
          <w:r>
            <w:rPr>
              <w:rStyle w:val="Emphasis"/>
            </w:rPr>
            <w:t>Prepared for</w:t>
          </w:r>
        </w:p>
        <w:sdt>
          <w:sdtPr>
            <w:rPr>
              <w:lang w:eastAsia="en-AU"/>
            </w:rPr>
            <w:id w:val="-1727218567"/>
            <w:placeholder>
              <w:docPart w:val="8B54EAFE9D4248879BD37D941E99821F"/>
            </w:placeholder>
            <w15:dataBinding w:prefixMappings="" w:xpath="/root[1]/customer[1]" w:storeItemID="{A7D598A9-AC5B-49BC-AE59-C7616FDA4C36}"/>
          </w:sdtPr>
          <w:sdtEndPr/>
          <w:sdtContent>
            <w:p w14:paraId="43B5D5DE" w14:textId="43228275" w:rsidR="001B02EF" w:rsidRDefault="00D4668B" w:rsidP="00C24E60">
              <w:pPr>
                <w:rPr>
                  <w:lang w:eastAsia="en-AU"/>
                </w:rPr>
              </w:pPr>
              <w:sdt>
                <w:sdtPr>
                  <w:rPr>
                    <w:lang w:eastAsia="en-AU"/>
                  </w:rPr>
                  <w:alias w:val="Customer"/>
                  <w:tag w:val="Customer"/>
                  <w:id w:val="-707030904"/>
                </w:sdtPr>
                <w:sdtContent>
                  <w:r>
                    <w:rPr>
                      <w:lang w:eastAsia="en-AU"/>
                    </w:rPr>
                    <w:fldChar w:fldCharType="begin"/>
                  </w:r>
                  <w:r>
                    <w:rPr>
                      <w:lang w:eastAsia="en-AU"/>
                    </w:rPr>
                    <w:instrText xml:space="preserve"> DOCPROPERTY  Customer  \* MERGEFORMAT </w:instrText>
                  </w:r>
                  <w:r>
                    <w:rPr>
                      <w:lang w:eastAsia="en-AU"/>
                    </w:rPr>
                    <w:fldChar w:fldCharType="separate"/>
                  </w:r>
                  <w:r>
                    <w:rPr>
                      <w:lang w:eastAsia="en-AU"/>
                    </w:rPr>
                    <w:t>[Type Customer Name Here]</w:t>
                  </w:r>
                  <w:r>
                    <w:rPr>
                      <w:lang w:eastAsia="en-AU"/>
                    </w:rPr>
                    <w:fldChar w:fldCharType="end"/>
                  </w:r>
                </w:sdtContent>
              </w:sdt>
            </w:p>
          </w:sdtContent>
        </w:sdt>
        <w:p w14:paraId="31DA8D47" w14:textId="3DCCDD51" w:rsidR="00D725E9" w:rsidRDefault="00D725E9" w:rsidP="00C24E60">
          <w:r>
            <w:fldChar w:fldCharType="begin"/>
          </w:r>
          <w:r>
            <w:instrText xml:space="preserve"> DATE \@ "M/d/yyyy" </w:instrText>
          </w:r>
          <w:r>
            <w:fldChar w:fldCharType="separate"/>
          </w:r>
          <w:ins w:id="0" w:author="Laxmikant Naik" w:date="2017-09-25T18:02:00Z">
            <w:r w:rsidR="00D4668B">
              <w:rPr>
                <w:noProof/>
              </w:rPr>
              <w:t>9/25/2017</w:t>
            </w:r>
          </w:ins>
          <w:ins w:id="1" w:author="Sanyam Seth" w:date="2017-03-28T12:52:00Z">
            <w:del w:id="2" w:author="Laxmikant Naik" w:date="2017-09-24T21:46:00Z">
              <w:r w:rsidR="0061294C" w:rsidDel="00ED60FA">
                <w:rPr>
                  <w:noProof/>
                </w:rPr>
                <w:delText>3/28/2017</w:delText>
              </w:r>
            </w:del>
          </w:ins>
          <w:ins w:id="3" w:author="Srinivasan Rakhunathan" w:date="2017-01-04T19:58:00Z">
            <w:del w:id="4" w:author="Laxmikant Naik" w:date="2017-09-24T21:46:00Z">
              <w:r w:rsidR="005672B0" w:rsidDel="00ED60FA">
                <w:rPr>
                  <w:noProof/>
                </w:rPr>
                <w:delText>1/4/2017</w:delText>
              </w:r>
            </w:del>
          </w:ins>
          <w:del w:id="5" w:author="Laxmikant Naik" w:date="2017-09-24T21:46:00Z">
            <w:r w:rsidR="00040FDD" w:rsidDel="00ED60FA">
              <w:rPr>
                <w:noProof/>
              </w:rPr>
              <w:delText>12/22/2016</w:delText>
            </w:r>
          </w:del>
          <w:r>
            <w:fldChar w:fldCharType="end"/>
          </w:r>
        </w:p>
        <w:p w14:paraId="286A984A" w14:textId="06FF4F92" w:rsidR="00C24E60" w:rsidRDefault="00C24E60" w:rsidP="00C24E60">
          <w:r>
            <w:t xml:space="preserve">Version </w:t>
          </w:r>
          <w:customXmlDelRangeStart w:id="6" w:author="Laxmikant Naik" w:date="2017-09-25T18:02:00Z"/>
          <w:sdt>
            <w:sdtPr>
              <w:alias w:val="Version"/>
              <w:tag w:val="Version"/>
              <w:id w:val="249159951"/>
              <w:placeholder>
                <w:docPart w:val="8B54EAFE9D4248879BD37D941E99821F"/>
              </w:placeholder>
              <w15:dataBinding w:prefixMappings="" w:xpath="/root[1]/version[1]" w:storeItemID="{A7D598A9-AC5B-49BC-AE59-C7616FDA4C36}"/>
            </w:sdtPr>
            <w:sdtEndPr/>
            <w:sdtContent>
              <w:customXmlDelRangeEnd w:id="6"/>
              <w:ins w:id="7" w:author="Laxmikant Naik" w:date="2017-09-25T18:02:00Z">
                <w:r w:rsidR="00D4668B">
                  <w:t>5.0</w:t>
                </w:r>
              </w:ins>
              <w:bookmarkStart w:id="8" w:name="_GoBack"/>
              <w:bookmarkEnd w:id="8"/>
              <w:del w:id="9" w:author="Laxmikant Naik" w:date="2017-09-25T18:00:00Z">
                <w:r w:rsidR="00D4668B" w:rsidDel="00CC1BF5">
                  <w:fldChar w:fldCharType="begin"/>
                </w:r>
                <w:r w:rsidR="00D4668B" w:rsidDel="00CC1BF5">
                  <w:delInstrText xml:space="preserve"> DOCPROPERTY  Version  \* MERGEFORMAT </w:delInstrText>
                </w:r>
                <w:r w:rsidR="00D4668B" w:rsidDel="00CC1BF5">
                  <w:fldChar w:fldCharType="separate"/>
                </w:r>
                <w:r w:rsidR="00D4668B" w:rsidDel="00CC1BF5">
                  <w:delText>4.0</w:delText>
                </w:r>
                <w:r w:rsidR="00D4668B" w:rsidDel="00CC1BF5">
                  <w:fldChar w:fldCharType="end"/>
                </w:r>
              </w:del>
              <w:customXmlDelRangeStart w:id="10" w:author="Laxmikant Naik" w:date="2017-09-25T18:02:00Z"/>
            </w:sdtContent>
          </w:sdt>
          <w:customXmlDelRangeEnd w:id="10"/>
          <w:r w:rsidR="00FA30BF">
            <w:t xml:space="preserve"> </w:t>
          </w:r>
          <w:sdt>
            <w:sdtPr>
              <w:alias w:val="Document Status"/>
              <w:tag w:val="Document Status"/>
              <w:id w:val="2011862660"/>
              <w:placeholder>
                <w:docPart w:val="29262CD7EEEB4320A8DD816A86FB246C"/>
              </w:placeholder>
              <w:dataBinding w:prefixMappings="" w:xpath="/root[1]/status[1]" w:storeItemID="{A7D598A9-AC5B-49BC-AE59-C7616FDA4C36}"/>
              <w:dropDownList w:lastValue="Draft">
                <w:listItem w:displayText="Draft" w:value="Draft"/>
                <w:listItem w:displayText="Final" w:value="Final"/>
              </w:dropDownList>
            </w:sdtPr>
            <w:sdtEndPr/>
            <w:sdtContent>
              <w:r w:rsidR="0024462B">
                <w:t>Draft</w:t>
              </w:r>
            </w:sdtContent>
          </w:sdt>
          <w:r w:rsidR="00337DA4" w:rsidRPr="00337DA4">
            <w:rPr>
              <w:color w:val="FF0000"/>
            </w:rPr>
            <w:fldChar w:fldCharType="begin"/>
          </w:r>
          <w:r w:rsidR="00337DA4" w:rsidRPr="00337DA4">
            <w:rPr>
              <w:color w:val="FF0000"/>
            </w:rPr>
            <w:instrText xml:space="preserve"> DOCPROPERTY Status \* MERGEFORMAT </w:instrText>
          </w:r>
          <w:r w:rsidR="00337DA4" w:rsidRPr="00337DA4">
            <w:rPr>
              <w:color w:val="FF0000"/>
            </w:rPr>
            <w:fldChar w:fldCharType="end"/>
          </w:r>
        </w:p>
        <w:p w14:paraId="1C610AE7" w14:textId="77777777" w:rsidR="00C24E60" w:rsidRDefault="00C24E60" w:rsidP="00C24E60"/>
        <w:p w14:paraId="51EC065A" w14:textId="77777777" w:rsidR="00C24E60" w:rsidRDefault="00C24E60" w:rsidP="00C24E60">
          <w:pPr>
            <w:rPr>
              <w:rStyle w:val="Emphasis"/>
            </w:rPr>
          </w:pPr>
          <w:r>
            <w:rPr>
              <w:rStyle w:val="Emphasis"/>
            </w:rPr>
            <w:t>Prepared by</w:t>
          </w:r>
        </w:p>
        <w:p w14:paraId="66BC7AA4" w14:textId="444EC90E" w:rsidR="00C24E60" w:rsidRPr="00134594" w:rsidRDefault="004502B7" w:rsidP="00D87D77">
          <w:pPr>
            <w:tabs>
              <w:tab w:val="left" w:pos="5340"/>
            </w:tabs>
            <w:rPr>
              <w:rStyle w:val="Strong"/>
            </w:rPr>
          </w:pPr>
          <w:sdt>
            <w:sdtPr>
              <w:rPr>
                <w:rStyle w:val="Strong"/>
              </w:rPr>
              <w:alias w:val="Author"/>
              <w:tag w:val=""/>
              <w:id w:val="80649995"/>
              <w:placeholder>
                <w:docPart w:val="3194B1A007F04346BCDC3DF766A053BE"/>
              </w:placeholder>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r w:rsidR="0024462B" w:rsidRPr="00134594">
                <w:rPr>
                  <w:rStyle w:val="Strong"/>
                </w:rPr>
                <w:t>Gabo Gilabert, Danny Garber</w:t>
              </w:r>
            </w:sdtContent>
          </w:sdt>
        </w:p>
        <w:sdt>
          <w:sdtPr>
            <w:alias w:val="Author Position"/>
            <w:tag w:val="Author Position"/>
            <w:id w:val="1063681955"/>
            <w:placeholder>
              <w:docPart w:val="C51FE2DFDE6B43EF8FBFACE9CA69A985"/>
            </w:placeholder>
            <w15:dataBinding w:xpath="/root[1]/authorposition[1]" w:storeItemID="{00000000-0000-0000-0000-000000000000}"/>
          </w:sdtPr>
          <w:sdtEndPr/>
          <w:sdtContent>
            <w:p w14:paraId="67B9DE83" w14:textId="331A11B1" w:rsidR="00C24E60" w:rsidRDefault="00C227CB" w:rsidP="00C24E60">
              <w:fldSimple w:instr=" DOCPROPERTY  &quot;Author Position&quot;  \* MERGEFORMAT ">
                <w:r w:rsidR="009B618E">
                  <w:t>[Type Author Position Here]</w:t>
                </w:r>
              </w:fldSimple>
            </w:p>
          </w:sdtContent>
        </w:sdt>
        <w:sdt>
          <w:sdtPr>
            <w:alias w:val="Author Emails"/>
            <w:tag w:val="Author Emails"/>
            <w:id w:val="-530571258"/>
            <w:placeholder>
              <w:docPart w:val="C51FE2DFDE6B43EF8FBFACE9CA69A985"/>
            </w:placeholder>
            <w15:dataBinding w:xpath="/root[1]/authoremail[1]" w:storeItemID="{00000000-0000-0000-0000-000000000000}"/>
          </w:sdtPr>
          <w:sdtEndPr/>
          <w:sdtContent>
            <w:p w14:paraId="609A27DF" w14:textId="5D28D54F" w:rsidR="00C24E60" w:rsidRDefault="00C227CB" w:rsidP="00C24E60">
              <w:fldSimple w:instr=" DOCPROPERTY  &quot;Author Email&quot;  \* MERGEFORMAT ">
                <w:r w:rsidR="009B618E">
                  <w:t>[Type Author Email Here]</w:t>
                </w:r>
              </w:fldSimple>
            </w:p>
          </w:sdtContent>
        </w:sdt>
        <w:p w14:paraId="14F87F84" w14:textId="77777777" w:rsidR="00C24E60" w:rsidRDefault="00C24E60" w:rsidP="00C24E60"/>
        <w:p w14:paraId="1C4094D7" w14:textId="77777777" w:rsidR="00C24E60" w:rsidRPr="00134594" w:rsidRDefault="00C24E60" w:rsidP="00C24E60">
          <w:pPr>
            <w:rPr>
              <w:lang w:val="es-AR"/>
            </w:rPr>
          </w:pPr>
          <w:r w:rsidRPr="00134594">
            <w:rPr>
              <w:lang w:val="es-AR"/>
            </w:rPr>
            <w:t>Contributors</w:t>
          </w:r>
        </w:p>
        <w:sdt>
          <w:sdtPr>
            <w:rPr>
              <w:rStyle w:val="Strong"/>
            </w:rPr>
            <w:alias w:val="Contributors"/>
            <w:tag w:val="Contributors"/>
            <w:id w:val="696117366"/>
            <w:placeholder>
              <w:docPart w:val="C51FE2DFDE6B43EF8FBFACE9CA69A985"/>
            </w:placeholder>
            <w15:dataBinding w:xpath="/root[1]/contributors[1]" w:storeItemID="{00000000-0000-0000-0000-000000000000}"/>
          </w:sdtPr>
          <w:sdtEndPr>
            <w:rPr>
              <w:rStyle w:val="Strong"/>
            </w:rPr>
          </w:sdtEndPr>
          <w:sdtContent>
            <w:p w14:paraId="749AC42F" w14:textId="434D5F50" w:rsidR="00C24E60" w:rsidRPr="0024462B" w:rsidRDefault="0024462B" w:rsidP="00C24E60">
              <w:pPr>
                <w:rPr>
                  <w:rStyle w:val="Strong"/>
                  <w:lang w:val="es-419"/>
                </w:rPr>
              </w:pPr>
              <w:r w:rsidRPr="0024462B">
                <w:rPr>
                  <w:rStyle w:val="Strong"/>
                  <w:lang w:val="es-419"/>
                </w:rPr>
                <w:t>Luis Javier Fernandez Jaraba, C</w:t>
              </w:r>
              <w:r>
                <w:rPr>
                  <w:rStyle w:val="Strong"/>
                  <w:lang w:val="es-419"/>
                </w:rPr>
                <w:t>ristofer Gonzales</w:t>
              </w:r>
            </w:p>
          </w:sdtContent>
        </w:sdt>
        <w:p w14:paraId="7065353C" w14:textId="77777777" w:rsidR="00457F2C" w:rsidRPr="0024462B" w:rsidRDefault="00457F2C" w:rsidP="00457F2C">
          <w:pPr>
            <w:rPr>
              <w:rStyle w:val="Strong"/>
              <w:lang w:val="es-419"/>
            </w:rPr>
          </w:pPr>
        </w:p>
        <w:p w14:paraId="75B829DE" w14:textId="77777777" w:rsidR="00DC364D" w:rsidRPr="0024462B" w:rsidRDefault="00DC364D" w:rsidP="00457F2C">
          <w:pPr>
            <w:rPr>
              <w:rStyle w:val="Strong"/>
              <w:lang w:val="es-419"/>
            </w:rPr>
          </w:pPr>
        </w:p>
        <w:p w14:paraId="352B1938" w14:textId="77777777" w:rsidR="00E82B9A" w:rsidRPr="0024462B" w:rsidRDefault="00E82B9A" w:rsidP="00C24E60">
          <w:pPr>
            <w:spacing w:before="0" w:after="200"/>
            <w:rPr>
              <w:rFonts w:cstheme="minorHAnsi"/>
              <w:lang w:val="es-419"/>
            </w:rPr>
          </w:pPr>
        </w:p>
        <w:p w14:paraId="51733EA7" w14:textId="77777777" w:rsidR="00E82B9A" w:rsidRPr="0024462B" w:rsidRDefault="00E82B9A" w:rsidP="00E82B9A">
          <w:pPr>
            <w:rPr>
              <w:rFonts w:cstheme="minorHAnsi"/>
              <w:lang w:val="es-419"/>
            </w:rPr>
          </w:pPr>
        </w:p>
        <w:p w14:paraId="4D37672E" w14:textId="77777777" w:rsidR="00E82B9A" w:rsidRPr="0024462B" w:rsidRDefault="00E82B9A" w:rsidP="00E82B9A">
          <w:pPr>
            <w:tabs>
              <w:tab w:val="left" w:pos="6555"/>
            </w:tabs>
            <w:rPr>
              <w:rFonts w:cstheme="minorHAnsi"/>
              <w:lang w:val="es-419"/>
            </w:rPr>
          </w:pPr>
        </w:p>
        <w:p w14:paraId="617E39BC" w14:textId="77777777" w:rsidR="00E82B9A" w:rsidRPr="0024462B" w:rsidRDefault="00E82B9A" w:rsidP="00E82B9A">
          <w:pPr>
            <w:rPr>
              <w:rFonts w:cstheme="minorHAnsi"/>
              <w:lang w:val="es-419"/>
            </w:rPr>
          </w:pPr>
        </w:p>
        <w:p w14:paraId="4279BBF6" w14:textId="77777777" w:rsidR="000610CB" w:rsidRPr="0024462B" w:rsidRDefault="000610CB" w:rsidP="00E82B9A">
          <w:pPr>
            <w:rPr>
              <w:rFonts w:cstheme="minorHAnsi"/>
              <w:lang w:val="es-419"/>
            </w:rPr>
            <w:sectPr w:rsidR="000610CB" w:rsidRPr="0024462B" w:rsidSect="000610CB">
              <w:headerReference w:type="even" r:id="rId15"/>
              <w:headerReference w:type="default" r:id="rId16"/>
              <w:footerReference w:type="even" r:id="rId17"/>
              <w:footerReference w:type="default" r:id="rId18"/>
              <w:headerReference w:type="first" r:id="rId19"/>
              <w:footerReference w:type="first" r:id="rId20"/>
              <w:pgSz w:w="12240" w:h="15840" w:code="1"/>
              <w:pgMar w:top="1440" w:right="1440" w:bottom="1440" w:left="1440" w:header="706" w:footer="144" w:gutter="0"/>
              <w:pgNumType w:fmt="lowerRoman" w:start="1"/>
              <w:cols w:space="708"/>
              <w:titlePg/>
              <w:docGrid w:linePitch="360"/>
            </w:sectPr>
          </w:pPr>
        </w:p>
        <w:p w14:paraId="532C9DF7" w14:textId="77777777" w:rsidR="00C24E60" w:rsidRDefault="00C24E60" w:rsidP="00C24E60">
          <w:pPr>
            <w:pStyle w:val="CoverSubject"/>
          </w:pPr>
          <w:r>
            <w:lastRenderedPageBreak/>
            <w:t>Revision and Signoff Sheet</w:t>
          </w:r>
        </w:p>
        <w:p w14:paraId="71B4DF26" w14:textId="77777777" w:rsidR="00C24E60" w:rsidRDefault="00C24E60" w:rsidP="00C24E60">
          <w:pPr>
            <w:pStyle w:val="CoverHeading2"/>
          </w:pPr>
          <w:r>
            <w:t>Change Record</w:t>
          </w:r>
        </w:p>
        <w:tbl>
          <w:tblPr>
            <w:tblStyle w:val="TableGrid"/>
            <w:tblW w:w="9450" w:type="dxa"/>
            <w:tblLook w:val="0620" w:firstRow="1" w:lastRow="0" w:firstColumn="0" w:lastColumn="0" w:noHBand="1" w:noVBand="1"/>
          </w:tblPr>
          <w:tblGrid>
            <w:gridCol w:w="1170"/>
            <w:gridCol w:w="2430"/>
            <w:gridCol w:w="1170"/>
            <w:gridCol w:w="4680"/>
          </w:tblGrid>
          <w:tr w:rsidR="00C24E60" w:rsidRPr="00E85706" w14:paraId="482512B5" w14:textId="77777777" w:rsidTr="001C4A70">
            <w:trPr>
              <w:cnfStyle w:val="100000000000" w:firstRow="1" w:lastRow="0" w:firstColumn="0" w:lastColumn="0" w:oddVBand="0" w:evenVBand="0" w:oddHBand="0" w:evenHBand="0" w:firstRowFirstColumn="0" w:firstRowLastColumn="0" w:lastRowFirstColumn="0" w:lastRowLastColumn="0"/>
            </w:trPr>
            <w:tc>
              <w:tcPr>
                <w:tcW w:w="1170" w:type="dxa"/>
              </w:tcPr>
              <w:p w14:paraId="42E1AD84" w14:textId="77777777" w:rsidR="00C24E60" w:rsidRPr="00E85706" w:rsidRDefault="00C24E60" w:rsidP="00E85706">
                <w:pPr>
                  <w:pStyle w:val="TableText"/>
                  <w:rPr>
                    <w:szCs w:val="16"/>
                  </w:rPr>
                </w:pPr>
                <w:r w:rsidRPr="00E85706">
                  <w:rPr>
                    <w:szCs w:val="16"/>
                  </w:rPr>
                  <w:t>Date</w:t>
                </w:r>
              </w:p>
            </w:tc>
            <w:tc>
              <w:tcPr>
                <w:tcW w:w="2430" w:type="dxa"/>
              </w:tcPr>
              <w:p w14:paraId="66CA6C67" w14:textId="77777777" w:rsidR="00C24E60" w:rsidRPr="00E85706" w:rsidRDefault="00C24E60" w:rsidP="00E85706">
                <w:pPr>
                  <w:pStyle w:val="TableText"/>
                  <w:rPr>
                    <w:szCs w:val="16"/>
                  </w:rPr>
                </w:pPr>
                <w:r w:rsidRPr="00E85706">
                  <w:rPr>
                    <w:szCs w:val="16"/>
                  </w:rPr>
                  <w:t>Author</w:t>
                </w:r>
              </w:p>
            </w:tc>
            <w:tc>
              <w:tcPr>
                <w:tcW w:w="1170" w:type="dxa"/>
              </w:tcPr>
              <w:p w14:paraId="7EADA83F" w14:textId="77777777" w:rsidR="00C24E60" w:rsidRPr="00E85706" w:rsidRDefault="00C24E60" w:rsidP="00E85706">
                <w:pPr>
                  <w:pStyle w:val="TableText"/>
                  <w:rPr>
                    <w:szCs w:val="16"/>
                  </w:rPr>
                </w:pPr>
                <w:r w:rsidRPr="00E85706">
                  <w:rPr>
                    <w:szCs w:val="16"/>
                  </w:rPr>
                  <w:t>Version</w:t>
                </w:r>
              </w:p>
            </w:tc>
            <w:tc>
              <w:tcPr>
                <w:tcW w:w="4680" w:type="dxa"/>
              </w:tcPr>
              <w:p w14:paraId="671C6A40" w14:textId="77777777" w:rsidR="00C24E60" w:rsidRPr="00E85706" w:rsidRDefault="00C24E60" w:rsidP="00E85706">
                <w:pPr>
                  <w:pStyle w:val="TableText"/>
                  <w:rPr>
                    <w:szCs w:val="16"/>
                  </w:rPr>
                </w:pPr>
                <w:r w:rsidRPr="00E85706">
                  <w:rPr>
                    <w:szCs w:val="16"/>
                  </w:rPr>
                  <w:t>Change Reference</w:t>
                </w:r>
              </w:p>
            </w:tc>
          </w:tr>
          <w:tr w:rsidR="00C24E60" w:rsidRPr="00E85706" w14:paraId="334A2FE4" w14:textId="77777777" w:rsidTr="001C4A70">
            <w:tc>
              <w:tcPr>
                <w:tcW w:w="1170" w:type="dxa"/>
              </w:tcPr>
              <w:p w14:paraId="514B9473" w14:textId="77777777" w:rsidR="00C24E60" w:rsidRPr="00E85706" w:rsidRDefault="00C24E60" w:rsidP="00E85706">
                <w:pPr>
                  <w:pStyle w:val="TableText"/>
                  <w:rPr>
                    <w:rStyle w:val="StyleLatinSegoeUI10pt"/>
                    <w:sz w:val="16"/>
                    <w:szCs w:val="16"/>
                  </w:rPr>
                </w:pPr>
              </w:p>
            </w:tc>
            <w:tc>
              <w:tcPr>
                <w:tcW w:w="2430" w:type="dxa"/>
              </w:tcPr>
              <w:p w14:paraId="5B8AF2CA" w14:textId="77777777" w:rsidR="00C24E60" w:rsidRPr="00E85706" w:rsidRDefault="00C24E60" w:rsidP="00E85706">
                <w:pPr>
                  <w:pStyle w:val="TableText"/>
                  <w:rPr>
                    <w:rStyle w:val="StyleLatinSegoeUI10pt"/>
                    <w:sz w:val="16"/>
                    <w:szCs w:val="16"/>
                  </w:rPr>
                </w:pPr>
              </w:p>
            </w:tc>
            <w:tc>
              <w:tcPr>
                <w:tcW w:w="1170" w:type="dxa"/>
              </w:tcPr>
              <w:p w14:paraId="7C91289D" w14:textId="77777777" w:rsidR="00C24E60" w:rsidRPr="00E85706" w:rsidRDefault="00AB512E" w:rsidP="00E85706">
                <w:pPr>
                  <w:pStyle w:val="TableText"/>
                  <w:rPr>
                    <w:rStyle w:val="StyleLatinSegoeUI10pt"/>
                    <w:sz w:val="16"/>
                    <w:szCs w:val="16"/>
                  </w:rPr>
                </w:pPr>
                <w:r>
                  <w:rPr>
                    <w:szCs w:val="16"/>
                  </w:rPr>
                  <w:t>0.</w:t>
                </w:r>
                <w:r w:rsidR="00C24E60" w:rsidRPr="00E85706">
                  <w:rPr>
                    <w:szCs w:val="16"/>
                  </w:rPr>
                  <w:t>1</w:t>
                </w:r>
              </w:p>
            </w:tc>
            <w:tc>
              <w:tcPr>
                <w:tcW w:w="4680" w:type="dxa"/>
              </w:tcPr>
              <w:p w14:paraId="67D00B30" w14:textId="77777777" w:rsidR="00C24E60" w:rsidRPr="00E85706" w:rsidRDefault="00C24E60" w:rsidP="00E85706">
                <w:pPr>
                  <w:pStyle w:val="TableText"/>
                  <w:rPr>
                    <w:rStyle w:val="StyleLatinSegoeUI10pt"/>
                    <w:sz w:val="16"/>
                    <w:szCs w:val="16"/>
                  </w:rPr>
                </w:pPr>
                <w:r w:rsidRPr="00E85706">
                  <w:rPr>
                    <w:szCs w:val="16"/>
                  </w:rPr>
                  <w:t>Initial draft for review/discussion</w:t>
                </w:r>
              </w:p>
            </w:tc>
          </w:tr>
          <w:tr w:rsidR="00C24E60" w:rsidRPr="00E85706" w14:paraId="343CCFD8" w14:textId="77777777" w:rsidTr="001C4A70">
            <w:tc>
              <w:tcPr>
                <w:tcW w:w="1170" w:type="dxa"/>
              </w:tcPr>
              <w:p w14:paraId="401C168B" w14:textId="5DDD06A0" w:rsidR="00C24E60" w:rsidRPr="00E85706" w:rsidRDefault="0024462B" w:rsidP="00E85706">
                <w:pPr>
                  <w:pStyle w:val="TableText"/>
                  <w:rPr>
                    <w:rStyle w:val="StyleLatinSegoeUI10pt"/>
                    <w:sz w:val="16"/>
                    <w:szCs w:val="16"/>
                  </w:rPr>
                </w:pPr>
                <w:r>
                  <w:rPr>
                    <w:rStyle w:val="StyleLatinSegoeUI10pt"/>
                    <w:sz w:val="16"/>
                    <w:szCs w:val="16"/>
                  </w:rPr>
                  <w:t>08/11/2016</w:t>
                </w:r>
              </w:p>
            </w:tc>
            <w:tc>
              <w:tcPr>
                <w:tcW w:w="2430" w:type="dxa"/>
              </w:tcPr>
              <w:p w14:paraId="1099AEBC" w14:textId="7EF0A842" w:rsidR="00C24E60" w:rsidRPr="00E85706" w:rsidRDefault="0024462B" w:rsidP="00E85706">
                <w:pPr>
                  <w:pStyle w:val="TableText"/>
                  <w:rPr>
                    <w:rStyle w:val="StyleLatinSegoeUI10pt"/>
                    <w:sz w:val="16"/>
                    <w:szCs w:val="16"/>
                  </w:rPr>
                </w:pPr>
                <w:r>
                  <w:rPr>
                    <w:rStyle w:val="StyleLatinSegoeUI10pt"/>
                    <w:sz w:val="16"/>
                    <w:szCs w:val="16"/>
                  </w:rPr>
                  <w:t>Gabo Gilabert, Danny Garber</w:t>
                </w:r>
              </w:p>
            </w:tc>
            <w:tc>
              <w:tcPr>
                <w:tcW w:w="1170" w:type="dxa"/>
              </w:tcPr>
              <w:p w14:paraId="72D12CC6" w14:textId="39570A06" w:rsidR="00C24E60" w:rsidRPr="00E85706" w:rsidRDefault="0024462B" w:rsidP="00E85706">
                <w:pPr>
                  <w:pStyle w:val="TableText"/>
                  <w:rPr>
                    <w:rStyle w:val="StyleLatinSegoeUI10pt"/>
                    <w:sz w:val="16"/>
                    <w:szCs w:val="16"/>
                  </w:rPr>
                </w:pPr>
                <w:r>
                  <w:rPr>
                    <w:rStyle w:val="StyleLatinSegoeUI10pt"/>
                    <w:sz w:val="16"/>
                    <w:szCs w:val="16"/>
                  </w:rPr>
                  <w:t>4.0</w:t>
                </w:r>
              </w:p>
            </w:tc>
            <w:tc>
              <w:tcPr>
                <w:tcW w:w="4680" w:type="dxa"/>
              </w:tcPr>
              <w:p w14:paraId="5DAF96E6" w14:textId="3F761F80" w:rsidR="00C24E60" w:rsidRPr="00E85706" w:rsidRDefault="0024462B" w:rsidP="00E85706">
                <w:pPr>
                  <w:pStyle w:val="TableText"/>
                  <w:rPr>
                    <w:rStyle w:val="StyleLatinSegoeUI10pt"/>
                    <w:sz w:val="16"/>
                    <w:szCs w:val="16"/>
                  </w:rPr>
                </w:pPr>
                <w:r>
                  <w:rPr>
                    <w:rStyle w:val="StyleLatinSegoeUI10pt"/>
                    <w:sz w:val="16"/>
                    <w:szCs w:val="16"/>
                  </w:rPr>
                  <w:t>Updated for the Sports IP MDP 4.0 release</w:t>
                </w:r>
              </w:p>
            </w:tc>
          </w:tr>
          <w:tr w:rsidR="00C24E60" w:rsidRPr="00E85706" w14:paraId="3001B2F3" w14:textId="77777777" w:rsidTr="001C4A70">
            <w:tc>
              <w:tcPr>
                <w:tcW w:w="1170" w:type="dxa"/>
              </w:tcPr>
              <w:p w14:paraId="1BFE6697" w14:textId="7A1FACC1" w:rsidR="00C24E60" w:rsidRPr="00E85706" w:rsidRDefault="001C1241" w:rsidP="00E85706">
                <w:pPr>
                  <w:pStyle w:val="TableText"/>
                  <w:rPr>
                    <w:rStyle w:val="StyleLatinSegoeUI10pt"/>
                    <w:sz w:val="16"/>
                    <w:szCs w:val="16"/>
                  </w:rPr>
                </w:pPr>
                <w:r>
                  <w:rPr>
                    <w:rStyle w:val="StyleLatinSegoeUI10pt"/>
                    <w:sz w:val="16"/>
                    <w:szCs w:val="16"/>
                  </w:rPr>
                  <w:t>12/22/2016</w:t>
                </w:r>
              </w:p>
            </w:tc>
            <w:tc>
              <w:tcPr>
                <w:tcW w:w="2430" w:type="dxa"/>
              </w:tcPr>
              <w:p w14:paraId="09B26F86" w14:textId="510DFEE9" w:rsidR="00C24E60" w:rsidRPr="00E85706" w:rsidRDefault="001C1241" w:rsidP="00E85706">
                <w:pPr>
                  <w:pStyle w:val="TableText"/>
                  <w:rPr>
                    <w:rStyle w:val="StyleLatinSegoeUI10pt"/>
                    <w:sz w:val="16"/>
                    <w:szCs w:val="16"/>
                  </w:rPr>
                </w:pPr>
                <w:r>
                  <w:rPr>
                    <w:rStyle w:val="StyleLatinSegoeUI10pt"/>
                    <w:sz w:val="16"/>
                    <w:szCs w:val="16"/>
                  </w:rPr>
                  <w:t>Srinivasan Rakhunathan</w:t>
                </w:r>
              </w:p>
            </w:tc>
            <w:tc>
              <w:tcPr>
                <w:tcW w:w="1170" w:type="dxa"/>
              </w:tcPr>
              <w:p w14:paraId="1D6D11CB" w14:textId="1C956854" w:rsidR="00C24E60" w:rsidRPr="00E85706" w:rsidRDefault="001C1241" w:rsidP="00E85706">
                <w:pPr>
                  <w:pStyle w:val="TableText"/>
                  <w:rPr>
                    <w:rStyle w:val="StyleLatinSegoeUI10pt"/>
                    <w:sz w:val="16"/>
                    <w:szCs w:val="16"/>
                  </w:rPr>
                </w:pPr>
                <w:r>
                  <w:rPr>
                    <w:rStyle w:val="StyleLatinSegoeUI10pt"/>
                    <w:sz w:val="16"/>
                    <w:szCs w:val="16"/>
                  </w:rPr>
                  <w:t>4.5</w:t>
                </w:r>
              </w:p>
            </w:tc>
            <w:tc>
              <w:tcPr>
                <w:tcW w:w="4680" w:type="dxa"/>
              </w:tcPr>
              <w:p w14:paraId="7C504F5E" w14:textId="1D4435C1" w:rsidR="00C24E60" w:rsidRPr="00E85706" w:rsidRDefault="001C1241" w:rsidP="00E85706">
                <w:pPr>
                  <w:pStyle w:val="TableText"/>
                  <w:rPr>
                    <w:rStyle w:val="StyleLatinSegoeUI10pt"/>
                    <w:sz w:val="16"/>
                    <w:szCs w:val="16"/>
                  </w:rPr>
                </w:pPr>
                <w:r>
                  <w:rPr>
                    <w:rStyle w:val="StyleLatinSegoeUI10pt"/>
                    <w:sz w:val="16"/>
                    <w:szCs w:val="16"/>
                  </w:rPr>
                  <w:t>Updated for the Sports IP MDP 4.5 Release</w:t>
                </w:r>
              </w:p>
            </w:tc>
          </w:tr>
          <w:tr w:rsidR="00CC1BF5" w:rsidRPr="00E85706" w14:paraId="36841660" w14:textId="77777777" w:rsidTr="001C4A70">
            <w:trPr>
              <w:ins w:id="15" w:author="Laxmikant Naik" w:date="2017-09-25T17:58:00Z"/>
            </w:trPr>
            <w:tc>
              <w:tcPr>
                <w:tcW w:w="1170" w:type="dxa"/>
              </w:tcPr>
              <w:p w14:paraId="6A09EF0E" w14:textId="119B35F9" w:rsidR="00CC1BF5" w:rsidRDefault="00CC1BF5" w:rsidP="00E85706">
                <w:pPr>
                  <w:pStyle w:val="TableText"/>
                  <w:rPr>
                    <w:ins w:id="16" w:author="Laxmikant Naik" w:date="2017-09-25T17:58:00Z"/>
                    <w:rStyle w:val="StyleLatinSegoeUI10pt"/>
                    <w:sz w:val="16"/>
                    <w:szCs w:val="16"/>
                  </w:rPr>
                </w:pPr>
                <w:ins w:id="17" w:author="Laxmikant Naik" w:date="2017-09-25T17:58:00Z">
                  <w:r>
                    <w:rPr>
                      <w:rStyle w:val="StyleLatinSegoeUI10pt"/>
                      <w:sz w:val="16"/>
                      <w:szCs w:val="16"/>
                    </w:rPr>
                    <w:t>09/25/2017</w:t>
                  </w:r>
                </w:ins>
              </w:p>
            </w:tc>
            <w:tc>
              <w:tcPr>
                <w:tcW w:w="2430" w:type="dxa"/>
              </w:tcPr>
              <w:p w14:paraId="1A24DF7A" w14:textId="6B09D3B8" w:rsidR="00CC1BF5" w:rsidRDefault="00CC1BF5" w:rsidP="00E85706">
                <w:pPr>
                  <w:pStyle w:val="TableText"/>
                  <w:rPr>
                    <w:ins w:id="18" w:author="Laxmikant Naik" w:date="2017-09-25T17:58:00Z"/>
                    <w:rStyle w:val="StyleLatinSegoeUI10pt"/>
                    <w:sz w:val="16"/>
                    <w:szCs w:val="16"/>
                  </w:rPr>
                </w:pPr>
                <w:ins w:id="19" w:author="Laxmikant Naik" w:date="2017-09-25T17:58:00Z">
                  <w:r>
                    <w:rPr>
                      <w:rStyle w:val="StyleLatinSegoeUI10pt"/>
                      <w:sz w:val="16"/>
                      <w:szCs w:val="16"/>
                    </w:rPr>
                    <w:t>Laxmikant Naik</w:t>
                  </w:r>
                </w:ins>
              </w:p>
            </w:tc>
            <w:tc>
              <w:tcPr>
                <w:tcW w:w="1170" w:type="dxa"/>
              </w:tcPr>
              <w:p w14:paraId="139E1AAC" w14:textId="035FB4BA" w:rsidR="00CC1BF5" w:rsidRDefault="00D4668B" w:rsidP="00E85706">
                <w:pPr>
                  <w:pStyle w:val="TableText"/>
                  <w:rPr>
                    <w:ins w:id="20" w:author="Laxmikant Naik" w:date="2017-09-25T17:58:00Z"/>
                    <w:rStyle w:val="StyleLatinSegoeUI10pt"/>
                    <w:sz w:val="16"/>
                    <w:szCs w:val="16"/>
                  </w:rPr>
                </w:pPr>
                <w:ins w:id="21" w:author="Laxmikant Naik" w:date="2017-09-25T18:02:00Z">
                  <w:r>
                    <w:rPr>
                      <w:rStyle w:val="StyleLatinSegoeUI10pt"/>
                      <w:sz w:val="16"/>
                      <w:szCs w:val="16"/>
                    </w:rPr>
                    <w:t>5.0</w:t>
                  </w:r>
                </w:ins>
              </w:p>
            </w:tc>
            <w:tc>
              <w:tcPr>
                <w:tcW w:w="4680" w:type="dxa"/>
              </w:tcPr>
              <w:p w14:paraId="3371F9AC" w14:textId="518C69B5" w:rsidR="00CC1BF5" w:rsidRDefault="00CC1BF5" w:rsidP="00E85706">
                <w:pPr>
                  <w:pStyle w:val="TableText"/>
                  <w:rPr>
                    <w:ins w:id="22" w:author="Laxmikant Naik" w:date="2017-09-25T17:58:00Z"/>
                    <w:rStyle w:val="StyleLatinSegoeUI10pt"/>
                    <w:sz w:val="16"/>
                    <w:szCs w:val="16"/>
                  </w:rPr>
                </w:pPr>
                <w:ins w:id="23" w:author="Laxmikant Naik" w:date="2017-09-25T17:58:00Z">
                  <w:r>
                    <w:rPr>
                      <w:rStyle w:val="StyleLatinSegoeUI10pt"/>
                      <w:sz w:val="16"/>
                      <w:szCs w:val="16"/>
                    </w:rPr>
                    <w:t>Updated for Sports IP MDP 5.0 R2 Release</w:t>
                  </w:r>
                </w:ins>
              </w:p>
            </w:tc>
          </w:tr>
        </w:tbl>
        <w:p w14:paraId="4C3ADA09" w14:textId="77777777" w:rsidR="00C24E60" w:rsidRDefault="00C24E60" w:rsidP="00C24E60"/>
        <w:p w14:paraId="08CB693C" w14:textId="77777777" w:rsidR="00C24E60" w:rsidRDefault="00C24E60" w:rsidP="00C24E60">
          <w:pPr>
            <w:pStyle w:val="CoverHeading2"/>
          </w:pPr>
          <w:r>
            <w:t>Reviewers</w:t>
          </w:r>
        </w:p>
        <w:tbl>
          <w:tblPr>
            <w:tblStyle w:val="TableGrid"/>
            <w:tblW w:w="9450" w:type="dxa"/>
            <w:tblLook w:val="0620" w:firstRow="1" w:lastRow="0" w:firstColumn="0" w:lastColumn="0" w:noHBand="1" w:noVBand="1"/>
          </w:tblPr>
          <w:tblGrid>
            <w:gridCol w:w="2160"/>
            <w:gridCol w:w="2268"/>
            <w:gridCol w:w="2862"/>
            <w:gridCol w:w="2160"/>
          </w:tblGrid>
          <w:tr w:rsidR="00C24E60" w:rsidRPr="00E85706" w14:paraId="42E97FC8" w14:textId="77777777" w:rsidTr="00657113">
            <w:trPr>
              <w:cnfStyle w:val="100000000000" w:firstRow="1" w:lastRow="0" w:firstColumn="0" w:lastColumn="0" w:oddVBand="0" w:evenVBand="0" w:oddHBand="0" w:evenHBand="0" w:firstRowFirstColumn="0" w:firstRowLastColumn="0" w:lastRowFirstColumn="0" w:lastRowLastColumn="0"/>
            </w:trPr>
            <w:tc>
              <w:tcPr>
                <w:tcW w:w="2160" w:type="dxa"/>
              </w:tcPr>
              <w:p w14:paraId="7E90CDBA" w14:textId="77777777" w:rsidR="00C24E60" w:rsidRPr="00E85706" w:rsidRDefault="00C24E60" w:rsidP="00E85706">
                <w:pPr>
                  <w:pStyle w:val="TableText"/>
                  <w:rPr>
                    <w:szCs w:val="16"/>
                  </w:rPr>
                </w:pPr>
                <w:r w:rsidRPr="00E85706">
                  <w:rPr>
                    <w:szCs w:val="16"/>
                  </w:rPr>
                  <w:t>Name</w:t>
                </w:r>
              </w:p>
            </w:tc>
            <w:tc>
              <w:tcPr>
                <w:tcW w:w="2268" w:type="dxa"/>
              </w:tcPr>
              <w:p w14:paraId="14315BD9" w14:textId="77777777" w:rsidR="00C24E60" w:rsidRPr="00E85706" w:rsidRDefault="00C24E60" w:rsidP="00E85706">
                <w:pPr>
                  <w:pStyle w:val="TableText"/>
                  <w:rPr>
                    <w:szCs w:val="16"/>
                  </w:rPr>
                </w:pPr>
                <w:r w:rsidRPr="00E85706">
                  <w:rPr>
                    <w:szCs w:val="16"/>
                  </w:rPr>
                  <w:t>Version Approved</w:t>
                </w:r>
              </w:p>
            </w:tc>
            <w:tc>
              <w:tcPr>
                <w:tcW w:w="2862" w:type="dxa"/>
              </w:tcPr>
              <w:p w14:paraId="449D504D" w14:textId="77777777" w:rsidR="00C24E60" w:rsidRPr="00E85706" w:rsidRDefault="00C24E60" w:rsidP="00E85706">
                <w:pPr>
                  <w:pStyle w:val="TableText"/>
                  <w:rPr>
                    <w:szCs w:val="16"/>
                  </w:rPr>
                </w:pPr>
                <w:r w:rsidRPr="00E85706">
                  <w:rPr>
                    <w:szCs w:val="16"/>
                  </w:rPr>
                  <w:t>Position</w:t>
                </w:r>
              </w:p>
            </w:tc>
            <w:tc>
              <w:tcPr>
                <w:tcW w:w="2160" w:type="dxa"/>
              </w:tcPr>
              <w:p w14:paraId="621E63DA" w14:textId="77777777" w:rsidR="00C24E60" w:rsidRPr="00E85706" w:rsidRDefault="00C24E60" w:rsidP="00E85706">
                <w:pPr>
                  <w:pStyle w:val="TableText"/>
                  <w:rPr>
                    <w:szCs w:val="16"/>
                  </w:rPr>
                </w:pPr>
                <w:r w:rsidRPr="00E85706">
                  <w:rPr>
                    <w:szCs w:val="16"/>
                  </w:rPr>
                  <w:t>Date</w:t>
                </w:r>
              </w:p>
            </w:tc>
          </w:tr>
          <w:tr w:rsidR="00C24E60" w:rsidRPr="00E85706" w14:paraId="01B18220" w14:textId="77777777" w:rsidTr="00657113">
            <w:tc>
              <w:tcPr>
                <w:tcW w:w="2160" w:type="dxa"/>
              </w:tcPr>
              <w:p w14:paraId="12D7F07A" w14:textId="77777777" w:rsidR="00C24E60" w:rsidRPr="00E85706" w:rsidRDefault="00C24E60" w:rsidP="00E85706">
                <w:pPr>
                  <w:pStyle w:val="TableText"/>
                  <w:rPr>
                    <w:rStyle w:val="StyleLatinSegoeUI10pt"/>
                    <w:sz w:val="16"/>
                    <w:szCs w:val="16"/>
                  </w:rPr>
                </w:pPr>
              </w:p>
            </w:tc>
            <w:tc>
              <w:tcPr>
                <w:tcW w:w="2268" w:type="dxa"/>
              </w:tcPr>
              <w:p w14:paraId="0131437A" w14:textId="77777777" w:rsidR="00C24E60" w:rsidRPr="00E85706" w:rsidRDefault="00C24E60" w:rsidP="00E85706">
                <w:pPr>
                  <w:pStyle w:val="TableText"/>
                  <w:rPr>
                    <w:rStyle w:val="StyleLatinSegoeUI10pt"/>
                    <w:sz w:val="16"/>
                    <w:szCs w:val="16"/>
                  </w:rPr>
                </w:pPr>
              </w:p>
            </w:tc>
            <w:tc>
              <w:tcPr>
                <w:tcW w:w="2862" w:type="dxa"/>
              </w:tcPr>
              <w:p w14:paraId="59F659EA" w14:textId="77777777" w:rsidR="00C24E60" w:rsidRPr="00E85706" w:rsidRDefault="00C24E60" w:rsidP="00E85706">
                <w:pPr>
                  <w:pStyle w:val="TableText"/>
                  <w:rPr>
                    <w:rStyle w:val="StyleLatinSegoeUI10pt"/>
                    <w:sz w:val="16"/>
                    <w:szCs w:val="16"/>
                  </w:rPr>
                </w:pPr>
              </w:p>
            </w:tc>
            <w:tc>
              <w:tcPr>
                <w:tcW w:w="2160" w:type="dxa"/>
              </w:tcPr>
              <w:p w14:paraId="5AE4417F" w14:textId="77777777" w:rsidR="00C24E60" w:rsidRPr="00E85706" w:rsidRDefault="00C24E60" w:rsidP="00E85706">
                <w:pPr>
                  <w:pStyle w:val="TableText"/>
                  <w:rPr>
                    <w:rStyle w:val="StyleLatinSegoeUI10pt"/>
                    <w:sz w:val="16"/>
                    <w:szCs w:val="16"/>
                  </w:rPr>
                </w:pPr>
              </w:p>
            </w:tc>
          </w:tr>
          <w:tr w:rsidR="00C24E60" w:rsidRPr="00E85706" w14:paraId="2F14F0E7" w14:textId="77777777" w:rsidTr="00657113">
            <w:tc>
              <w:tcPr>
                <w:tcW w:w="2160" w:type="dxa"/>
              </w:tcPr>
              <w:p w14:paraId="11D9C910" w14:textId="77777777" w:rsidR="00C24E60" w:rsidRPr="00E85706" w:rsidRDefault="00C24E60" w:rsidP="00E85706">
                <w:pPr>
                  <w:pStyle w:val="TableText"/>
                  <w:rPr>
                    <w:rStyle w:val="StyleLatinSegoeUI10pt"/>
                    <w:sz w:val="16"/>
                    <w:szCs w:val="16"/>
                  </w:rPr>
                </w:pPr>
              </w:p>
            </w:tc>
            <w:tc>
              <w:tcPr>
                <w:tcW w:w="2268" w:type="dxa"/>
              </w:tcPr>
              <w:p w14:paraId="6B033092" w14:textId="77777777" w:rsidR="00C24E60" w:rsidRPr="00E85706" w:rsidRDefault="00C24E60" w:rsidP="00E85706">
                <w:pPr>
                  <w:pStyle w:val="TableText"/>
                  <w:rPr>
                    <w:rStyle w:val="StyleLatinSegoeUI10pt"/>
                    <w:sz w:val="16"/>
                    <w:szCs w:val="16"/>
                  </w:rPr>
                </w:pPr>
              </w:p>
            </w:tc>
            <w:tc>
              <w:tcPr>
                <w:tcW w:w="2862" w:type="dxa"/>
              </w:tcPr>
              <w:p w14:paraId="746B4600" w14:textId="77777777" w:rsidR="00C24E60" w:rsidRPr="00E85706" w:rsidRDefault="00C24E60" w:rsidP="00E85706">
                <w:pPr>
                  <w:pStyle w:val="TableText"/>
                  <w:rPr>
                    <w:rStyle w:val="StyleLatinSegoeUI10pt"/>
                    <w:sz w:val="16"/>
                    <w:szCs w:val="16"/>
                  </w:rPr>
                </w:pPr>
              </w:p>
            </w:tc>
            <w:tc>
              <w:tcPr>
                <w:tcW w:w="2160" w:type="dxa"/>
              </w:tcPr>
              <w:p w14:paraId="52695CAB" w14:textId="77777777" w:rsidR="00C24E60" w:rsidRPr="00E85706" w:rsidRDefault="00C24E60" w:rsidP="00E85706">
                <w:pPr>
                  <w:pStyle w:val="TableText"/>
                  <w:rPr>
                    <w:rStyle w:val="StyleLatinSegoeUI10pt"/>
                    <w:sz w:val="16"/>
                    <w:szCs w:val="16"/>
                  </w:rPr>
                </w:pPr>
              </w:p>
            </w:tc>
          </w:tr>
          <w:tr w:rsidR="00C24E60" w:rsidRPr="00E85706" w14:paraId="5A2169D4" w14:textId="77777777" w:rsidTr="00657113">
            <w:tc>
              <w:tcPr>
                <w:tcW w:w="2160" w:type="dxa"/>
              </w:tcPr>
              <w:p w14:paraId="516A8D28" w14:textId="77777777" w:rsidR="00C24E60" w:rsidRPr="00E85706" w:rsidRDefault="00C24E60" w:rsidP="00E85706">
                <w:pPr>
                  <w:pStyle w:val="TableText"/>
                  <w:rPr>
                    <w:rStyle w:val="StyleLatinSegoeUI10pt"/>
                    <w:sz w:val="16"/>
                    <w:szCs w:val="16"/>
                  </w:rPr>
                </w:pPr>
              </w:p>
            </w:tc>
            <w:tc>
              <w:tcPr>
                <w:tcW w:w="2268" w:type="dxa"/>
              </w:tcPr>
              <w:p w14:paraId="7FB61D0E" w14:textId="77777777" w:rsidR="00C24E60" w:rsidRPr="00E85706" w:rsidRDefault="00C24E60" w:rsidP="00E85706">
                <w:pPr>
                  <w:pStyle w:val="TableText"/>
                  <w:rPr>
                    <w:rStyle w:val="StyleLatinSegoeUI10pt"/>
                    <w:sz w:val="16"/>
                    <w:szCs w:val="16"/>
                  </w:rPr>
                </w:pPr>
              </w:p>
            </w:tc>
            <w:tc>
              <w:tcPr>
                <w:tcW w:w="2862" w:type="dxa"/>
              </w:tcPr>
              <w:p w14:paraId="0885A703" w14:textId="77777777" w:rsidR="00C24E60" w:rsidRPr="00E85706" w:rsidRDefault="00C24E60" w:rsidP="00E85706">
                <w:pPr>
                  <w:pStyle w:val="TableText"/>
                  <w:rPr>
                    <w:rStyle w:val="StyleLatinSegoeUI10pt"/>
                    <w:sz w:val="16"/>
                    <w:szCs w:val="16"/>
                  </w:rPr>
                </w:pPr>
              </w:p>
            </w:tc>
            <w:tc>
              <w:tcPr>
                <w:tcW w:w="2160" w:type="dxa"/>
              </w:tcPr>
              <w:p w14:paraId="0A64DA90" w14:textId="77777777" w:rsidR="00C24E60" w:rsidRPr="00E85706" w:rsidRDefault="00C24E60" w:rsidP="00E85706">
                <w:pPr>
                  <w:pStyle w:val="TableText"/>
                  <w:rPr>
                    <w:rStyle w:val="StyleLatinSegoeUI10pt"/>
                    <w:sz w:val="16"/>
                    <w:szCs w:val="16"/>
                  </w:rPr>
                </w:pPr>
              </w:p>
            </w:tc>
          </w:tr>
        </w:tbl>
        <w:p w14:paraId="4EE5C79A" w14:textId="77777777" w:rsidR="00C24E60" w:rsidRDefault="00C24E60" w:rsidP="00C24E60"/>
        <w:p w14:paraId="602733C3" w14:textId="77777777" w:rsidR="00C24E60" w:rsidRDefault="00C24E60" w:rsidP="004A1130">
          <w:pPr>
            <w:pStyle w:val="TOCHeading"/>
          </w:pPr>
          <w:r>
            <w:lastRenderedPageBreak/>
            <w:t>Table of Contents</w:t>
          </w:r>
        </w:p>
        <w:p w14:paraId="788C5D53" w14:textId="45386EAA" w:rsidR="00F623C3" w:rsidRDefault="00674F08">
          <w:pPr>
            <w:pStyle w:val="TOC1"/>
            <w:tabs>
              <w:tab w:val="left" w:pos="432"/>
            </w:tabs>
            <w:rPr>
              <w:ins w:id="24" w:author="Srinivasan Rakhunathan" w:date="2016-12-27T17:13:00Z"/>
              <w:rFonts w:asciiTheme="minorHAnsi" w:hAnsiTheme="minorHAnsi"/>
              <w:sz w:val="22"/>
            </w:rPr>
          </w:pPr>
          <w:r>
            <w:fldChar w:fldCharType="begin"/>
          </w:r>
          <w:r>
            <w:instrText xml:space="preserve"> TOC \o "1-3" \h \z \u </w:instrText>
          </w:r>
          <w:r>
            <w:fldChar w:fldCharType="separate"/>
          </w:r>
          <w:ins w:id="25" w:author="Srinivasan Rakhunathan" w:date="2016-12-27T17:13:00Z">
            <w:r w:rsidR="00F623C3" w:rsidRPr="002E2E73">
              <w:rPr>
                <w:rStyle w:val="Hyperlink"/>
              </w:rPr>
              <w:fldChar w:fldCharType="begin"/>
            </w:r>
            <w:r w:rsidR="00F623C3" w:rsidRPr="002E2E73">
              <w:rPr>
                <w:rStyle w:val="Hyperlink"/>
              </w:rPr>
              <w:instrText xml:space="preserve"> </w:instrText>
            </w:r>
            <w:r w:rsidR="00F623C3">
              <w:instrText>HYPERLINK \l "_Toc470622108"</w:instrText>
            </w:r>
            <w:r w:rsidR="00F623C3" w:rsidRPr="002E2E73">
              <w:rPr>
                <w:rStyle w:val="Hyperlink"/>
              </w:rPr>
              <w:instrText xml:space="preserve"> </w:instrText>
            </w:r>
            <w:r w:rsidR="00F623C3" w:rsidRPr="002E2E73">
              <w:rPr>
                <w:rStyle w:val="Hyperlink"/>
              </w:rPr>
              <w:fldChar w:fldCharType="separate"/>
            </w:r>
            <w:r w:rsidR="00F623C3" w:rsidRPr="002E2E73">
              <w:rPr>
                <w:rStyle w:val="Hyperlink"/>
              </w:rPr>
              <w:t>1</w:t>
            </w:r>
            <w:r w:rsidR="00F623C3">
              <w:rPr>
                <w:rFonts w:asciiTheme="minorHAnsi" w:hAnsiTheme="minorHAnsi"/>
                <w:sz w:val="22"/>
              </w:rPr>
              <w:tab/>
            </w:r>
            <w:r w:rsidR="00F623C3" w:rsidRPr="002E2E73">
              <w:rPr>
                <w:rStyle w:val="Hyperlink"/>
              </w:rPr>
              <w:t>Deployment Summary</w:t>
            </w:r>
            <w:r w:rsidR="00F623C3">
              <w:rPr>
                <w:webHidden/>
              </w:rPr>
              <w:tab/>
            </w:r>
            <w:r w:rsidR="00F623C3">
              <w:rPr>
                <w:webHidden/>
              </w:rPr>
              <w:fldChar w:fldCharType="begin"/>
            </w:r>
            <w:r w:rsidR="00F623C3">
              <w:rPr>
                <w:webHidden/>
              </w:rPr>
              <w:instrText xml:space="preserve"> PAGEREF _Toc470622108 \h </w:instrText>
            </w:r>
          </w:ins>
          <w:r w:rsidR="00F623C3">
            <w:rPr>
              <w:webHidden/>
            </w:rPr>
          </w:r>
          <w:r w:rsidR="00F623C3">
            <w:rPr>
              <w:webHidden/>
            </w:rPr>
            <w:fldChar w:fldCharType="separate"/>
          </w:r>
          <w:ins w:id="26" w:author="Sanyam Seth" w:date="2017-03-21T16:34:00Z">
            <w:r w:rsidR="00E768F7">
              <w:rPr>
                <w:webHidden/>
              </w:rPr>
              <w:t>7</w:t>
            </w:r>
          </w:ins>
          <w:ins w:id="27" w:author="Srinivasan Rakhunathan" w:date="2016-12-27T17:13:00Z">
            <w:del w:id="28" w:author="Sanyam Seth" w:date="2017-03-21T16:34:00Z">
              <w:r w:rsidR="00F623C3" w:rsidDel="00E768F7">
                <w:rPr>
                  <w:webHidden/>
                </w:rPr>
                <w:delText>6</w:delText>
              </w:r>
            </w:del>
            <w:r w:rsidR="00F623C3">
              <w:rPr>
                <w:webHidden/>
              </w:rPr>
              <w:fldChar w:fldCharType="end"/>
            </w:r>
            <w:r w:rsidR="00F623C3" w:rsidRPr="002E2E73">
              <w:rPr>
                <w:rStyle w:val="Hyperlink"/>
              </w:rPr>
              <w:fldChar w:fldCharType="end"/>
            </w:r>
          </w:ins>
        </w:p>
        <w:p w14:paraId="3BE5395B" w14:textId="20FA567D" w:rsidR="00F623C3" w:rsidRDefault="00F623C3">
          <w:pPr>
            <w:pStyle w:val="TOC2"/>
            <w:rPr>
              <w:ins w:id="29" w:author="Srinivasan Rakhunathan" w:date="2016-12-27T17:13:00Z"/>
              <w:rFonts w:asciiTheme="minorHAnsi" w:hAnsiTheme="minorHAnsi"/>
              <w:noProof/>
            </w:rPr>
          </w:pPr>
          <w:ins w:id="30" w:author="Srinivasan Rakhunathan" w:date="2016-12-27T17:13:00Z">
            <w:r w:rsidRPr="002E2E73">
              <w:rPr>
                <w:rStyle w:val="Hyperlink"/>
                <w:noProof/>
              </w:rPr>
              <w:fldChar w:fldCharType="begin"/>
            </w:r>
            <w:r w:rsidRPr="002E2E73">
              <w:rPr>
                <w:rStyle w:val="Hyperlink"/>
                <w:noProof/>
              </w:rPr>
              <w:instrText xml:space="preserve"> </w:instrText>
            </w:r>
            <w:r>
              <w:rPr>
                <w:noProof/>
              </w:rPr>
              <w:instrText>HYPERLINK \l "_Toc470622109"</w:instrText>
            </w:r>
            <w:r w:rsidRPr="002E2E73">
              <w:rPr>
                <w:rStyle w:val="Hyperlink"/>
                <w:noProof/>
              </w:rPr>
              <w:instrText xml:space="preserve"> </w:instrText>
            </w:r>
            <w:r w:rsidRPr="002E2E73">
              <w:rPr>
                <w:rStyle w:val="Hyperlink"/>
                <w:noProof/>
              </w:rPr>
              <w:fldChar w:fldCharType="separate"/>
            </w:r>
            <w:r w:rsidRPr="002E2E73">
              <w:rPr>
                <w:rStyle w:val="Hyperlink"/>
                <w:rFonts w:eastAsia="Segoe UI" w:cs="Segoe UI"/>
                <w:noProof/>
              </w:rPr>
              <w:t>1.1</w:t>
            </w:r>
            <w:r>
              <w:rPr>
                <w:rFonts w:asciiTheme="minorHAnsi" w:hAnsiTheme="minorHAnsi"/>
                <w:noProof/>
              </w:rPr>
              <w:tab/>
            </w:r>
            <w:r w:rsidRPr="002E2E73">
              <w:rPr>
                <w:rStyle w:val="Hyperlink"/>
                <w:rFonts w:eastAsia="Segoe UI" w:cs="Segoe UI"/>
                <w:noProof/>
              </w:rPr>
              <w:t>Purpose</w:t>
            </w:r>
            <w:r>
              <w:rPr>
                <w:noProof/>
                <w:webHidden/>
              </w:rPr>
              <w:tab/>
            </w:r>
            <w:r>
              <w:rPr>
                <w:noProof/>
                <w:webHidden/>
              </w:rPr>
              <w:fldChar w:fldCharType="begin"/>
            </w:r>
            <w:r>
              <w:rPr>
                <w:noProof/>
                <w:webHidden/>
              </w:rPr>
              <w:instrText xml:space="preserve"> PAGEREF _Toc470622109 \h </w:instrText>
            </w:r>
          </w:ins>
          <w:r>
            <w:rPr>
              <w:noProof/>
              <w:webHidden/>
            </w:rPr>
          </w:r>
          <w:r>
            <w:rPr>
              <w:noProof/>
              <w:webHidden/>
            </w:rPr>
            <w:fldChar w:fldCharType="separate"/>
          </w:r>
          <w:ins w:id="31" w:author="Sanyam Seth" w:date="2017-03-21T16:34:00Z">
            <w:r w:rsidR="00E768F7">
              <w:rPr>
                <w:noProof/>
                <w:webHidden/>
              </w:rPr>
              <w:t>7</w:t>
            </w:r>
          </w:ins>
          <w:ins w:id="32" w:author="Srinivasan Rakhunathan" w:date="2016-12-27T17:13:00Z">
            <w:del w:id="33" w:author="Sanyam Seth" w:date="2017-03-21T16:34:00Z">
              <w:r w:rsidDel="00E768F7">
                <w:rPr>
                  <w:noProof/>
                  <w:webHidden/>
                </w:rPr>
                <w:delText>6</w:delText>
              </w:r>
            </w:del>
            <w:r>
              <w:rPr>
                <w:noProof/>
                <w:webHidden/>
              </w:rPr>
              <w:fldChar w:fldCharType="end"/>
            </w:r>
            <w:r w:rsidRPr="002E2E73">
              <w:rPr>
                <w:rStyle w:val="Hyperlink"/>
                <w:noProof/>
              </w:rPr>
              <w:fldChar w:fldCharType="end"/>
            </w:r>
          </w:ins>
        </w:p>
        <w:p w14:paraId="63D629CE" w14:textId="3ED4AE03" w:rsidR="00F623C3" w:rsidRDefault="00F623C3">
          <w:pPr>
            <w:pStyle w:val="TOC2"/>
            <w:rPr>
              <w:ins w:id="34" w:author="Srinivasan Rakhunathan" w:date="2016-12-27T17:13:00Z"/>
              <w:rFonts w:asciiTheme="minorHAnsi" w:hAnsiTheme="minorHAnsi"/>
              <w:noProof/>
            </w:rPr>
          </w:pPr>
          <w:ins w:id="35" w:author="Srinivasan Rakhunathan" w:date="2016-12-27T17:13:00Z">
            <w:r w:rsidRPr="002E2E73">
              <w:rPr>
                <w:rStyle w:val="Hyperlink"/>
                <w:noProof/>
              </w:rPr>
              <w:fldChar w:fldCharType="begin"/>
            </w:r>
            <w:r w:rsidRPr="002E2E73">
              <w:rPr>
                <w:rStyle w:val="Hyperlink"/>
                <w:noProof/>
              </w:rPr>
              <w:instrText xml:space="preserve"> </w:instrText>
            </w:r>
            <w:r>
              <w:rPr>
                <w:noProof/>
              </w:rPr>
              <w:instrText>HYPERLINK \l "_Toc470622110"</w:instrText>
            </w:r>
            <w:r w:rsidRPr="002E2E73">
              <w:rPr>
                <w:rStyle w:val="Hyperlink"/>
                <w:noProof/>
              </w:rPr>
              <w:instrText xml:space="preserve"> </w:instrText>
            </w:r>
            <w:r w:rsidRPr="002E2E73">
              <w:rPr>
                <w:rStyle w:val="Hyperlink"/>
                <w:noProof/>
              </w:rPr>
              <w:fldChar w:fldCharType="separate"/>
            </w:r>
            <w:r w:rsidRPr="002E2E73">
              <w:rPr>
                <w:rStyle w:val="Hyperlink"/>
                <w:rFonts w:eastAsia="Segoe UI" w:cs="Segoe UI"/>
                <w:noProof/>
              </w:rPr>
              <w:t>1.2</w:t>
            </w:r>
            <w:r>
              <w:rPr>
                <w:rFonts w:asciiTheme="minorHAnsi" w:hAnsiTheme="minorHAnsi"/>
                <w:noProof/>
              </w:rPr>
              <w:tab/>
            </w:r>
            <w:r w:rsidRPr="002E2E73">
              <w:rPr>
                <w:rStyle w:val="Hyperlink"/>
                <w:rFonts w:eastAsia="Segoe UI" w:cs="Segoe UI"/>
                <w:noProof/>
              </w:rPr>
              <w:t>Content</w:t>
            </w:r>
            <w:r>
              <w:rPr>
                <w:noProof/>
                <w:webHidden/>
              </w:rPr>
              <w:tab/>
            </w:r>
            <w:r>
              <w:rPr>
                <w:noProof/>
                <w:webHidden/>
              </w:rPr>
              <w:fldChar w:fldCharType="begin"/>
            </w:r>
            <w:r>
              <w:rPr>
                <w:noProof/>
                <w:webHidden/>
              </w:rPr>
              <w:instrText xml:space="preserve"> PAGEREF _Toc470622110 \h </w:instrText>
            </w:r>
          </w:ins>
          <w:r>
            <w:rPr>
              <w:noProof/>
              <w:webHidden/>
            </w:rPr>
          </w:r>
          <w:r>
            <w:rPr>
              <w:noProof/>
              <w:webHidden/>
            </w:rPr>
            <w:fldChar w:fldCharType="separate"/>
          </w:r>
          <w:ins w:id="36" w:author="Sanyam Seth" w:date="2017-03-21T16:34:00Z">
            <w:r w:rsidR="00E768F7">
              <w:rPr>
                <w:noProof/>
                <w:webHidden/>
              </w:rPr>
              <w:t>7</w:t>
            </w:r>
          </w:ins>
          <w:ins w:id="37" w:author="Srinivasan Rakhunathan" w:date="2016-12-27T17:13:00Z">
            <w:del w:id="38" w:author="Sanyam Seth" w:date="2017-03-21T16:34:00Z">
              <w:r w:rsidDel="00E768F7">
                <w:rPr>
                  <w:noProof/>
                  <w:webHidden/>
                </w:rPr>
                <w:delText>6</w:delText>
              </w:r>
            </w:del>
            <w:r>
              <w:rPr>
                <w:noProof/>
                <w:webHidden/>
              </w:rPr>
              <w:fldChar w:fldCharType="end"/>
            </w:r>
            <w:r w:rsidRPr="002E2E73">
              <w:rPr>
                <w:rStyle w:val="Hyperlink"/>
                <w:noProof/>
              </w:rPr>
              <w:fldChar w:fldCharType="end"/>
            </w:r>
          </w:ins>
        </w:p>
        <w:p w14:paraId="2A0EA432" w14:textId="00247033" w:rsidR="00F623C3" w:rsidRDefault="00F623C3">
          <w:pPr>
            <w:pStyle w:val="TOC2"/>
            <w:rPr>
              <w:ins w:id="39" w:author="Srinivasan Rakhunathan" w:date="2016-12-27T17:13:00Z"/>
              <w:rFonts w:asciiTheme="minorHAnsi" w:hAnsiTheme="minorHAnsi"/>
              <w:noProof/>
            </w:rPr>
          </w:pPr>
          <w:ins w:id="40" w:author="Srinivasan Rakhunathan" w:date="2016-12-27T17:13:00Z">
            <w:r w:rsidRPr="002E2E73">
              <w:rPr>
                <w:rStyle w:val="Hyperlink"/>
                <w:noProof/>
              </w:rPr>
              <w:fldChar w:fldCharType="begin"/>
            </w:r>
            <w:r w:rsidRPr="002E2E73">
              <w:rPr>
                <w:rStyle w:val="Hyperlink"/>
                <w:noProof/>
              </w:rPr>
              <w:instrText xml:space="preserve"> </w:instrText>
            </w:r>
            <w:r>
              <w:rPr>
                <w:noProof/>
              </w:rPr>
              <w:instrText>HYPERLINK \l "_Toc470622111"</w:instrText>
            </w:r>
            <w:r w:rsidRPr="002E2E73">
              <w:rPr>
                <w:rStyle w:val="Hyperlink"/>
                <w:noProof/>
              </w:rPr>
              <w:instrText xml:space="preserve"> </w:instrText>
            </w:r>
            <w:r w:rsidRPr="002E2E73">
              <w:rPr>
                <w:rStyle w:val="Hyperlink"/>
                <w:noProof/>
              </w:rPr>
              <w:fldChar w:fldCharType="separate"/>
            </w:r>
            <w:r w:rsidRPr="002E2E73">
              <w:rPr>
                <w:rStyle w:val="Hyperlink"/>
                <w:rFonts w:eastAsia="Segoe UI" w:cs="Segoe UI"/>
                <w:noProof/>
              </w:rPr>
              <w:t>1.3</w:t>
            </w:r>
            <w:r>
              <w:rPr>
                <w:rFonts w:asciiTheme="minorHAnsi" w:hAnsiTheme="minorHAnsi"/>
                <w:noProof/>
              </w:rPr>
              <w:tab/>
            </w:r>
            <w:r w:rsidRPr="002E2E73">
              <w:rPr>
                <w:rStyle w:val="Hyperlink"/>
                <w:rFonts w:eastAsia="Segoe UI" w:cs="Segoe UI"/>
                <w:noProof/>
              </w:rPr>
              <w:t>Intended Audience</w:t>
            </w:r>
            <w:r>
              <w:rPr>
                <w:noProof/>
                <w:webHidden/>
              </w:rPr>
              <w:tab/>
            </w:r>
            <w:r>
              <w:rPr>
                <w:noProof/>
                <w:webHidden/>
              </w:rPr>
              <w:fldChar w:fldCharType="begin"/>
            </w:r>
            <w:r>
              <w:rPr>
                <w:noProof/>
                <w:webHidden/>
              </w:rPr>
              <w:instrText xml:space="preserve"> PAGEREF _Toc470622111 \h </w:instrText>
            </w:r>
          </w:ins>
          <w:r>
            <w:rPr>
              <w:noProof/>
              <w:webHidden/>
            </w:rPr>
          </w:r>
          <w:r>
            <w:rPr>
              <w:noProof/>
              <w:webHidden/>
            </w:rPr>
            <w:fldChar w:fldCharType="separate"/>
          </w:r>
          <w:ins w:id="41" w:author="Sanyam Seth" w:date="2017-03-21T16:34:00Z">
            <w:r w:rsidR="00E768F7">
              <w:rPr>
                <w:noProof/>
                <w:webHidden/>
              </w:rPr>
              <w:t>7</w:t>
            </w:r>
          </w:ins>
          <w:ins w:id="42" w:author="Srinivasan Rakhunathan" w:date="2016-12-27T17:13:00Z">
            <w:del w:id="43" w:author="Sanyam Seth" w:date="2017-03-21T16:34:00Z">
              <w:r w:rsidDel="00E768F7">
                <w:rPr>
                  <w:noProof/>
                  <w:webHidden/>
                </w:rPr>
                <w:delText>6</w:delText>
              </w:r>
            </w:del>
            <w:r>
              <w:rPr>
                <w:noProof/>
                <w:webHidden/>
              </w:rPr>
              <w:fldChar w:fldCharType="end"/>
            </w:r>
            <w:r w:rsidRPr="002E2E73">
              <w:rPr>
                <w:rStyle w:val="Hyperlink"/>
                <w:noProof/>
              </w:rPr>
              <w:fldChar w:fldCharType="end"/>
            </w:r>
          </w:ins>
        </w:p>
        <w:p w14:paraId="0EBDDC45" w14:textId="10F11678" w:rsidR="00F623C3" w:rsidRDefault="00F623C3">
          <w:pPr>
            <w:pStyle w:val="TOC1"/>
            <w:tabs>
              <w:tab w:val="left" w:pos="432"/>
            </w:tabs>
            <w:rPr>
              <w:ins w:id="44" w:author="Srinivasan Rakhunathan" w:date="2016-12-27T17:13:00Z"/>
              <w:rFonts w:asciiTheme="minorHAnsi" w:hAnsiTheme="minorHAnsi"/>
              <w:sz w:val="22"/>
            </w:rPr>
          </w:pPr>
          <w:ins w:id="45" w:author="Srinivasan Rakhunathan" w:date="2016-12-27T17:13:00Z">
            <w:r w:rsidRPr="002E2E73">
              <w:rPr>
                <w:rStyle w:val="Hyperlink"/>
              </w:rPr>
              <w:fldChar w:fldCharType="begin"/>
            </w:r>
            <w:r w:rsidRPr="002E2E73">
              <w:rPr>
                <w:rStyle w:val="Hyperlink"/>
              </w:rPr>
              <w:instrText xml:space="preserve"> </w:instrText>
            </w:r>
            <w:r>
              <w:instrText>HYPERLINK \l "_Toc470622112"</w:instrText>
            </w:r>
            <w:r w:rsidRPr="002E2E73">
              <w:rPr>
                <w:rStyle w:val="Hyperlink"/>
              </w:rPr>
              <w:instrText xml:space="preserve"> </w:instrText>
            </w:r>
            <w:r w:rsidRPr="002E2E73">
              <w:rPr>
                <w:rStyle w:val="Hyperlink"/>
              </w:rPr>
              <w:fldChar w:fldCharType="separate"/>
            </w:r>
            <w:r w:rsidRPr="002E2E73">
              <w:rPr>
                <w:rStyle w:val="Hyperlink"/>
              </w:rPr>
              <w:t>2</w:t>
            </w:r>
            <w:r>
              <w:rPr>
                <w:rFonts w:asciiTheme="minorHAnsi" w:hAnsiTheme="minorHAnsi"/>
                <w:sz w:val="22"/>
              </w:rPr>
              <w:tab/>
            </w:r>
            <w:r w:rsidRPr="002E2E73">
              <w:rPr>
                <w:rStyle w:val="Hyperlink"/>
              </w:rPr>
              <w:t>Deployment Scope</w:t>
            </w:r>
            <w:r>
              <w:rPr>
                <w:webHidden/>
              </w:rPr>
              <w:tab/>
            </w:r>
            <w:r>
              <w:rPr>
                <w:webHidden/>
              </w:rPr>
              <w:fldChar w:fldCharType="begin"/>
            </w:r>
            <w:r>
              <w:rPr>
                <w:webHidden/>
              </w:rPr>
              <w:instrText xml:space="preserve"> PAGEREF _Toc470622112 \h </w:instrText>
            </w:r>
          </w:ins>
          <w:r>
            <w:rPr>
              <w:webHidden/>
            </w:rPr>
          </w:r>
          <w:r>
            <w:rPr>
              <w:webHidden/>
            </w:rPr>
            <w:fldChar w:fldCharType="separate"/>
          </w:r>
          <w:ins w:id="46" w:author="Sanyam Seth" w:date="2017-03-21T16:34:00Z">
            <w:r w:rsidR="00E768F7">
              <w:rPr>
                <w:webHidden/>
              </w:rPr>
              <w:t>9</w:t>
            </w:r>
          </w:ins>
          <w:ins w:id="47" w:author="Srinivasan Rakhunathan" w:date="2016-12-27T17:13:00Z">
            <w:del w:id="48" w:author="Sanyam Seth" w:date="2017-03-21T16:34:00Z">
              <w:r w:rsidDel="00E768F7">
                <w:rPr>
                  <w:webHidden/>
                </w:rPr>
                <w:delText>8</w:delText>
              </w:r>
            </w:del>
            <w:r>
              <w:rPr>
                <w:webHidden/>
              </w:rPr>
              <w:fldChar w:fldCharType="end"/>
            </w:r>
            <w:r w:rsidRPr="002E2E73">
              <w:rPr>
                <w:rStyle w:val="Hyperlink"/>
              </w:rPr>
              <w:fldChar w:fldCharType="end"/>
            </w:r>
          </w:ins>
        </w:p>
        <w:p w14:paraId="24B80F32" w14:textId="0BF7A715" w:rsidR="00F623C3" w:rsidRDefault="00F623C3">
          <w:pPr>
            <w:pStyle w:val="TOC2"/>
            <w:rPr>
              <w:ins w:id="49" w:author="Srinivasan Rakhunathan" w:date="2016-12-27T17:13:00Z"/>
              <w:rFonts w:asciiTheme="minorHAnsi" w:hAnsiTheme="minorHAnsi"/>
              <w:noProof/>
            </w:rPr>
          </w:pPr>
          <w:ins w:id="50" w:author="Srinivasan Rakhunathan" w:date="2016-12-27T17:13:00Z">
            <w:r w:rsidRPr="002E2E73">
              <w:rPr>
                <w:rStyle w:val="Hyperlink"/>
                <w:noProof/>
              </w:rPr>
              <w:fldChar w:fldCharType="begin"/>
            </w:r>
            <w:r w:rsidRPr="002E2E73">
              <w:rPr>
                <w:rStyle w:val="Hyperlink"/>
                <w:noProof/>
              </w:rPr>
              <w:instrText xml:space="preserve"> </w:instrText>
            </w:r>
            <w:r>
              <w:rPr>
                <w:noProof/>
              </w:rPr>
              <w:instrText>HYPERLINK \l "_Toc470622113"</w:instrText>
            </w:r>
            <w:r w:rsidRPr="002E2E73">
              <w:rPr>
                <w:rStyle w:val="Hyperlink"/>
                <w:noProof/>
              </w:rPr>
              <w:instrText xml:space="preserve"> </w:instrText>
            </w:r>
            <w:r w:rsidRPr="002E2E73">
              <w:rPr>
                <w:rStyle w:val="Hyperlink"/>
                <w:noProof/>
              </w:rPr>
              <w:fldChar w:fldCharType="separate"/>
            </w:r>
            <w:r w:rsidRPr="002E2E73">
              <w:rPr>
                <w:rStyle w:val="Hyperlink"/>
                <w:noProof/>
              </w:rPr>
              <w:t>2.1</w:t>
            </w:r>
            <w:r>
              <w:rPr>
                <w:rFonts w:asciiTheme="minorHAnsi" w:hAnsiTheme="minorHAnsi"/>
                <w:noProof/>
              </w:rPr>
              <w:tab/>
            </w:r>
            <w:r w:rsidRPr="002E2E73">
              <w:rPr>
                <w:rStyle w:val="Hyperlink"/>
                <w:noProof/>
              </w:rPr>
              <w:t>Deployment Topology</w:t>
            </w:r>
            <w:r>
              <w:rPr>
                <w:noProof/>
                <w:webHidden/>
              </w:rPr>
              <w:tab/>
            </w:r>
            <w:r>
              <w:rPr>
                <w:noProof/>
                <w:webHidden/>
              </w:rPr>
              <w:fldChar w:fldCharType="begin"/>
            </w:r>
            <w:r>
              <w:rPr>
                <w:noProof/>
                <w:webHidden/>
              </w:rPr>
              <w:instrText xml:space="preserve"> PAGEREF _Toc470622113 \h </w:instrText>
            </w:r>
          </w:ins>
          <w:r>
            <w:rPr>
              <w:noProof/>
              <w:webHidden/>
            </w:rPr>
          </w:r>
          <w:r>
            <w:rPr>
              <w:noProof/>
              <w:webHidden/>
            </w:rPr>
            <w:fldChar w:fldCharType="separate"/>
          </w:r>
          <w:ins w:id="51" w:author="Sanyam Seth" w:date="2017-03-21T16:34:00Z">
            <w:r w:rsidR="00E768F7">
              <w:rPr>
                <w:noProof/>
                <w:webHidden/>
              </w:rPr>
              <w:t>9</w:t>
            </w:r>
          </w:ins>
          <w:ins w:id="52" w:author="Srinivasan Rakhunathan" w:date="2016-12-27T17:13:00Z">
            <w:del w:id="53" w:author="Sanyam Seth" w:date="2017-03-21T16:34:00Z">
              <w:r w:rsidDel="00E768F7">
                <w:rPr>
                  <w:noProof/>
                  <w:webHidden/>
                </w:rPr>
                <w:delText>8</w:delText>
              </w:r>
            </w:del>
            <w:r>
              <w:rPr>
                <w:noProof/>
                <w:webHidden/>
              </w:rPr>
              <w:fldChar w:fldCharType="end"/>
            </w:r>
            <w:r w:rsidRPr="002E2E73">
              <w:rPr>
                <w:rStyle w:val="Hyperlink"/>
                <w:noProof/>
              </w:rPr>
              <w:fldChar w:fldCharType="end"/>
            </w:r>
          </w:ins>
        </w:p>
        <w:p w14:paraId="442BB99F" w14:textId="36D175ED" w:rsidR="00F623C3" w:rsidRDefault="00F623C3">
          <w:pPr>
            <w:pStyle w:val="TOC2"/>
            <w:rPr>
              <w:ins w:id="54" w:author="Srinivasan Rakhunathan" w:date="2016-12-27T17:13:00Z"/>
              <w:rFonts w:asciiTheme="minorHAnsi" w:hAnsiTheme="minorHAnsi"/>
              <w:noProof/>
            </w:rPr>
          </w:pPr>
          <w:ins w:id="55" w:author="Srinivasan Rakhunathan" w:date="2016-12-27T17:13:00Z">
            <w:r w:rsidRPr="002E2E73">
              <w:rPr>
                <w:rStyle w:val="Hyperlink"/>
                <w:noProof/>
              </w:rPr>
              <w:fldChar w:fldCharType="begin"/>
            </w:r>
            <w:r w:rsidRPr="002E2E73">
              <w:rPr>
                <w:rStyle w:val="Hyperlink"/>
                <w:noProof/>
              </w:rPr>
              <w:instrText xml:space="preserve"> </w:instrText>
            </w:r>
            <w:r>
              <w:rPr>
                <w:noProof/>
              </w:rPr>
              <w:instrText>HYPERLINK \l "_Toc470622114"</w:instrText>
            </w:r>
            <w:r w:rsidRPr="002E2E73">
              <w:rPr>
                <w:rStyle w:val="Hyperlink"/>
                <w:noProof/>
              </w:rPr>
              <w:instrText xml:space="preserve"> </w:instrText>
            </w:r>
            <w:r w:rsidRPr="002E2E73">
              <w:rPr>
                <w:rStyle w:val="Hyperlink"/>
                <w:noProof/>
              </w:rPr>
              <w:fldChar w:fldCharType="separate"/>
            </w:r>
            <w:r w:rsidRPr="002E2E73">
              <w:rPr>
                <w:rStyle w:val="Hyperlink"/>
                <w:noProof/>
              </w:rPr>
              <w:t>2.2</w:t>
            </w:r>
            <w:r>
              <w:rPr>
                <w:rFonts w:asciiTheme="minorHAnsi" w:hAnsiTheme="minorHAnsi"/>
                <w:noProof/>
              </w:rPr>
              <w:tab/>
            </w:r>
            <w:r w:rsidRPr="002E2E73">
              <w:rPr>
                <w:rStyle w:val="Hyperlink"/>
                <w:noProof/>
              </w:rPr>
              <w:t>Components</w:t>
            </w:r>
            <w:r>
              <w:rPr>
                <w:noProof/>
                <w:webHidden/>
              </w:rPr>
              <w:tab/>
            </w:r>
            <w:r>
              <w:rPr>
                <w:noProof/>
                <w:webHidden/>
              </w:rPr>
              <w:fldChar w:fldCharType="begin"/>
            </w:r>
            <w:r>
              <w:rPr>
                <w:noProof/>
                <w:webHidden/>
              </w:rPr>
              <w:instrText xml:space="preserve"> PAGEREF _Toc470622114 \h </w:instrText>
            </w:r>
          </w:ins>
          <w:r>
            <w:rPr>
              <w:noProof/>
              <w:webHidden/>
            </w:rPr>
          </w:r>
          <w:r>
            <w:rPr>
              <w:noProof/>
              <w:webHidden/>
            </w:rPr>
            <w:fldChar w:fldCharType="separate"/>
          </w:r>
          <w:ins w:id="56" w:author="Sanyam Seth" w:date="2017-03-21T16:34:00Z">
            <w:r w:rsidR="00E768F7">
              <w:rPr>
                <w:noProof/>
                <w:webHidden/>
              </w:rPr>
              <w:t>10</w:t>
            </w:r>
          </w:ins>
          <w:ins w:id="57" w:author="Srinivasan Rakhunathan" w:date="2016-12-27T17:13:00Z">
            <w:del w:id="58" w:author="Sanyam Seth" w:date="2017-03-21T16:34:00Z">
              <w:r w:rsidDel="00E768F7">
                <w:rPr>
                  <w:noProof/>
                  <w:webHidden/>
                </w:rPr>
                <w:delText>9</w:delText>
              </w:r>
            </w:del>
            <w:r>
              <w:rPr>
                <w:noProof/>
                <w:webHidden/>
              </w:rPr>
              <w:fldChar w:fldCharType="end"/>
            </w:r>
            <w:r w:rsidRPr="002E2E73">
              <w:rPr>
                <w:rStyle w:val="Hyperlink"/>
                <w:noProof/>
              </w:rPr>
              <w:fldChar w:fldCharType="end"/>
            </w:r>
          </w:ins>
        </w:p>
        <w:p w14:paraId="5C7CD50A" w14:textId="1CA5D1F5" w:rsidR="00F623C3" w:rsidRDefault="00F623C3">
          <w:pPr>
            <w:pStyle w:val="TOC1"/>
            <w:tabs>
              <w:tab w:val="left" w:pos="432"/>
            </w:tabs>
            <w:rPr>
              <w:ins w:id="59" w:author="Srinivasan Rakhunathan" w:date="2016-12-27T17:13:00Z"/>
              <w:rFonts w:asciiTheme="minorHAnsi" w:hAnsiTheme="minorHAnsi"/>
              <w:sz w:val="22"/>
            </w:rPr>
          </w:pPr>
          <w:ins w:id="60" w:author="Srinivasan Rakhunathan" w:date="2016-12-27T17:13:00Z">
            <w:r w:rsidRPr="002E2E73">
              <w:rPr>
                <w:rStyle w:val="Hyperlink"/>
              </w:rPr>
              <w:fldChar w:fldCharType="begin"/>
            </w:r>
            <w:r w:rsidRPr="002E2E73">
              <w:rPr>
                <w:rStyle w:val="Hyperlink"/>
              </w:rPr>
              <w:instrText xml:space="preserve"> </w:instrText>
            </w:r>
            <w:r>
              <w:instrText>HYPERLINK \l "_Toc470622115"</w:instrText>
            </w:r>
            <w:r w:rsidRPr="002E2E73">
              <w:rPr>
                <w:rStyle w:val="Hyperlink"/>
              </w:rPr>
              <w:instrText xml:space="preserve"> </w:instrText>
            </w:r>
            <w:r w:rsidRPr="002E2E73">
              <w:rPr>
                <w:rStyle w:val="Hyperlink"/>
              </w:rPr>
              <w:fldChar w:fldCharType="separate"/>
            </w:r>
            <w:r w:rsidRPr="002E2E73">
              <w:rPr>
                <w:rStyle w:val="Hyperlink"/>
              </w:rPr>
              <w:t>3</w:t>
            </w:r>
            <w:r>
              <w:rPr>
                <w:rFonts w:asciiTheme="minorHAnsi" w:hAnsiTheme="minorHAnsi"/>
                <w:sz w:val="22"/>
              </w:rPr>
              <w:tab/>
            </w:r>
            <w:r w:rsidRPr="002E2E73">
              <w:rPr>
                <w:rStyle w:val="Hyperlink"/>
              </w:rPr>
              <w:t>Installation Strategy</w:t>
            </w:r>
            <w:r>
              <w:rPr>
                <w:webHidden/>
              </w:rPr>
              <w:tab/>
            </w:r>
            <w:r>
              <w:rPr>
                <w:webHidden/>
              </w:rPr>
              <w:fldChar w:fldCharType="begin"/>
            </w:r>
            <w:r>
              <w:rPr>
                <w:webHidden/>
              </w:rPr>
              <w:instrText xml:space="preserve"> PAGEREF _Toc470622115 \h </w:instrText>
            </w:r>
          </w:ins>
          <w:r>
            <w:rPr>
              <w:webHidden/>
            </w:rPr>
          </w:r>
          <w:r>
            <w:rPr>
              <w:webHidden/>
            </w:rPr>
            <w:fldChar w:fldCharType="separate"/>
          </w:r>
          <w:ins w:id="61" w:author="Sanyam Seth" w:date="2017-03-21T16:34:00Z">
            <w:r w:rsidR="00E768F7">
              <w:rPr>
                <w:webHidden/>
              </w:rPr>
              <w:t>13</w:t>
            </w:r>
          </w:ins>
          <w:ins w:id="62" w:author="Srinivasan Rakhunathan" w:date="2016-12-27T17:13:00Z">
            <w:del w:id="63" w:author="Sanyam Seth" w:date="2017-03-21T16:34:00Z">
              <w:r w:rsidDel="00E768F7">
                <w:rPr>
                  <w:webHidden/>
                </w:rPr>
                <w:delText>12</w:delText>
              </w:r>
            </w:del>
            <w:r>
              <w:rPr>
                <w:webHidden/>
              </w:rPr>
              <w:fldChar w:fldCharType="end"/>
            </w:r>
            <w:r w:rsidRPr="002E2E73">
              <w:rPr>
                <w:rStyle w:val="Hyperlink"/>
              </w:rPr>
              <w:fldChar w:fldCharType="end"/>
            </w:r>
          </w:ins>
        </w:p>
        <w:p w14:paraId="3C05B707" w14:textId="20746D49" w:rsidR="00F623C3" w:rsidRDefault="00F623C3">
          <w:pPr>
            <w:pStyle w:val="TOC1"/>
            <w:tabs>
              <w:tab w:val="left" w:pos="432"/>
            </w:tabs>
            <w:rPr>
              <w:ins w:id="64" w:author="Srinivasan Rakhunathan" w:date="2016-12-27T17:13:00Z"/>
              <w:rFonts w:asciiTheme="minorHAnsi" w:hAnsiTheme="minorHAnsi"/>
              <w:sz w:val="22"/>
            </w:rPr>
          </w:pPr>
          <w:ins w:id="65" w:author="Srinivasan Rakhunathan" w:date="2016-12-27T17:13:00Z">
            <w:r w:rsidRPr="002E2E73">
              <w:rPr>
                <w:rStyle w:val="Hyperlink"/>
              </w:rPr>
              <w:fldChar w:fldCharType="begin"/>
            </w:r>
            <w:r w:rsidRPr="002E2E73">
              <w:rPr>
                <w:rStyle w:val="Hyperlink"/>
              </w:rPr>
              <w:instrText xml:space="preserve"> </w:instrText>
            </w:r>
            <w:r>
              <w:instrText>HYPERLINK \l "_Toc470622116"</w:instrText>
            </w:r>
            <w:r w:rsidRPr="002E2E73">
              <w:rPr>
                <w:rStyle w:val="Hyperlink"/>
              </w:rPr>
              <w:instrText xml:space="preserve"> </w:instrText>
            </w:r>
            <w:r w:rsidRPr="002E2E73">
              <w:rPr>
                <w:rStyle w:val="Hyperlink"/>
              </w:rPr>
              <w:fldChar w:fldCharType="separate"/>
            </w:r>
            <w:r w:rsidRPr="002E2E73">
              <w:rPr>
                <w:rStyle w:val="Hyperlink"/>
              </w:rPr>
              <w:t>4</w:t>
            </w:r>
            <w:r>
              <w:rPr>
                <w:rFonts w:asciiTheme="minorHAnsi" w:hAnsiTheme="minorHAnsi"/>
                <w:sz w:val="22"/>
              </w:rPr>
              <w:tab/>
            </w:r>
            <w:r w:rsidRPr="002E2E73">
              <w:rPr>
                <w:rStyle w:val="Hyperlink"/>
              </w:rPr>
              <w:t>Deployment Resources</w:t>
            </w:r>
            <w:r>
              <w:rPr>
                <w:webHidden/>
              </w:rPr>
              <w:tab/>
            </w:r>
            <w:r>
              <w:rPr>
                <w:webHidden/>
              </w:rPr>
              <w:fldChar w:fldCharType="begin"/>
            </w:r>
            <w:r>
              <w:rPr>
                <w:webHidden/>
              </w:rPr>
              <w:instrText xml:space="preserve"> PAGEREF _Toc470622116 \h </w:instrText>
            </w:r>
          </w:ins>
          <w:r>
            <w:rPr>
              <w:webHidden/>
            </w:rPr>
          </w:r>
          <w:r>
            <w:rPr>
              <w:webHidden/>
            </w:rPr>
            <w:fldChar w:fldCharType="separate"/>
          </w:r>
          <w:ins w:id="66" w:author="Sanyam Seth" w:date="2017-03-21T16:34:00Z">
            <w:r w:rsidR="00E768F7">
              <w:rPr>
                <w:webHidden/>
              </w:rPr>
              <w:t>14</w:t>
            </w:r>
          </w:ins>
          <w:ins w:id="67" w:author="Srinivasan Rakhunathan" w:date="2016-12-27T17:13:00Z">
            <w:del w:id="68" w:author="Sanyam Seth" w:date="2017-03-21T16:34:00Z">
              <w:r w:rsidDel="00E768F7">
                <w:rPr>
                  <w:webHidden/>
                </w:rPr>
                <w:delText>13</w:delText>
              </w:r>
            </w:del>
            <w:r>
              <w:rPr>
                <w:webHidden/>
              </w:rPr>
              <w:fldChar w:fldCharType="end"/>
            </w:r>
            <w:r w:rsidRPr="002E2E73">
              <w:rPr>
                <w:rStyle w:val="Hyperlink"/>
              </w:rPr>
              <w:fldChar w:fldCharType="end"/>
            </w:r>
          </w:ins>
        </w:p>
        <w:p w14:paraId="424B4B94" w14:textId="2D9155B9" w:rsidR="00F623C3" w:rsidRDefault="00F623C3">
          <w:pPr>
            <w:pStyle w:val="TOC1"/>
            <w:tabs>
              <w:tab w:val="left" w:pos="432"/>
            </w:tabs>
            <w:rPr>
              <w:ins w:id="69" w:author="Srinivasan Rakhunathan" w:date="2016-12-27T17:13:00Z"/>
              <w:rFonts w:asciiTheme="minorHAnsi" w:hAnsiTheme="minorHAnsi"/>
              <w:sz w:val="22"/>
            </w:rPr>
          </w:pPr>
          <w:ins w:id="70" w:author="Srinivasan Rakhunathan" w:date="2016-12-27T17:13:00Z">
            <w:r w:rsidRPr="002E2E73">
              <w:rPr>
                <w:rStyle w:val="Hyperlink"/>
              </w:rPr>
              <w:fldChar w:fldCharType="begin"/>
            </w:r>
            <w:r w:rsidRPr="002E2E73">
              <w:rPr>
                <w:rStyle w:val="Hyperlink"/>
              </w:rPr>
              <w:instrText xml:space="preserve"> </w:instrText>
            </w:r>
            <w:r>
              <w:instrText>HYPERLINK \l "_Toc470622117"</w:instrText>
            </w:r>
            <w:r w:rsidRPr="002E2E73">
              <w:rPr>
                <w:rStyle w:val="Hyperlink"/>
              </w:rPr>
              <w:instrText xml:space="preserve"> </w:instrText>
            </w:r>
            <w:r w:rsidRPr="002E2E73">
              <w:rPr>
                <w:rStyle w:val="Hyperlink"/>
              </w:rPr>
              <w:fldChar w:fldCharType="separate"/>
            </w:r>
            <w:r w:rsidRPr="002E2E73">
              <w:rPr>
                <w:rStyle w:val="Hyperlink"/>
              </w:rPr>
              <w:t>5</w:t>
            </w:r>
            <w:r>
              <w:rPr>
                <w:rFonts w:asciiTheme="minorHAnsi" w:hAnsiTheme="minorHAnsi"/>
                <w:sz w:val="22"/>
              </w:rPr>
              <w:tab/>
            </w:r>
            <w:r w:rsidRPr="002E2E73">
              <w:rPr>
                <w:rStyle w:val="Hyperlink"/>
              </w:rPr>
              <w:t>Azure AD tenants and Apps</w:t>
            </w:r>
            <w:r>
              <w:rPr>
                <w:webHidden/>
              </w:rPr>
              <w:tab/>
            </w:r>
            <w:r>
              <w:rPr>
                <w:webHidden/>
              </w:rPr>
              <w:fldChar w:fldCharType="begin"/>
            </w:r>
            <w:r>
              <w:rPr>
                <w:webHidden/>
              </w:rPr>
              <w:instrText xml:space="preserve"> PAGEREF _Toc470622117 \h </w:instrText>
            </w:r>
          </w:ins>
          <w:r>
            <w:rPr>
              <w:webHidden/>
            </w:rPr>
          </w:r>
          <w:r>
            <w:rPr>
              <w:webHidden/>
            </w:rPr>
            <w:fldChar w:fldCharType="separate"/>
          </w:r>
          <w:ins w:id="71" w:author="Sanyam Seth" w:date="2017-03-21T16:34:00Z">
            <w:r w:rsidR="00E768F7">
              <w:rPr>
                <w:webHidden/>
              </w:rPr>
              <w:t>15</w:t>
            </w:r>
          </w:ins>
          <w:ins w:id="72" w:author="Srinivasan Rakhunathan" w:date="2016-12-27T17:13:00Z">
            <w:del w:id="73" w:author="Sanyam Seth" w:date="2017-03-21T16:34:00Z">
              <w:r w:rsidDel="00E768F7">
                <w:rPr>
                  <w:webHidden/>
                </w:rPr>
                <w:delText>14</w:delText>
              </w:r>
            </w:del>
            <w:r>
              <w:rPr>
                <w:webHidden/>
              </w:rPr>
              <w:fldChar w:fldCharType="end"/>
            </w:r>
            <w:r w:rsidRPr="002E2E73">
              <w:rPr>
                <w:rStyle w:val="Hyperlink"/>
              </w:rPr>
              <w:fldChar w:fldCharType="end"/>
            </w:r>
          </w:ins>
        </w:p>
        <w:p w14:paraId="5D9F43E8" w14:textId="3B9269A2" w:rsidR="00F623C3" w:rsidRDefault="00F623C3">
          <w:pPr>
            <w:pStyle w:val="TOC2"/>
            <w:rPr>
              <w:ins w:id="74" w:author="Srinivasan Rakhunathan" w:date="2016-12-27T17:13:00Z"/>
              <w:rFonts w:asciiTheme="minorHAnsi" w:hAnsiTheme="minorHAnsi"/>
              <w:noProof/>
            </w:rPr>
          </w:pPr>
          <w:ins w:id="75" w:author="Srinivasan Rakhunathan" w:date="2016-12-27T17:13:00Z">
            <w:r w:rsidRPr="002E2E73">
              <w:rPr>
                <w:rStyle w:val="Hyperlink"/>
                <w:noProof/>
              </w:rPr>
              <w:fldChar w:fldCharType="begin"/>
            </w:r>
            <w:r w:rsidRPr="002E2E73">
              <w:rPr>
                <w:rStyle w:val="Hyperlink"/>
                <w:noProof/>
              </w:rPr>
              <w:instrText xml:space="preserve"> </w:instrText>
            </w:r>
            <w:r>
              <w:rPr>
                <w:noProof/>
              </w:rPr>
              <w:instrText>HYPERLINK \l "_Toc470622118"</w:instrText>
            </w:r>
            <w:r w:rsidRPr="002E2E73">
              <w:rPr>
                <w:rStyle w:val="Hyperlink"/>
                <w:noProof/>
              </w:rPr>
              <w:instrText xml:space="preserve"> </w:instrText>
            </w:r>
            <w:r w:rsidRPr="002E2E73">
              <w:rPr>
                <w:rStyle w:val="Hyperlink"/>
                <w:noProof/>
              </w:rPr>
              <w:fldChar w:fldCharType="separate"/>
            </w:r>
            <w:r w:rsidRPr="002E2E73">
              <w:rPr>
                <w:rStyle w:val="Hyperlink"/>
                <w:noProof/>
              </w:rPr>
              <w:t>5.1</w:t>
            </w:r>
            <w:r>
              <w:rPr>
                <w:rFonts w:asciiTheme="minorHAnsi" w:hAnsiTheme="minorHAnsi"/>
                <w:noProof/>
              </w:rPr>
              <w:tab/>
            </w:r>
            <w:r w:rsidRPr="002E2E73">
              <w:rPr>
                <w:rStyle w:val="Hyperlink"/>
                <w:noProof/>
              </w:rPr>
              <w:t>Azure AD Admin tenant</w:t>
            </w:r>
            <w:r>
              <w:rPr>
                <w:noProof/>
                <w:webHidden/>
              </w:rPr>
              <w:tab/>
            </w:r>
            <w:r>
              <w:rPr>
                <w:noProof/>
                <w:webHidden/>
              </w:rPr>
              <w:fldChar w:fldCharType="begin"/>
            </w:r>
            <w:r>
              <w:rPr>
                <w:noProof/>
                <w:webHidden/>
              </w:rPr>
              <w:instrText xml:space="preserve"> PAGEREF _Toc470622118 \h </w:instrText>
            </w:r>
          </w:ins>
          <w:r>
            <w:rPr>
              <w:noProof/>
              <w:webHidden/>
            </w:rPr>
          </w:r>
          <w:r>
            <w:rPr>
              <w:noProof/>
              <w:webHidden/>
            </w:rPr>
            <w:fldChar w:fldCharType="separate"/>
          </w:r>
          <w:ins w:id="76" w:author="Sanyam Seth" w:date="2017-03-21T16:34:00Z">
            <w:r w:rsidR="00E768F7">
              <w:rPr>
                <w:noProof/>
                <w:webHidden/>
              </w:rPr>
              <w:t>15</w:t>
            </w:r>
          </w:ins>
          <w:ins w:id="77" w:author="Srinivasan Rakhunathan" w:date="2016-12-27T17:13:00Z">
            <w:del w:id="78" w:author="Sanyam Seth" w:date="2017-03-21T16:34:00Z">
              <w:r w:rsidDel="00E768F7">
                <w:rPr>
                  <w:noProof/>
                  <w:webHidden/>
                </w:rPr>
                <w:delText>14</w:delText>
              </w:r>
            </w:del>
            <w:r>
              <w:rPr>
                <w:noProof/>
                <w:webHidden/>
              </w:rPr>
              <w:fldChar w:fldCharType="end"/>
            </w:r>
            <w:r w:rsidRPr="002E2E73">
              <w:rPr>
                <w:rStyle w:val="Hyperlink"/>
                <w:noProof/>
              </w:rPr>
              <w:fldChar w:fldCharType="end"/>
            </w:r>
          </w:ins>
        </w:p>
        <w:p w14:paraId="41FCFEA3" w14:textId="7AEB3401" w:rsidR="00F623C3" w:rsidRDefault="00F623C3">
          <w:pPr>
            <w:pStyle w:val="TOC2"/>
            <w:rPr>
              <w:ins w:id="79" w:author="Srinivasan Rakhunathan" w:date="2016-12-27T17:13:00Z"/>
              <w:rFonts w:asciiTheme="minorHAnsi" w:hAnsiTheme="minorHAnsi"/>
              <w:noProof/>
            </w:rPr>
          </w:pPr>
          <w:ins w:id="80" w:author="Srinivasan Rakhunathan" w:date="2016-12-27T17:13:00Z">
            <w:r w:rsidRPr="002E2E73">
              <w:rPr>
                <w:rStyle w:val="Hyperlink"/>
                <w:noProof/>
              </w:rPr>
              <w:fldChar w:fldCharType="begin"/>
            </w:r>
            <w:r w:rsidRPr="002E2E73">
              <w:rPr>
                <w:rStyle w:val="Hyperlink"/>
                <w:noProof/>
              </w:rPr>
              <w:instrText xml:space="preserve"> </w:instrText>
            </w:r>
            <w:r>
              <w:rPr>
                <w:noProof/>
              </w:rPr>
              <w:instrText>HYPERLINK \l "_Toc470622119"</w:instrText>
            </w:r>
            <w:r w:rsidRPr="002E2E73">
              <w:rPr>
                <w:rStyle w:val="Hyperlink"/>
                <w:noProof/>
              </w:rPr>
              <w:instrText xml:space="preserve"> </w:instrText>
            </w:r>
            <w:r w:rsidRPr="002E2E73">
              <w:rPr>
                <w:rStyle w:val="Hyperlink"/>
                <w:noProof/>
              </w:rPr>
              <w:fldChar w:fldCharType="separate"/>
            </w:r>
            <w:r w:rsidRPr="002E2E73">
              <w:rPr>
                <w:rStyle w:val="Hyperlink"/>
                <w:noProof/>
              </w:rPr>
              <w:t>5.2</w:t>
            </w:r>
            <w:r>
              <w:rPr>
                <w:rFonts w:asciiTheme="minorHAnsi" w:hAnsiTheme="minorHAnsi"/>
                <w:noProof/>
              </w:rPr>
              <w:tab/>
            </w:r>
            <w:r w:rsidRPr="002E2E73">
              <w:rPr>
                <w:rStyle w:val="Hyperlink"/>
                <w:noProof/>
              </w:rPr>
              <w:t>Assigning users and groups to application roles</w:t>
            </w:r>
            <w:r>
              <w:rPr>
                <w:noProof/>
                <w:webHidden/>
              </w:rPr>
              <w:tab/>
            </w:r>
            <w:r>
              <w:rPr>
                <w:noProof/>
                <w:webHidden/>
              </w:rPr>
              <w:fldChar w:fldCharType="begin"/>
            </w:r>
            <w:r>
              <w:rPr>
                <w:noProof/>
                <w:webHidden/>
              </w:rPr>
              <w:instrText xml:space="preserve"> PAGEREF _Toc470622119 \h </w:instrText>
            </w:r>
          </w:ins>
          <w:r>
            <w:rPr>
              <w:noProof/>
              <w:webHidden/>
            </w:rPr>
          </w:r>
          <w:r>
            <w:rPr>
              <w:noProof/>
              <w:webHidden/>
            </w:rPr>
            <w:fldChar w:fldCharType="separate"/>
          </w:r>
          <w:ins w:id="81" w:author="Sanyam Seth" w:date="2017-03-21T16:34:00Z">
            <w:r w:rsidR="00E768F7">
              <w:rPr>
                <w:noProof/>
                <w:webHidden/>
              </w:rPr>
              <w:t>16</w:t>
            </w:r>
          </w:ins>
          <w:ins w:id="82" w:author="Srinivasan Rakhunathan" w:date="2016-12-27T17:13:00Z">
            <w:del w:id="83" w:author="Sanyam Seth" w:date="2017-03-21T16:34:00Z">
              <w:r w:rsidDel="00E768F7">
                <w:rPr>
                  <w:noProof/>
                  <w:webHidden/>
                </w:rPr>
                <w:delText>15</w:delText>
              </w:r>
            </w:del>
            <w:r>
              <w:rPr>
                <w:noProof/>
                <w:webHidden/>
              </w:rPr>
              <w:fldChar w:fldCharType="end"/>
            </w:r>
            <w:r w:rsidRPr="002E2E73">
              <w:rPr>
                <w:rStyle w:val="Hyperlink"/>
                <w:noProof/>
              </w:rPr>
              <w:fldChar w:fldCharType="end"/>
            </w:r>
          </w:ins>
        </w:p>
        <w:p w14:paraId="21C18783" w14:textId="2C37077F" w:rsidR="00F623C3" w:rsidRDefault="00F623C3">
          <w:pPr>
            <w:pStyle w:val="TOC2"/>
            <w:rPr>
              <w:ins w:id="84" w:author="Srinivasan Rakhunathan" w:date="2016-12-27T17:13:00Z"/>
              <w:rFonts w:asciiTheme="minorHAnsi" w:hAnsiTheme="minorHAnsi"/>
              <w:noProof/>
            </w:rPr>
          </w:pPr>
          <w:ins w:id="85" w:author="Srinivasan Rakhunathan" w:date="2016-12-27T17:13:00Z">
            <w:r w:rsidRPr="002E2E73">
              <w:rPr>
                <w:rStyle w:val="Hyperlink"/>
                <w:noProof/>
              </w:rPr>
              <w:fldChar w:fldCharType="begin"/>
            </w:r>
            <w:r w:rsidRPr="002E2E73">
              <w:rPr>
                <w:rStyle w:val="Hyperlink"/>
                <w:noProof/>
              </w:rPr>
              <w:instrText xml:space="preserve"> </w:instrText>
            </w:r>
            <w:r>
              <w:rPr>
                <w:noProof/>
              </w:rPr>
              <w:instrText>HYPERLINK \l "_Toc470622120"</w:instrText>
            </w:r>
            <w:r w:rsidRPr="002E2E73">
              <w:rPr>
                <w:rStyle w:val="Hyperlink"/>
                <w:noProof/>
              </w:rPr>
              <w:instrText xml:space="preserve"> </w:instrText>
            </w:r>
            <w:r w:rsidRPr="002E2E73">
              <w:rPr>
                <w:rStyle w:val="Hyperlink"/>
                <w:noProof/>
              </w:rPr>
              <w:fldChar w:fldCharType="separate"/>
            </w:r>
            <w:r w:rsidRPr="002E2E73">
              <w:rPr>
                <w:rStyle w:val="Hyperlink"/>
                <w:noProof/>
              </w:rPr>
              <w:t>5.3</w:t>
            </w:r>
            <w:r>
              <w:rPr>
                <w:rFonts w:asciiTheme="minorHAnsi" w:hAnsiTheme="minorHAnsi"/>
                <w:noProof/>
              </w:rPr>
              <w:tab/>
            </w:r>
            <w:r w:rsidRPr="002E2E73">
              <w:rPr>
                <w:rStyle w:val="Hyperlink"/>
                <w:noProof/>
              </w:rPr>
              <w:t>Azure AD B2C Fans tenant</w:t>
            </w:r>
            <w:r>
              <w:rPr>
                <w:noProof/>
                <w:webHidden/>
              </w:rPr>
              <w:tab/>
            </w:r>
            <w:r>
              <w:rPr>
                <w:noProof/>
                <w:webHidden/>
              </w:rPr>
              <w:fldChar w:fldCharType="begin"/>
            </w:r>
            <w:r>
              <w:rPr>
                <w:noProof/>
                <w:webHidden/>
              </w:rPr>
              <w:instrText xml:space="preserve"> PAGEREF _Toc470622120 \h </w:instrText>
            </w:r>
          </w:ins>
          <w:r>
            <w:rPr>
              <w:noProof/>
              <w:webHidden/>
            </w:rPr>
          </w:r>
          <w:r>
            <w:rPr>
              <w:noProof/>
              <w:webHidden/>
            </w:rPr>
            <w:fldChar w:fldCharType="separate"/>
          </w:r>
          <w:ins w:id="86" w:author="Sanyam Seth" w:date="2017-03-21T16:34:00Z">
            <w:r w:rsidR="00E768F7">
              <w:rPr>
                <w:noProof/>
                <w:webHidden/>
              </w:rPr>
              <w:t>17</w:t>
            </w:r>
          </w:ins>
          <w:ins w:id="87" w:author="Srinivasan Rakhunathan" w:date="2016-12-27T17:13:00Z">
            <w:del w:id="88" w:author="Sanyam Seth" w:date="2017-03-21T16:34:00Z">
              <w:r w:rsidDel="00E768F7">
                <w:rPr>
                  <w:noProof/>
                  <w:webHidden/>
                </w:rPr>
                <w:delText>16</w:delText>
              </w:r>
            </w:del>
            <w:r>
              <w:rPr>
                <w:noProof/>
                <w:webHidden/>
              </w:rPr>
              <w:fldChar w:fldCharType="end"/>
            </w:r>
            <w:r w:rsidRPr="002E2E73">
              <w:rPr>
                <w:rStyle w:val="Hyperlink"/>
                <w:noProof/>
              </w:rPr>
              <w:fldChar w:fldCharType="end"/>
            </w:r>
          </w:ins>
        </w:p>
        <w:p w14:paraId="18786D55" w14:textId="562753CC" w:rsidR="00F623C3" w:rsidRDefault="00F623C3">
          <w:pPr>
            <w:pStyle w:val="TOC1"/>
            <w:tabs>
              <w:tab w:val="left" w:pos="432"/>
            </w:tabs>
            <w:rPr>
              <w:ins w:id="89" w:author="Srinivasan Rakhunathan" w:date="2016-12-27T17:13:00Z"/>
              <w:rFonts w:asciiTheme="minorHAnsi" w:hAnsiTheme="minorHAnsi"/>
              <w:sz w:val="22"/>
            </w:rPr>
          </w:pPr>
          <w:ins w:id="90" w:author="Srinivasan Rakhunathan" w:date="2016-12-27T17:13:00Z">
            <w:r w:rsidRPr="002E2E73">
              <w:rPr>
                <w:rStyle w:val="Hyperlink"/>
              </w:rPr>
              <w:fldChar w:fldCharType="begin"/>
            </w:r>
            <w:r w:rsidRPr="002E2E73">
              <w:rPr>
                <w:rStyle w:val="Hyperlink"/>
              </w:rPr>
              <w:instrText xml:space="preserve"> </w:instrText>
            </w:r>
            <w:r>
              <w:instrText>HYPERLINK \l "_Toc470622121"</w:instrText>
            </w:r>
            <w:r w:rsidRPr="002E2E73">
              <w:rPr>
                <w:rStyle w:val="Hyperlink"/>
              </w:rPr>
              <w:instrText xml:space="preserve"> </w:instrText>
            </w:r>
            <w:r w:rsidRPr="002E2E73">
              <w:rPr>
                <w:rStyle w:val="Hyperlink"/>
              </w:rPr>
              <w:fldChar w:fldCharType="separate"/>
            </w:r>
            <w:r w:rsidRPr="002E2E73">
              <w:rPr>
                <w:rStyle w:val="Hyperlink"/>
              </w:rPr>
              <w:t>6</w:t>
            </w:r>
            <w:r>
              <w:rPr>
                <w:rFonts w:asciiTheme="minorHAnsi" w:hAnsiTheme="minorHAnsi"/>
                <w:sz w:val="22"/>
              </w:rPr>
              <w:tab/>
            </w:r>
            <w:r w:rsidRPr="002E2E73">
              <w:rPr>
                <w:rStyle w:val="Hyperlink"/>
              </w:rPr>
              <w:t>Digital Platform Build</w:t>
            </w:r>
            <w:r>
              <w:rPr>
                <w:webHidden/>
              </w:rPr>
              <w:tab/>
            </w:r>
            <w:r>
              <w:rPr>
                <w:webHidden/>
              </w:rPr>
              <w:fldChar w:fldCharType="begin"/>
            </w:r>
            <w:r>
              <w:rPr>
                <w:webHidden/>
              </w:rPr>
              <w:instrText xml:space="preserve"> PAGEREF _Toc470622121 \h </w:instrText>
            </w:r>
          </w:ins>
          <w:r>
            <w:rPr>
              <w:webHidden/>
            </w:rPr>
          </w:r>
          <w:r>
            <w:rPr>
              <w:webHidden/>
            </w:rPr>
            <w:fldChar w:fldCharType="separate"/>
          </w:r>
          <w:ins w:id="91" w:author="Sanyam Seth" w:date="2017-03-21T16:34:00Z">
            <w:r w:rsidR="00E768F7">
              <w:rPr>
                <w:webHidden/>
              </w:rPr>
              <w:t>23</w:t>
            </w:r>
          </w:ins>
          <w:ins w:id="92" w:author="Srinivasan Rakhunathan" w:date="2016-12-27T17:13:00Z">
            <w:del w:id="93" w:author="Sanyam Seth" w:date="2017-03-21T16:34:00Z">
              <w:r w:rsidDel="00E768F7">
                <w:rPr>
                  <w:webHidden/>
                </w:rPr>
                <w:delText>22</w:delText>
              </w:r>
            </w:del>
            <w:r>
              <w:rPr>
                <w:webHidden/>
              </w:rPr>
              <w:fldChar w:fldCharType="end"/>
            </w:r>
            <w:r w:rsidRPr="002E2E73">
              <w:rPr>
                <w:rStyle w:val="Hyperlink"/>
              </w:rPr>
              <w:fldChar w:fldCharType="end"/>
            </w:r>
          </w:ins>
        </w:p>
        <w:p w14:paraId="5F0706F5" w14:textId="3DC6AFF2" w:rsidR="00F623C3" w:rsidRDefault="00F623C3">
          <w:pPr>
            <w:pStyle w:val="TOC2"/>
            <w:rPr>
              <w:ins w:id="94" w:author="Srinivasan Rakhunathan" w:date="2016-12-27T17:13:00Z"/>
              <w:rFonts w:asciiTheme="minorHAnsi" w:hAnsiTheme="minorHAnsi"/>
              <w:noProof/>
            </w:rPr>
          </w:pPr>
          <w:ins w:id="95" w:author="Srinivasan Rakhunathan" w:date="2016-12-27T17:13:00Z">
            <w:r w:rsidRPr="002E2E73">
              <w:rPr>
                <w:rStyle w:val="Hyperlink"/>
                <w:noProof/>
              </w:rPr>
              <w:fldChar w:fldCharType="begin"/>
            </w:r>
            <w:r w:rsidRPr="002E2E73">
              <w:rPr>
                <w:rStyle w:val="Hyperlink"/>
                <w:noProof/>
              </w:rPr>
              <w:instrText xml:space="preserve"> </w:instrText>
            </w:r>
            <w:r>
              <w:rPr>
                <w:noProof/>
              </w:rPr>
              <w:instrText>HYPERLINK \l "_Toc470622122"</w:instrText>
            </w:r>
            <w:r w:rsidRPr="002E2E73">
              <w:rPr>
                <w:rStyle w:val="Hyperlink"/>
                <w:noProof/>
              </w:rPr>
              <w:instrText xml:space="preserve"> </w:instrText>
            </w:r>
            <w:r w:rsidRPr="002E2E73">
              <w:rPr>
                <w:rStyle w:val="Hyperlink"/>
                <w:noProof/>
              </w:rPr>
              <w:fldChar w:fldCharType="separate"/>
            </w:r>
            <w:r w:rsidRPr="002E2E73">
              <w:rPr>
                <w:rStyle w:val="Hyperlink"/>
                <w:noProof/>
              </w:rPr>
              <w:t>6.1</w:t>
            </w:r>
            <w:r>
              <w:rPr>
                <w:rFonts w:asciiTheme="minorHAnsi" w:hAnsiTheme="minorHAnsi"/>
                <w:noProof/>
              </w:rPr>
              <w:tab/>
            </w:r>
            <w:r w:rsidRPr="002E2E73">
              <w:rPr>
                <w:rStyle w:val="Hyperlink"/>
                <w:noProof/>
              </w:rPr>
              <w:t>Preparing</w:t>
            </w:r>
            <w:r>
              <w:rPr>
                <w:noProof/>
                <w:webHidden/>
              </w:rPr>
              <w:tab/>
            </w:r>
            <w:r>
              <w:rPr>
                <w:noProof/>
                <w:webHidden/>
              </w:rPr>
              <w:fldChar w:fldCharType="begin"/>
            </w:r>
            <w:r>
              <w:rPr>
                <w:noProof/>
                <w:webHidden/>
              </w:rPr>
              <w:instrText xml:space="preserve"> PAGEREF _Toc470622122 \h </w:instrText>
            </w:r>
          </w:ins>
          <w:r>
            <w:rPr>
              <w:noProof/>
              <w:webHidden/>
            </w:rPr>
          </w:r>
          <w:r>
            <w:rPr>
              <w:noProof/>
              <w:webHidden/>
            </w:rPr>
            <w:fldChar w:fldCharType="separate"/>
          </w:r>
          <w:ins w:id="96" w:author="Sanyam Seth" w:date="2017-03-21T16:34:00Z">
            <w:r w:rsidR="00E768F7">
              <w:rPr>
                <w:noProof/>
                <w:webHidden/>
              </w:rPr>
              <w:t>23</w:t>
            </w:r>
          </w:ins>
          <w:ins w:id="97" w:author="Srinivasan Rakhunathan" w:date="2016-12-27T17:13:00Z">
            <w:del w:id="98" w:author="Sanyam Seth" w:date="2017-03-21T16:34:00Z">
              <w:r w:rsidDel="00E768F7">
                <w:rPr>
                  <w:noProof/>
                  <w:webHidden/>
                </w:rPr>
                <w:delText>22</w:delText>
              </w:r>
            </w:del>
            <w:r>
              <w:rPr>
                <w:noProof/>
                <w:webHidden/>
              </w:rPr>
              <w:fldChar w:fldCharType="end"/>
            </w:r>
            <w:r w:rsidRPr="002E2E73">
              <w:rPr>
                <w:rStyle w:val="Hyperlink"/>
                <w:noProof/>
              </w:rPr>
              <w:fldChar w:fldCharType="end"/>
            </w:r>
          </w:ins>
        </w:p>
        <w:p w14:paraId="2BA2BDDF" w14:textId="0A58B3E7" w:rsidR="00F623C3" w:rsidRDefault="00F623C3">
          <w:pPr>
            <w:pStyle w:val="TOC2"/>
            <w:rPr>
              <w:ins w:id="99" w:author="Srinivasan Rakhunathan" w:date="2016-12-27T17:13:00Z"/>
              <w:rFonts w:asciiTheme="minorHAnsi" w:hAnsiTheme="minorHAnsi"/>
              <w:noProof/>
            </w:rPr>
          </w:pPr>
          <w:ins w:id="100" w:author="Srinivasan Rakhunathan" w:date="2016-12-27T17:13:00Z">
            <w:r w:rsidRPr="002E2E73">
              <w:rPr>
                <w:rStyle w:val="Hyperlink"/>
                <w:noProof/>
              </w:rPr>
              <w:fldChar w:fldCharType="begin"/>
            </w:r>
            <w:r w:rsidRPr="002E2E73">
              <w:rPr>
                <w:rStyle w:val="Hyperlink"/>
                <w:noProof/>
              </w:rPr>
              <w:instrText xml:space="preserve"> </w:instrText>
            </w:r>
            <w:r>
              <w:rPr>
                <w:noProof/>
              </w:rPr>
              <w:instrText>HYPERLINK \l "_Toc470622123"</w:instrText>
            </w:r>
            <w:r w:rsidRPr="002E2E73">
              <w:rPr>
                <w:rStyle w:val="Hyperlink"/>
                <w:noProof/>
              </w:rPr>
              <w:instrText xml:space="preserve"> </w:instrText>
            </w:r>
            <w:r w:rsidRPr="002E2E73">
              <w:rPr>
                <w:rStyle w:val="Hyperlink"/>
                <w:noProof/>
              </w:rPr>
              <w:fldChar w:fldCharType="separate"/>
            </w:r>
            <w:r w:rsidRPr="002E2E73">
              <w:rPr>
                <w:rStyle w:val="Hyperlink"/>
                <w:noProof/>
              </w:rPr>
              <w:t>6.2</w:t>
            </w:r>
            <w:r>
              <w:rPr>
                <w:rFonts w:asciiTheme="minorHAnsi" w:hAnsiTheme="minorHAnsi"/>
                <w:noProof/>
              </w:rPr>
              <w:tab/>
            </w:r>
            <w:r w:rsidRPr="002E2E73">
              <w:rPr>
                <w:rStyle w:val="Hyperlink"/>
                <w:noProof/>
              </w:rPr>
              <w:t>Compilation</w:t>
            </w:r>
            <w:r>
              <w:rPr>
                <w:noProof/>
                <w:webHidden/>
              </w:rPr>
              <w:tab/>
            </w:r>
            <w:r>
              <w:rPr>
                <w:noProof/>
                <w:webHidden/>
              </w:rPr>
              <w:fldChar w:fldCharType="begin"/>
            </w:r>
            <w:r>
              <w:rPr>
                <w:noProof/>
                <w:webHidden/>
              </w:rPr>
              <w:instrText xml:space="preserve"> PAGEREF _Toc470622123 \h </w:instrText>
            </w:r>
          </w:ins>
          <w:r>
            <w:rPr>
              <w:noProof/>
              <w:webHidden/>
            </w:rPr>
          </w:r>
          <w:r>
            <w:rPr>
              <w:noProof/>
              <w:webHidden/>
            </w:rPr>
            <w:fldChar w:fldCharType="separate"/>
          </w:r>
          <w:ins w:id="101" w:author="Sanyam Seth" w:date="2017-03-21T16:34:00Z">
            <w:r w:rsidR="00E768F7">
              <w:rPr>
                <w:noProof/>
                <w:webHidden/>
              </w:rPr>
              <w:t>23</w:t>
            </w:r>
          </w:ins>
          <w:ins w:id="102" w:author="Srinivasan Rakhunathan" w:date="2016-12-27T17:13:00Z">
            <w:del w:id="103" w:author="Sanyam Seth" w:date="2017-03-21T16:34:00Z">
              <w:r w:rsidDel="00E768F7">
                <w:rPr>
                  <w:noProof/>
                  <w:webHidden/>
                </w:rPr>
                <w:delText>22</w:delText>
              </w:r>
            </w:del>
            <w:r>
              <w:rPr>
                <w:noProof/>
                <w:webHidden/>
              </w:rPr>
              <w:fldChar w:fldCharType="end"/>
            </w:r>
            <w:r w:rsidRPr="002E2E73">
              <w:rPr>
                <w:rStyle w:val="Hyperlink"/>
                <w:noProof/>
              </w:rPr>
              <w:fldChar w:fldCharType="end"/>
            </w:r>
          </w:ins>
        </w:p>
        <w:p w14:paraId="1D5AD7D3" w14:textId="07FA685B" w:rsidR="00F623C3" w:rsidRDefault="00F623C3">
          <w:pPr>
            <w:pStyle w:val="TOC2"/>
            <w:rPr>
              <w:ins w:id="104" w:author="Srinivasan Rakhunathan" w:date="2016-12-27T17:13:00Z"/>
              <w:rFonts w:asciiTheme="minorHAnsi" w:hAnsiTheme="minorHAnsi"/>
              <w:noProof/>
            </w:rPr>
          </w:pPr>
          <w:ins w:id="105" w:author="Srinivasan Rakhunathan" w:date="2016-12-27T17:13:00Z">
            <w:r w:rsidRPr="002E2E73">
              <w:rPr>
                <w:rStyle w:val="Hyperlink"/>
                <w:noProof/>
              </w:rPr>
              <w:fldChar w:fldCharType="begin"/>
            </w:r>
            <w:r w:rsidRPr="002E2E73">
              <w:rPr>
                <w:rStyle w:val="Hyperlink"/>
                <w:noProof/>
              </w:rPr>
              <w:instrText xml:space="preserve"> </w:instrText>
            </w:r>
            <w:r>
              <w:rPr>
                <w:noProof/>
              </w:rPr>
              <w:instrText>HYPERLINK \l "_Toc470622124"</w:instrText>
            </w:r>
            <w:r w:rsidRPr="002E2E73">
              <w:rPr>
                <w:rStyle w:val="Hyperlink"/>
                <w:noProof/>
              </w:rPr>
              <w:instrText xml:space="preserve"> </w:instrText>
            </w:r>
            <w:r w:rsidRPr="002E2E73">
              <w:rPr>
                <w:rStyle w:val="Hyperlink"/>
                <w:noProof/>
              </w:rPr>
              <w:fldChar w:fldCharType="separate"/>
            </w:r>
            <w:r w:rsidRPr="002E2E73">
              <w:rPr>
                <w:rStyle w:val="Hyperlink"/>
                <w:noProof/>
              </w:rPr>
              <w:t>6.3</w:t>
            </w:r>
            <w:r>
              <w:rPr>
                <w:rFonts w:asciiTheme="minorHAnsi" w:hAnsiTheme="minorHAnsi"/>
                <w:noProof/>
              </w:rPr>
              <w:tab/>
            </w:r>
            <w:r w:rsidRPr="002E2E73">
              <w:rPr>
                <w:rStyle w:val="Hyperlink"/>
                <w:noProof/>
              </w:rPr>
              <w:t>Verification</w:t>
            </w:r>
            <w:r>
              <w:rPr>
                <w:noProof/>
                <w:webHidden/>
              </w:rPr>
              <w:tab/>
            </w:r>
            <w:r>
              <w:rPr>
                <w:noProof/>
                <w:webHidden/>
              </w:rPr>
              <w:fldChar w:fldCharType="begin"/>
            </w:r>
            <w:r>
              <w:rPr>
                <w:noProof/>
                <w:webHidden/>
              </w:rPr>
              <w:instrText xml:space="preserve"> PAGEREF _Toc470622124 \h </w:instrText>
            </w:r>
          </w:ins>
          <w:r>
            <w:rPr>
              <w:noProof/>
              <w:webHidden/>
            </w:rPr>
          </w:r>
          <w:r>
            <w:rPr>
              <w:noProof/>
              <w:webHidden/>
            </w:rPr>
            <w:fldChar w:fldCharType="separate"/>
          </w:r>
          <w:ins w:id="106" w:author="Sanyam Seth" w:date="2017-03-21T16:34:00Z">
            <w:r w:rsidR="00E768F7">
              <w:rPr>
                <w:noProof/>
                <w:webHidden/>
              </w:rPr>
              <w:t>23</w:t>
            </w:r>
          </w:ins>
          <w:ins w:id="107" w:author="Srinivasan Rakhunathan" w:date="2016-12-27T17:13:00Z">
            <w:del w:id="108" w:author="Sanyam Seth" w:date="2017-03-21T16:34:00Z">
              <w:r w:rsidDel="00E768F7">
                <w:rPr>
                  <w:noProof/>
                  <w:webHidden/>
                </w:rPr>
                <w:delText>22</w:delText>
              </w:r>
            </w:del>
            <w:r>
              <w:rPr>
                <w:noProof/>
                <w:webHidden/>
              </w:rPr>
              <w:fldChar w:fldCharType="end"/>
            </w:r>
            <w:r w:rsidRPr="002E2E73">
              <w:rPr>
                <w:rStyle w:val="Hyperlink"/>
                <w:noProof/>
              </w:rPr>
              <w:fldChar w:fldCharType="end"/>
            </w:r>
          </w:ins>
        </w:p>
        <w:p w14:paraId="41167BE4" w14:textId="2C8230D1" w:rsidR="00F623C3" w:rsidRDefault="00F623C3">
          <w:pPr>
            <w:pStyle w:val="TOC1"/>
            <w:tabs>
              <w:tab w:val="left" w:pos="432"/>
            </w:tabs>
            <w:rPr>
              <w:ins w:id="109" w:author="Srinivasan Rakhunathan" w:date="2016-12-27T17:13:00Z"/>
              <w:rFonts w:asciiTheme="minorHAnsi" w:hAnsiTheme="minorHAnsi"/>
              <w:sz w:val="22"/>
            </w:rPr>
          </w:pPr>
          <w:ins w:id="110" w:author="Srinivasan Rakhunathan" w:date="2016-12-27T17:13:00Z">
            <w:r w:rsidRPr="002E2E73">
              <w:rPr>
                <w:rStyle w:val="Hyperlink"/>
              </w:rPr>
              <w:fldChar w:fldCharType="begin"/>
            </w:r>
            <w:r w:rsidRPr="002E2E73">
              <w:rPr>
                <w:rStyle w:val="Hyperlink"/>
              </w:rPr>
              <w:instrText xml:space="preserve"> </w:instrText>
            </w:r>
            <w:r>
              <w:instrText>HYPERLINK \l "_Toc470622125"</w:instrText>
            </w:r>
            <w:r w:rsidRPr="002E2E73">
              <w:rPr>
                <w:rStyle w:val="Hyperlink"/>
              </w:rPr>
              <w:instrText xml:space="preserve"> </w:instrText>
            </w:r>
            <w:r w:rsidRPr="002E2E73">
              <w:rPr>
                <w:rStyle w:val="Hyperlink"/>
              </w:rPr>
              <w:fldChar w:fldCharType="separate"/>
            </w:r>
            <w:r w:rsidRPr="002E2E73">
              <w:rPr>
                <w:rStyle w:val="Hyperlink"/>
              </w:rPr>
              <w:t>7</w:t>
            </w:r>
            <w:r>
              <w:rPr>
                <w:rFonts w:asciiTheme="minorHAnsi" w:hAnsiTheme="minorHAnsi"/>
                <w:sz w:val="22"/>
              </w:rPr>
              <w:tab/>
            </w:r>
            <w:r w:rsidRPr="002E2E73">
              <w:rPr>
                <w:rStyle w:val="Hyperlink"/>
              </w:rPr>
              <w:t>Azure Setup Process</w:t>
            </w:r>
            <w:r>
              <w:rPr>
                <w:webHidden/>
              </w:rPr>
              <w:tab/>
            </w:r>
            <w:r>
              <w:rPr>
                <w:webHidden/>
              </w:rPr>
              <w:fldChar w:fldCharType="begin"/>
            </w:r>
            <w:r>
              <w:rPr>
                <w:webHidden/>
              </w:rPr>
              <w:instrText xml:space="preserve"> PAGEREF _Toc470622125 \h </w:instrText>
            </w:r>
          </w:ins>
          <w:r>
            <w:rPr>
              <w:webHidden/>
            </w:rPr>
          </w:r>
          <w:r>
            <w:rPr>
              <w:webHidden/>
            </w:rPr>
            <w:fldChar w:fldCharType="separate"/>
          </w:r>
          <w:ins w:id="111" w:author="Sanyam Seth" w:date="2017-03-21T16:34:00Z">
            <w:r w:rsidR="00E768F7">
              <w:rPr>
                <w:webHidden/>
              </w:rPr>
              <w:t>25</w:t>
            </w:r>
          </w:ins>
          <w:ins w:id="112" w:author="Srinivasan Rakhunathan" w:date="2016-12-27T17:13:00Z">
            <w:del w:id="113" w:author="Sanyam Seth" w:date="2017-03-21T16:34:00Z">
              <w:r w:rsidDel="00E768F7">
                <w:rPr>
                  <w:webHidden/>
                </w:rPr>
                <w:delText>24</w:delText>
              </w:r>
            </w:del>
            <w:r>
              <w:rPr>
                <w:webHidden/>
              </w:rPr>
              <w:fldChar w:fldCharType="end"/>
            </w:r>
            <w:r w:rsidRPr="002E2E73">
              <w:rPr>
                <w:rStyle w:val="Hyperlink"/>
              </w:rPr>
              <w:fldChar w:fldCharType="end"/>
            </w:r>
          </w:ins>
        </w:p>
        <w:p w14:paraId="169BA330" w14:textId="19979FE3" w:rsidR="00F623C3" w:rsidRDefault="00F623C3">
          <w:pPr>
            <w:pStyle w:val="TOC2"/>
            <w:rPr>
              <w:ins w:id="114" w:author="Srinivasan Rakhunathan" w:date="2016-12-27T17:13:00Z"/>
              <w:rFonts w:asciiTheme="minorHAnsi" w:hAnsiTheme="minorHAnsi"/>
              <w:noProof/>
            </w:rPr>
          </w:pPr>
          <w:ins w:id="115" w:author="Srinivasan Rakhunathan" w:date="2016-12-27T17:13:00Z">
            <w:r w:rsidRPr="002E2E73">
              <w:rPr>
                <w:rStyle w:val="Hyperlink"/>
                <w:noProof/>
              </w:rPr>
              <w:fldChar w:fldCharType="begin"/>
            </w:r>
            <w:r w:rsidRPr="002E2E73">
              <w:rPr>
                <w:rStyle w:val="Hyperlink"/>
                <w:noProof/>
              </w:rPr>
              <w:instrText xml:space="preserve"> </w:instrText>
            </w:r>
            <w:r>
              <w:rPr>
                <w:noProof/>
              </w:rPr>
              <w:instrText>HYPERLINK \l "_Toc470622126"</w:instrText>
            </w:r>
            <w:r w:rsidRPr="002E2E73">
              <w:rPr>
                <w:rStyle w:val="Hyperlink"/>
                <w:noProof/>
              </w:rPr>
              <w:instrText xml:space="preserve"> </w:instrText>
            </w:r>
            <w:r w:rsidRPr="002E2E73">
              <w:rPr>
                <w:rStyle w:val="Hyperlink"/>
                <w:noProof/>
              </w:rPr>
              <w:fldChar w:fldCharType="separate"/>
            </w:r>
            <w:r w:rsidRPr="002E2E73">
              <w:rPr>
                <w:rStyle w:val="Hyperlink"/>
                <w:noProof/>
              </w:rPr>
              <w:t>7.1</w:t>
            </w:r>
            <w:r>
              <w:rPr>
                <w:rFonts w:asciiTheme="minorHAnsi" w:hAnsiTheme="minorHAnsi"/>
                <w:noProof/>
              </w:rPr>
              <w:tab/>
            </w:r>
            <w:r w:rsidRPr="002E2E73">
              <w:rPr>
                <w:rStyle w:val="Hyperlink"/>
                <w:noProof/>
              </w:rPr>
              <w:t>Preparing</w:t>
            </w:r>
            <w:r>
              <w:rPr>
                <w:noProof/>
                <w:webHidden/>
              </w:rPr>
              <w:tab/>
            </w:r>
            <w:r>
              <w:rPr>
                <w:noProof/>
                <w:webHidden/>
              </w:rPr>
              <w:fldChar w:fldCharType="begin"/>
            </w:r>
            <w:r>
              <w:rPr>
                <w:noProof/>
                <w:webHidden/>
              </w:rPr>
              <w:instrText xml:space="preserve"> PAGEREF _Toc470622126 \h </w:instrText>
            </w:r>
          </w:ins>
          <w:r>
            <w:rPr>
              <w:noProof/>
              <w:webHidden/>
            </w:rPr>
          </w:r>
          <w:r>
            <w:rPr>
              <w:noProof/>
              <w:webHidden/>
            </w:rPr>
            <w:fldChar w:fldCharType="separate"/>
          </w:r>
          <w:ins w:id="116" w:author="Sanyam Seth" w:date="2017-03-21T16:34:00Z">
            <w:r w:rsidR="00E768F7">
              <w:rPr>
                <w:noProof/>
                <w:webHidden/>
              </w:rPr>
              <w:t>25</w:t>
            </w:r>
          </w:ins>
          <w:ins w:id="117" w:author="Srinivasan Rakhunathan" w:date="2016-12-27T17:13:00Z">
            <w:del w:id="118" w:author="Sanyam Seth" w:date="2017-03-21T16:34:00Z">
              <w:r w:rsidDel="00E768F7">
                <w:rPr>
                  <w:noProof/>
                  <w:webHidden/>
                </w:rPr>
                <w:delText>24</w:delText>
              </w:r>
            </w:del>
            <w:r>
              <w:rPr>
                <w:noProof/>
                <w:webHidden/>
              </w:rPr>
              <w:fldChar w:fldCharType="end"/>
            </w:r>
            <w:r w:rsidRPr="002E2E73">
              <w:rPr>
                <w:rStyle w:val="Hyperlink"/>
                <w:noProof/>
              </w:rPr>
              <w:fldChar w:fldCharType="end"/>
            </w:r>
          </w:ins>
        </w:p>
        <w:p w14:paraId="6BD0153E" w14:textId="68DD98C3" w:rsidR="00F623C3" w:rsidRDefault="00F623C3">
          <w:pPr>
            <w:pStyle w:val="TOC2"/>
            <w:rPr>
              <w:ins w:id="119" w:author="Srinivasan Rakhunathan" w:date="2016-12-27T17:13:00Z"/>
              <w:rFonts w:asciiTheme="minorHAnsi" w:hAnsiTheme="minorHAnsi"/>
              <w:noProof/>
            </w:rPr>
          </w:pPr>
          <w:ins w:id="120" w:author="Srinivasan Rakhunathan" w:date="2016-12-27T17:13:00Z">
            <w:r w:rsidRPr="002E2E73">
              <w:rPr>
                <w:rStyle w:val="Hyperlink"/>
                <w:noProof/>
              </w:rPr>
              <w:fldChar w:fldCharType="begin"/>
            </w:r>
            <w:r w:rsidRPr="002E2E73">
              <w:rPr>
                <w:rStyle w:val="Hyperlink"/>
                <w:noProof/>
              </w:rPr>
              <w:instrText xml:space="preserve"> </w:instrText>
            </w:r>
            <w:r>
              <w:rPr>
                <w:noProof/>
              </w:rPr>
              <w:instrText>HYPERLINK \l "_Toc470622127"</w:instrText>
            </w:r>
            <w:r w:rsidRPr="002E2E73">
              <w:rPr>
                <w:rStyle w:val="Hyperlink"/>
                <w:noProof/>
              </w:rPr>
              <w:instrText xml:space="preserve"> </w:instrText>
            </w:r>
            <w:r w:rsidRPr="002E2E73">
              <w:rPr>
                <w:rStyle w:val="Hyperlink"/>
                <w:noProof/>
              </w:rPr>
              <w:fldChar w:fldCharType="separate"/>
            </w:r>
            <w:r w:rsidRPr="002E2E73">
              <w:rPr>
                <w:rStyle w:val="Hyperlink"/>
                <w:noProof/>
              </w:rPr>
              <w:t>7.2</w:t>
            </w:r>
            <w:r>
              <w:rPr>
                <w:rFonts w:asciiTheme="minorHAnsi" w:hAnsiTheme="minorHAnsi"/>
                <w:noProof/>
              </w:rPr>
              <w:tab/>
            </w:r>
            <w:r w:rsidRPr="002E2E73">
              <w:rPr>
                <w:rStyle w:val="Hyperlink"/>
                <w:noProof/>
              </w:rPr>
              <w:t>Resources Provisioning</w:t>
            </w:r>
            <w:r>
              <w:rPr>
                <w:noProof/>
                <w:webHidden/>
              </w:rPr>
              <w:tab/>
            </w:r>
            <w:r>
              <w:rPr>
                <w:noProof/>
                <w:webHidden/>
              </w:rPr>
              <w:fldChar w:fldCharType="begin"/>
            </w:r>
            <w:r>
              <w:rPr>
                <w:noProof/>
                <w:webHidden/>
              </w:rPr>
              <w:instrText xml:space="preserve"> PAGEREF _Toc470622127 \h </w:instrText>
            </w:r>
          </w:ins>
          <w:r>
            <w:rPr>
              <w:noProof/>
              <w:webHidden/>
            </w:rPr>
          </w:r>
          <w:r>
            <w:rPr>
              <w:noProof/>
              <w:webHidden/>
            </w:rPr>
            <w:fldChar w:fldCharType="separate"/>
          </w:r>
          <w:ins w:id="121" w:author="Sanyam Seth" w:date="2017-03-21T16:34:00Z">
            <w:r w:rsidR="00E768F7">
              <w:rPr>
                <w:noProof/>
                <w:webHidden/>
              </w:rPr>
              <w:t>27</w:t>
            </w:r>
          </w:ins>
          <w:ins w:id="122" w:author="Srinivasan Rakhunathan" w:date="2016-12-27T17:13:00Z">
            <w:del w:id="123" w:author="Sanyam Seth" w:date="2017-03-21T16:34:00Z">
              <w:r w:rsidDel="00E768F7">
                <w:rPr>
                  <w:noProof/>
                  <w:webHidden/>
                </w:rPr>
                <w:delText>25</w:delText>
              </w:r>
            </w:del>
            <w:r>
              <w:rPr>
                <w:noProof/>
                <w:webHidden/>
              </w:rPr>
              <w:fldChar w:fldCharType="end"/>
            </w:r>
            <w:r w:rsidRPr="002E2E73">
              <w:rPr>
                <w:rStyle w:val="Hyperlink"/>
                <w:noProof/>
              </w:rPr>
              <w:fldChar w:fldCharType="end"/>
            </w:r>
          </w:ins>
        </w:p>
        <w:p w14:paraId="28CBDD31" w14:textId="183A4DC1" w:rsidR="00F623C3" w:rsidRDefault="00F623C3">
          <w:pPr>
            <w:pStyle w:val="TOC3"/>
            <w:rPr>
              <w:ins w:id="124" w:author="Srinivasan Rakhunathan" w:date="2016-12-27T17:13:00Z"/>
              <w:rFonts w:asciiTheme="minorHAnsi" w:eastAsiaTheme="minorEastAsia" w:hAnsiTheme="minorHAnsi"/>
              <w:noProof/>
              <w:spacing w:val="0"/>
              <w:sz w:val="22"/>
              <w:szCs w:val="22"/>
            </w:rPr>
          </w:pPr>
          <w:ins w:id="125" w:author="Srinivasan Rakhunathan" w:date="2016-12-27T17:13:00Z">
            <w:r w:rsidRPr="002E2E73">
              <w:rPr>
                <w:rStyle w:val="Hyperlink"/>
                <w:noProof/>
              </w:rPr>
              <w:fldChar w:fldCharType="begin"/>
            </w:r>
            <w:r w:rsidRPr="002E2E73">
              <w:rPr>
                <w:rStyle w:val="Hyperlink"/>
                <w:noProof/>
              </w:rPr>
              <w:instrText xml:space="preserve"> </w:instrText>
            </w:r>
            <w:r>
              <w:rPr>
                <w:noProof/>
              </w:rPr>
              <w:instrText>HYPERLINK \l "_Toc470622128"</w:instrText>
            </w:r>
            <w:r w:rsidRPr="002E2E73">
              <w:rPr>
                <w:rStyle w:val="Hyperlink"/>
                <w:noProof/>
              </w:rPr>
              <w:instrText xml:space="preserve"> </w:instrText>
            </w:r>
            <w:r w:rsidRPr="002E2E73">
              <w:rPr>
                <w:rStyle w:val="Hyperlink"/>
                <w:noProof/>
              </w:rPr>
              <w:fldChar w:fldCharType="separate"/>
            </w:r>
            <w:r w:rsidRPr="002E2E73">
              <w:rPr>
                <w:rStyle w:val="Hyperlink"/>
                <w:noProof/>
              </w:rPr>
              <w:t>7.2.1</w:t>
            </w:r>
            <w:r>
              <w:rPr>
                <w:rFonts w:asciiTheme="minorHAnsi" w:eastAsiaTheme="minorEastAsia" w:hAnsiTheme="minorHAnsi"/>
                <w:noProof/>
                <w:spacing w:val="0"/>
                <w:sz w:val="22"/>
                <w:szCs w:val="22"/>
              </w:rPr>
              <w:tab/>
            </w:r>
            <w:r w:rsidRPr="002E2E73">
              <w:rPr>
                <w:rStyle w:val="Hyperlink"/>
                <w:noProof/>
              </w:rPr>
              <w:t>Scripted Resource Provisioning</w:t>
            </w:r>
            <w:r>
              <w:rPr>
                <w:noProof/>
                <w:webHidden/>
              </w:rPr>
              <w:tab/>
            </w:r>
            <w:r>
              <w:rPr>
                <w:noProof/>
                <w:webHidden/>
              </w:rPr>
              <w:fldChar w:fldCharType="begin"/>
            </w:r>
            <w:r>
              <w:rPr>
                <w:noProof/>
                <w:webHidden/>
              </w:rPr>
              <w:instrText xml:space="preserve"> PAGEREF _Toc470622128 \h </w:instrText>
            </w:r>
          </w:ins>
          <w:r>
            <w:rPr>
              <w:noProof/>
              <w:webHidden/>
            </w:rPr>
          </w:r>
          <w:r>
            <w:rPr>
              <w:noProof/>
              <w:webHidden/>
            </w:rPr>
            <w:fldChar w:fldCharType="separate"/>
          </w:r>
          <w:ins w:id="126" w:author="Sanyam Seth" w:date="2017-03-21T16:34:00Z">
            <w:r w:rsidR="00E768F7">
              <w:rPr>
                <w:noProof/>
                <w:webHidden/>
              </w:rPr>
              <w:t>27</w:t>
            </w:r>
          </w:ins>
          <w:ins w:id="127" w:author="Srinivasan Rakhunathan" w:date="2016-12-27T17:13:00Z">
            <w:del w:id="128" w:author="Sanyam Seth" w:date="2017-03-21T16:34:00Z">
              <w:r w:rsidDel="00E768F7">
                <w:rPr>
                  <w:noProof/>
                  <w:webHidden/>
                </w:rPr>
                <w:delText>25</w:delText>
              </w:r>
            </w:del>
            <w:r>
              <w:rPr>
                <w:noProof/>
                <w:webHidden/>
              </w:rPr>
              <w:fldChar w:fldCharType="end"/>
            </w:r>
            <w:r w:rsidRPr="002E2E73">
              <w:rPr>
                <w:rStyle w:val="Hyperlink"/>
                <w:noProof/>
              </w:rPr>
              <w:fldChar w:fldCharType="end"/>
            </w:r>
          </w:ins>
        </w:p>
        <w:p w14:paraId="2FF16968" w14:textId="0FC5A195" w:rsidR="00F623C3" w:rsidRDefault="00F623C3">
          <w:pPr>
            <w:pStyle w:val="TOC3"/>
            <w:rPr>
              <w:ins w:id="129" w:author="Srinivasan Rakhunathan" w:date="2016-12-27T17:13:00Z"/>
              <w:rFonts w:asciiTheme="minorHAnsi" w:eastAsiaTheme="minorEastAsia" w:hAnsiTheme="minorHAnsi"/>
              <w:noProof/>
              <w:spacing w:val="0"/>
              <w:sz w:val="22"/>
              <w:szCs w:val="22"/>
            </w:rPr>
          </w:pPr>
          <w:ins w:id="130" w:author="Srinivasan Rakhunathan" w:date="2016-12-27T17:13:00Z">
            <w:r w:rsidRPr="002E2E73">
              <w:rPr>
                <w:rStyle w:val="Hyperlink"/>
                <w:noProof/>
              </w:rPr>
              <w:fldChar w:fldCharType="begin"/>
            </w:r>
            <w:r w:rsidRPr="002E2E73">
              <w:rPr>
                <w:rStyle w:val="Hyperlink"/>
                <w:noProof/>
              </w:rPr>
              <w:instrText xml:space="preserve"> </w:instrText>
            </w:r>
            <w:r>
              <w:rPr>
                <w:noProof/>
              </w:rPr>
              <w:instrText>HYPERLINK \l "_Toc470622129"</w:instrText>
            </w:r>
            <w:r w:rsidRPr="002E2E73">
              <w:rPr>
                <w:rStyle w:val="Hyperlink"/>
                <w:noProof/>
              </w:rPr>
              <w:instrText xml:space="preserve"> </w:instrText>
            </w:r>
            <w:r w:rsidRPr="002E2E73">
              <w:rPr>
                <w:rStyle w:val="Hyperlink"/>
                <w:noProof/>
              </w:rPr>
              <w:fldChar w:fldCharType="separate"/>
            </w:r>
            <w:r w:rsidRPr="002E2E73">
              <w:rPr>
                <w:rStyle w:val="Hyperlink"/>
                <w:noProof/>
              </w:rPr>
              <w:t>7.2.2</w:t>
            </w:r>
            <w:r>
              <w:rPr>
                <w:rFonts w:asciiTheme="minorHAnsi" w:eastAsiaTheme="minorEastAsia" w:hAnsiTheme="minorHAnsi"/>
                <w:noProof/>
                <w:spacing w:val="0"/>
                <w:sz w:val="22"/>
                <w:szCs w:val="22"/>
              </w:rPr>
              <w:tab/>
            </w:r>
            <w:r w:rsidRPr="002E2E73">
              <w:rPr>
                <w:rStyle w:val="Hyperlink"/>
                <w:noProof/>
              </w:rPr>
              <w:t>Manual Resource Provisioning</w:t>
            </w:r>
            <w:r>
              <w:rPr>
                <w:noProof/>
                <w:webHidden/>
              </w:rPr>
              <w:tab/>
            </w:r>
            <w:r>
              <w:rPr>
                <w:noProof/>
                <w:webHidden/>
              </w:rPr>
              <w:fldChar w:fldCharType="begin"/>
            </w:r>
            <w:r>
              <w:rPr>
                <w:noProof/>
                <w:webHidden/>
              </w:rPr>
              <w:instrText xml:space="preserve"> PAGEREF _Toc470622129 \h </w:instrText>
            </w:r>
          </w:ins>
          <w:r>
            <w:rPr>
              <w:noProof/>
              <w:webHidden/>
            </w:rPr>
          </w:r>
          <w:r>
            <w:rPr>
              <w:noProof/>
              <w:webHidden/>
            </w:rPr>
            <w:fldChar w:fldCharType="separate"/>
          </w:r>
          <w:ins w:id="131" w:author="Sanyam Seth" w:date="2017-03-21T16:34:00Z">
            <w:r w:rsidR="00E768F7">
              <w:rPr>
                <w:noProof/>
                <w:webHidden/>
              </w:rPr>
              <w:t>29</w:t>
            </w:r>
          </w:ins>
          <w:ins w:id="132" w:author="Srinivasan Rakhunathan" w:date="2016-12-27T17:13:00Z">
            <w:del w:id="133" w:author="Sanyam Seth" w:date="2017-03-21T16:34:00Z">
              <w:r w:rsidDel="00E768F7">
                <w:rPr>
                  <w:noProof/>
                  <w:webHidden/>
                </w:rPr>
                <w:delText>26</w:delText>
              </w:r>
            </w:del>
            <w:r>
              <w:rPr>
                <w:noProof/>
                <w:webHidden/>
              </w:rPr>
              <w:fldChar w:fldCharType="end"/>
            </w:r>
            <w:r w:rsidRPr="002E2E73">
              <w:rPr>
                <w:rStyle w:val="Hyperlink"/>
                <w:noProof/>
              </w:rPr>
              <w:fldChar w:fldCharType="end"/>
            </w:r>
          </w:ins>
        </w:p>
        <w:p w14:paraId="5B6594FE" w14:textId="2BD49B02" w:rsidR="00F623C3" w:rsidRDefault="00F623C3">
          <w:pPr>
            <w:pStyle w:val="TOC1"/>
            <w:tabs>
              <w:tab w:val="left" w:pos="432"/>
            </w:tabs>
            <w:rPr>
              <w:ins w:id="134" w:author="Srinivasan Rakhunathan" w:date="2016-12-27T17:13:00Z"/>
              <w:rFonts w:asciiTheme="minorHAnsi" w:hAnsiTheme="minorHAnsi"/>
              <w:sz w:val="22"/>
            </w:rPr>
          </w:pPr>
          <w:ins w:id="135" w:author="Srinivasan Rakhunathan" w:date="2016-12-27T17:13:00Z">
            <w:r w:rsidRPr="002E2E73">
              <w:rPr>
                <w:rStyle w:val="Hyperlink"/>
              </w:rPr>
              <w:fldChar w:fldCharType="begin"/>
            </w:r>
            <w:r w:rsidRPr="002E2E73">
              <w:rPr>
                <w:rStyle w:val="Hyperlink"/>
              </w:rPr>
              <w:instrText xml:space="preserve"> </w:instrText>
            </w:r>
            <w:r>
              <w:instrText>HYPERLINK \l "_Toc470622130"</w:instrText>
            </w:r>
            <w:r w:rsidRPr="002E2E73">
              <w:rPr>
                <w:rStyle w:val="Hyperlink"/>
              </w:rPr>
              <w:instrText xml:space="preserve"> </w:instrText>
            </w:r>
            <w:r w:rsidRPr="002E2E73">
              <w:rPr>
                <w:rStyle w:val="Hyperlink"/>
              </w:rPr>
              <w:fldChar w:fldCharType="separate"/>
            </w:r>
            <w:r w:rsidRPr="002E2E73">
              <w:rPr>
                <w:rStyle w:val="Hyperlink"/>
              </w:rPr>
              <w:t>8</w:t>
            </w:r>
            <w:r>
              <w:rPr>
                <w:rFonts w:asciiTheme="minorHAnsi" w:hAnsiTheme="minorHAnsi"/>
                <w:sz w:val="22"/>
              </w:rPr>
              <w:tab/>
            </w:r>
            <w:r w:rsidRPr="002E2E73">
              <w:rPr>
                <w:rStyle w:val="Hyperlink"/>
              </w:rPr>
              <w:t>Environment Configuration Files</w:t>
            </w:r>
            <w:r>
              <w:rPr>
                <w:webHidden/>
              </w:rPr>
              <w:tab/>
            </w:r>
            <w:r>
              <w:rPr>
                <w:webHidden/>
              </w:rPr>
              <w:fldChar w:fldCharType="begin"/>
            </w:r>
            <w:r>
              <w:rPr>
                <w:webHidden/>
              </w:rPr>
              <w:instrText xml:space="preserve"> PAGEREF _Toc470622130 \h </w:instrText>
            </w:r>
          </w:ins>
          <w:r>
            <w:rPr>
              <w:webHidden/>
            </w:rPr>
          </w:r>
          <w:r>
            <w:rPr>
              <w:webHidden/>
            </w:rPr>
            <w:fldChar w:fldCharType="separate"/>
          </w:r>
          <w:ins w:id="136" w:author="Sanyam Seth" w:date="2017-03-21T16:34:00Z">
            <w:r w:rsidR="00E768F7">
              <w:rPr>
                <w:webHidden/>
              </w:rPr>
              <w:t>30</w:t>
            </w:r>
          </w:ins>
          <w:ins w:id="137" w:author="Srinivasan Rakhunathan" w:date="2016-12-27T17:13:00Z">
            <w:del w:id="138" w:author="Sanyam Seth" w:date="2017-03-21T16:34:00Z">
              <w:r w:rsidDel="00E768F7">
                <w:rPr>
                  <w:webHidden/>
                </w:rPr>
                <w:delText>28</w:delText>
              </w:r>
            </w:del>
            <w:r>
              <w:rPr>
                <w:webHidden/>
              </w:rPr>
              <w:fldChar w:fldCharType="end"/>
            </w:r>
            <w:r w:rsidRPr="002E2E73">
              <w:rPr>
                <w:rStyle w:val="Hyperlink"/>
              </w:rPr>
              <w:fldChar w:fldCharType="end"/>
            </w:r>
          </w:ins>
        </w:p>
        <w:p w14:paraId="6311C8C9" w14:textId="164B7951" w:rsidR="00F623C3" w:rsidRDefault="00F623C3">
          <w:pPr>
            <w:pStyle w:val="TOC2"/>
            <w:rPr>
              <w:ins w:id="139" w:author="Srinivasan Rakhunathan" w:date="2016-12-27T17:13:00Z"/>
              <w:rFonts w:asciiTheme="minorHAnsi" w:hAnsiTheme="minorHAnsi"/>
              <w:noProof/>
            </w:rPr>
          </w:pPr>
          <w:ins w:id="140" w:author="Srinivasan Rakhunathan" w:date="2016-12-27T17:13:00Z">
            <w:r w:rsidRPr="002E2E73">
              <w:rPr>
                <w:rStyle w:val="Hyperlink"/>
                <w:noProof/>
              </w:rPr>
              <w:fldChar w:fldCharType="begin"/>
            </w:r>
            <w:r w:rsidRPr="002E2E73">
              <w:rPr>
                <w:rStyle w:val="Hyperlink"/>
                <w:noProof/>
              </w:rPr>
              <w:instrText xml:space="preserve"> </w:instrText>
            </w:r>
            <w:r>
              <w:rPr>
                <w:noProof/>
              </w:rPr>
              <w:instrText>HYPERLINK \l "_Toc470622131"</w:instrText>
            </w:r>
            <w:r w:rsidRPr="002E2E73">
              <w:rPr>
                <w:rStyle w:val="Hyperlink"/>
                <w:noProof/>
              </w:rPr>
              <w:instrText xml:space="preserve"> </w:instrText>
            </w:r>
            <w:r w:rsidRPr="002E2E73">
              <w:rPr>
                <w:rStyle w:val="Hyperlink"/>
                <w:noProof/>
              </w:rPr>
              <w:fldChar w:fldCharType="separate"/>
            </w:r>
            <w:r w:rsidRPr="002E2E73">
              <w:rPr>
                <w:rStyle w:val="Hyperlink"/>
                <w:noProof/>
              </w:rPr>
              <w:t>8.1</w:t>
            </w:r>
            <w:r>
              <w:rPr>
                <w:rFonts w:asciiTheme="minorHAnsi" w:hAnsiTheme="minorHAnsi"/>
                <w:noProof/>
              </w:rPr>
              <w:tab/>
            </w:r>
            <w:r w:rsidRPr="002E2E73">
              <w:rPr>
                <w:rStyle w:val="Hyperlink"/>
                <w:noProof/>
              </w:rPr>
              <w:t>Resources Configuration</w:t>
            </w:r>
            <w:r>
              <w:rPr>
                <w:noProof/>
                <w:webHidden/>
              </w:rPr>
              <w:tab/>
            </w:r>
            <w:r>
              <w:rPr>
                <w:noProof/>
                <w:webHidden/>
              </w:rPr>
              <w:fldChar w:fldCharType="begin"/>
            </w:r>
            <w:r>
              <w:rPr>
                <w:noProof/>
                <w:webHidden/>
              </w:rPr>
              <w:instrText xml:space="preserve"> PAGEREF _Toc470622131 \h </w:instrText>
            </w:r>
          </w:ins>
          <w:r>
            <w:rPr>
              <w:noProof/>
              <w:webHidden/>
            </w:rPr>
          </w:r>
          <w:r>
            <w:rPr>
              <w:noProof/>
              <w:webHidden/>
            </w:rPr>
            <w:fldChar w:fldCharType="separate"/>
          </w:r>
          <w:ins w:id="141" w:author="Sanyam Seth" w:date="2017-03-21T16:34:00Z">
            <w:r w:rsidR="00E768F7">
              <w:rPr>
                <w:noProof/>
                <w:webHidden/>
              </w:rPr>
              <w:t>30</w:t>
            </w:r>
          </w:ins>
          <w:ins w:id="142" w:author="Srinivasan Rakhunathan" w:date="2016-12-27T17:13:00Z">
            <w:del w:id="143" w:author="Sanyam Seth" w:date="2017-03-21T16:34:00Z">
              <w:r w:rsidDel="00E768F7">
                <w:rPr>
                  <w:noProof/>
                  <w:webHidden/>
                </w:rPr>
                <w:delText>28</w:delText>
              </w:r>
            </w:del>
            <w:r>
              <w:rPr>
                <w:noProof/>
                <w:webHidden/>
              </w:rPr>
              <w:fldChar w:fldCharType="end"/>
            </w:r>
            <w:r w:rsidRPr="002E2E73">
              <w:rPr>
                <w:rStyle w:val="Hyperlink"/>
                <w:noProof/>
              </w:rPr>
              <w:fldChar w:fldCharType="end"/>
            </w:r>
          </w:ins>
        </w:p>
        <w:p w14:paraId="3C50B22B" w14:textId="6879C6E1" w:rsidR="00F623C3" w:rsidRDefault="00F623C3">
          <w:pPr>
            <w:pStyle w:val="TOC2"/>
            <w:rPr>
              <w:ins w:id="144" w:author="Srinivasan Rakhunathan" w:date="2016-12-27T17:13:00Z"/>
              <w:rFonts w:asciiTheme="minorHAnsi" w:hAnsiTheme="minorHAnsi"/>
              <w:noProof/>
            </w:rPr>
          </w:pPr>
          <w:ins w:id="145" w:author="Srinivasan Rakhunathan" w:date="2016-12-27T17:13:00Z">
            <w:r w:rsidRPr="002E2E73">
              <w:rPr>
                <w:rStyle w:val="Hyperlink"/>
                <w:noProof/>
              </w:rPr>
              <w:fldChar w:fldCharType="begin"/>
            </w:r>
            <w:r w:rsidRPr="002E2E73">
              <w:rPr>
                <w:rStyle w:val="Hyperlink"/>
                <w:noProof/>
              </w:rPr>
              <w:instrText xml:space="preserve"> </w:instrText>
            </w:r>
            <w:r>
              <w:rPr>
                <w:noProof/>
              </w:rPr>
              <w:instrText>HYPERLINK \l "_Toc470622132"</w:instrText>
            </w:r>
            <w:r w:rsidRPr="002E2E73">
              <w:rPr>
                <w:rStyle w:val="Hyperlink"/>
                <w:noProof/>
              </w:rPr>
              <w:instrText xml:space="preserve"> </w:instrText>
            </w:r>
            <w:r w:rsidRPr="002E2E73">
              <w:rPr>
                <w:rStyle w:val="Hyperlink"/>
                <w:noProof/>
              </w:rPr>
              <w:fldChar w:fldCharType="separate"/>
            </w:r>
            <w:r w:rsidRPr="002E2E73">
              <w:rPr>
                <w:rStyle w:val="Hyperlink"/>
                <w:noProof/>
              </w:rPr>
              <w:t>8.2</w:t>
            </w:r>
            <w:r>
              <w:rPr>
                <w:rFonts w:asciiTheme="minorHAnsi" w:hAnsiTheme="minorHAnsi"/>
                <w:noProof/>
              </w:rPr>
              <w:tab/>
            </w:r>
            <w:r w:rsidRPr="002E2E73">
              <w:rPr>
                <w:rStyle w:val="Hyperlink"/>
                <w:noProof/>
              </w:rPr>
              <w:t>Common Configuration</w:t>
            </w:r>
            <w:r>
              <w:rPr>
                <w:noProof/>
                <w:webHidden/>
              </w:rPr>
              <w:tab/>
            </w:r>
            <w:r>
              <w:rPr>
                <w:noProof/>
                <w:webHidden/>
              </w:rPr>
              <w:fldChar w:fldCharType="begin"/>
            </w:r>
            <w:r>
              <w:rPr>
                <w:noProof/>
                <w:webHidden/>
              </w:rPr>
              <w:instrText xml:space="preserve"> PAGEREF _Toc470622132 \h </w:instrText>
            </w:r>
          </w:ins>
          <w:r>
            <w:rPr>
              <w:noProof/>
              <w:webHidden/>
            </w:rPr>
          </w:r>
          <w:r>
            <w:rPr>
              <w:noProof/>
              <w:webHidden/>
            </w:rPr>
            <w:fldChar w:fldCharType="separate"/>
          </w:r>
          <w:ins w:id="146" w:author="Sanyam Seth" w:date="2017-03-21T16:34:00Z">
            <w:r w:rsidR="00E768F7">
              <w:rPr>
                <w:noProof/>
                <w:webHidden/>
              </w:rPr>
              <w:t>31</w:t>
            </w:r>
          </w:ins>
          <w:ins w:id="147" w:author="Srinivasan Rakhunathan" w:date="2016-12-27T17:13:00Z">
            <w:del w:id="148" w:author="Sanyam Seth" w:date="2017-03-21T16:34:00Z">
              <w:r w:rsidDel="00E768F7">
                <w:rPr>
                  <w:noProof/>
                  <w:webHidden/>
                </w:rPr>
                <w:delText>29</w:delText>
              </w:r>
            </w:del>
            <w:r>
              <w:rPr>
                <w:noProof/>
                <w:webHidden/>
              </w:rPr>
              <w:fldChar w:fldCharType="end"/>
            </w:r>
            <w:r w:rsidRPr="002E2E73">
              <w:rPr>
                <w:rStyle w:val="Hyperlink"/>
                <w:noProof/>
              </w:rPr>
              <w:fldChar w:fldCharType="end"/>
            </w:r>
          </w:ins>
        </w:p>
        <w:p w14:paraId="7ECFEBB7" w14:textId="22CF9742" w:rsidR="00F623C3" w:rsidRDefault="00F623C3">
          <w:pPr>
            <w:pStyle w:val="TOC2"/>
            <w:rPr>
              <w:ins w:id="149" w:author="Srinivasan Rakhunathan" w:date="2016-12-27T17:13:00Z"/>
              <w:rFonts w:asciiTheme="minorHAnsi" w:hAnsiTheme="minorHAnsi"/>
              <w:noProof/>
            </w:rPr>
          </w:pPr>
          <w:ins w:id="150" w:author="Srinivasan Rakhunathan" w:date="2016-12-27T17:13:00Z">
            <w:r w:rsidRPr="002E2E73">
              <w:rPr>
                <w:rStyle w:val="Hyperlink"/>
                <w:noProof/>
              </w:rPr>
              <w:lastRenderedPageBreak/>
              <w:fldChar w:fldCharType="begin"/>
            </w:r>
            <w:r w:rsidRPr="002E2E73">
              <w:rPr>
                <w:rStyle w:val="Hyperlink"/>
                <w:noProof/>
              </w:rPr>
              <w:instrText xml:space="preserve"> </w:instrText>
            </w:r>
            <w:r>
              <w:rPr>
                <w:noProof/>
              </w:rPr>
              <w:instrText>HYPERLINK \l "_Toc470622133"</w:instrText>
            </w:r>
            <w:r w:rsidRPr="002E2E73">
              <w:rPr>
                <w:rStyle w:val="Hyperlink"/>
                <w:noProof/>
              </w:rPr>
              <w:instrText xml:space="preserve"> </w:instrText>
            </w:r>
            <w:r w:rsidRPr="002E2E73">
              <w:rPr>
                <w:rStyle w:val="Hyperlink"/>
                <w:noProof/>
              </w:rPr>
              <w:fldChar w:fldCharType="separate"/>
            </w:r>
            <w:r w:rsidRPr="002E2E73">
              <w:rPr>
                <w:rStyle w:val="Hyperlink"/>
                <w:noProof/>
              </w:rPr>
              <w:t>8.3</w:t>
            </w:r>
            <w:r>
              <w:rPr>
                <w:rFonts w:asciiTheme="minorHAnsi" w:hAnsiTheme="minorHAnsi"/>
                <w:noProof/>
              </w:rPr>
              <w:tab/>
            </w:r>
            <w:r w:rsidRPr="002E2E73">
              <w:rPr>
                <w:rStyle w:val="Hyperlink"/>
                <w:noProof/>
              </w:rPr>
              <w:t>Deployment configuration.</w:t>
            </w:r>
            <w:r>
              <w:rPr>
                <w:noProof/>
                <w:webHidden/>
              </w:rPr>
              <w:tab/>
            </w:r>
            <w:r>
              <w:rPr>
                <w:noProof/>
                <w:webHidden/>
              </w:rPr>
              <w:fldChar w:fldCharType="begin"/>
            </w:r>
            <w:r>
              <w:rPr>
                <w:noProof/>
                <w:webHidden/>
              </w:rPr>
              <w:instrText xml:space="preserve"> PAGEREF _Toc470622133 \h </w:instrText>
            </w:r>
          </w:ins>
          <w:r>
            <w:rPr>
              <w:noProof/>
              <w:webHidden/>
            </w:rPr>
          </w:r>
          <w:r>
            <w:rPr>
              <w:noProof/>
              <w:webHidden/>
            </w:rPr>
            <w:fldChar w:fldCharType="separate"/>
          </w:r>
          <w:ins w:id="151" w:author="Sanyam Seth" w:date="2017-03-21T16:34:00Z">
            <w:r w:rsidR="00E768F7">
              <w:rPr>
                <w:noProof/>
                <w:webHidden/>
              </w:rPr>
              <w:t>36</w:t>
            </w:r>
          </w:ins>
          <w:ins w:id="152" w:author="Srinivasan Rakhunathan" w:date="2016-12-27T17:13:00Z">
            <w:del w:id="153" w:author="Sanyam Seth" w:date="2017-03-21T16:34:00Z">
              <w:r w:rsidDel="00E768F7">
                <w:rPr>
                  <w:noProof/>
                  <w:webHidden/>
                </w:rPr>
                <w:delText>33</w:delText>
              </w:r>
            </w:del>
            <w:r>
              <w:rPr>
                <w:noProof/>
                <w:webHidden/>
              </w:rPr>
              <w:fldChar w:fldCharType="end"/>
            </w:r>
            <w:r w:rsidRPr="002E2E73">
              <w:rPr>
                <w:rStyle w:val="Hyperlink"/>
                <w:noProof/>
              </w:rPr>
              <w:fldChar w:fldCharType="end"/>
            </w:r>
          </w:ins>
        </w:p>
        <w:p w14:paraId="0992D25B" w14:textId="10EA7993" w:rsidR="00F623C3" w:rsidRDefault="00F623C3">
          <w:pPr>
            <w:pStyle w:val="TOC1"/>
            <w:tabs>
              <w:tab w:val="left" w:pos="432"/>
            </w:tabs>
            <w:rPr>
              <w:ins w:id="154" w:author="Srinivasan Rakhunathan" w:date="2016-12-27T17:13:00Z"/>
              <w:rFonts w:asciiTheme="minorHAnsi" w:hAnsiTheme="minorHAnsi"/>
              <w:sz w:val="22"/>
            </w:rPr>
          </w:pPr>
          <w:ins w:id="155" w:author="Srinivasan Rakhunathan" w:date="2016-12-27T17:13:00Z">
            <w:r w:rsidRPr="002E2E73">
              <w:rPr>
                <w:rStyle w:val="Hyperlink"/>
              </w:rPr>
              <w:fldChar w:fldCharType="begin"/>
            </w:r>
            <w:r w:rsidRPr="002E2E73">
              <w:rPr>
                <w:rStyle w:val="Hyperlink"/>
              </w:rPr>
              <w:instrText xml:space="preserve"> </w:instrText>
            </w:r>
            <w:r>
              <w:instrText>HYPERLINK \l "_Toc470622134"</w:instrText>
            </w:r>
            <w:r w:rsidRPr="002E2E73">
              <w:rPr>
                <w:rStyle w:val="Hyperlink"/>
              </w:rPr>
              <w:instrText xml:space="preserve"> </w:instrText>
            </w:r>
            <w:r w:rsidRPr="002E2E73">
              <w:rPr>
                <w:rStyle w:val="Hyperlink"/>
              </w:rPr>
              <w:fldChar w:fldCharType="separate"/>
            </w:r>
            <w:r w:rsidRPr="002E2E73">
              <w:rPr>
                <w:rStyle w:val="Hyperlink"/>
              </w:rPr>
              <w:t>9</w:t>
            </w:r>
            <w:r>
              <w:rPr>
                <w:rFonts w:asciiTheme="minorHAnsi" w:hAnsiTheme="minorHAnsi"/>
                <w:sz w:val="22"/>
              </w:rPr>
              <w:tab/>
            </w:r>
            <w:r w:rsidRPr="002E2E73">
              <w:rPr>
                <w:rStyle w:val="Hyperlink"/>
              </w:rPr>
              <w:t>Master Data Provisioning</w:t>
            </w:r>
            <w:r>
              <w:rPr>
                <w:webHidden/>
              </w:rPr>
              <w:tab/>
            </w:r>
            <w:r>
              <w:rPr>
                <w:webHidden/>
              </w:rPr>
              <w:fldChar w:fldCharType="begin"/>
            </w:r>
            <w:r>
              <w:rPr>
                <w:webHidden/>
              </w:rPr>
              <w:instrText xml:space="preserve"> PAGEREF _Toc470622134 \h </w:instrText>
            </w:r>
          </w:ins>
          <w:r>
            <w:rPr>
              <w:webHidden/>
            </w:rPr>
          </w:r>
          <w:r>
            <w:rPr>
              <w:webHidden/>
            </w:rPr>
            <w:fldChar w:fldCharType="separate"/>
          </w:r>
          <w:ins w:id="156" w:author="Sanyam Seth" w:date="2017-03-21T16:34:00Z">
            <w:r w:rsidR="00E768F7">
              <w:rPr>
                <w:webHidden/>
              </w:rPr>
              <w:t>38</w:t>
            </w:r>
          </w:ins>
          <w:ins w:id="157" w:author="Srinivasan Rakhunathan" w:date="2016-12-27T17:13:00Z">
            <w:del w:id="158" w:author="Sanyam Seth" w:date="2017-03-21T16:34:00Z">
              <w:r w:rsidDel="00E768F7">
                <w:rPr>
                  <w:webHidden/>
                </w:rPr>
                <w:delText>35</w:delText>
              </w:r>
            </w:del>
            <w:r>
              <w:rPr>
                <w:webHidden/>
              </w:rPr>
              <w:fldChar w:fldCharType="end"/>
            </w:r>
            <w:r w:rsidRPr="002E2E73">
              <w:rPr>
                <w:rStyle w:val="Hyperlink"/>
              </w:rPr>
              <w:fldChar w:fldCharType="end"/>
            </w:r>
          </w:ins>
        </w:p>
        <w:p w14:paraId="609C9EBC" w14:textId="0E46B188" w:rsidR="00F623C3" w:rsidRDefault="00F623C3">
          <w:pPr>
            <w:pStyle w:val="TOC1"/>
            <w:tabs>
              <w:tab w:val="left" w:pos="864"/>
            </w:tabs>
            <w:rPr>
              <w:ins w:id="159" w:author="Srinivasan Rakhunathan" w:date="2016-12-27T17:13:00Z"/>
              <w:rFonts w:asciiTheme="minorHAnsi" w:hAnsiTheme="minorHAnsi"/>
              <w:sz w:val="22"/>
            </w:rPr>
          </w:pPr>
          <w:ins w:id="160" w:author="Srinivasan Rakhunathan" w:date="2016-12-27T17:13:00Z">
            <w:r w:rsidRPr="002E2E73">
              <w:rPr>
                <w:rStyle w:val="Hyperlink"/>
              </w:rPr>
              <w:fldChar w:fldCharType="begin"/>
            </w:r>
            <w:r w:rsidRPr="002E2E73">
              <w:rPr>
                <w:rStyle w:val="Hyperlink"/>
              </w:rPr>
              <w:instrText xml:space="preserve"> </w:instrText>
            </w:r>
            <w:r>
              <w:instrText>HYPERLINK \l "_Toc470622135"</w:instrText>
            </w:r>
            <w:r w:rsidRPr="002E2E73">
              <w:rPr>
                <w:rStyle w:val="Hyperlink"/>
              </w:rPr>
              <w:instrText xml:space="preserve"> </w:instrText>
            </w:r>
            <w:r w:rsidRPr="002E2E73">
              <w:rPr>
                <w:rStyle w:val="Hyperlink"/>
              </w:rPr>
              <w:fldChar w:fldCharType="separate"/>
            </w:r>
            <w:r w:rsidRPr="002E2E73">
              <w:rPr>
                <w:rStyle w:val="Hyperlink"/>
              </w:rPr>
              <w:t>10</w:t>
            </w:r>
            <w:r>
              <w:rPr>
                <w:rFonts w:asciiTheme="minorHAnsi" w:hAnsiTheme="minorHAnsi"/>
                <w:sz w:val="22"/>
              </w:rPr>
              <w:tab/>
            </w:r>
            <w:r w:rsidRPr="002E2E73">
              <w:rPr>
                <w:rStyle w:val="Hyperlink"/>
              </w:rPr>
              <w:t>Release Deployment</w:t>
            </w:r>
            <w:r>
              <w:rPr>
                <w:webHidden/>
              </w:rPr>
              <w:tab/>
            </w:r>
            <w:r>
              <w:rPr>
                <w:webHidden/>
              </w:rPr>
              <w:fldChar w:fldCharType="begin"/>
            </w:r>
            <w:r>
              <w:rPr>
                <w:webHidden/>
              </w:rPr>
              <w:instrText xml:space="preserve"> PAGEREF _Toc470622135 \h </w:instrText>
            </w:r>
          </w:ins>
          <w:r>
            <w:rPr>
              <w:webHidden/>
            </w:rPr>
          </w:r>
          <w:r>
            <w:rPr>
              <w:webHidden/>
            </w:rPr>
            <w:fldChar w:fldCharType="separate"/>
          </w:r>
          <w:ins w:id="161" w:author="Sanyam Seth" w:date="2017-03-21T16:34:00Z">
            <w:r w:rsidR="00E768F7">
              <w:rPr>
                <w:webHidden/>
              </w:rPr>
              <w:t>39</w:t>
            </w:r>
          </w:ins>
          <w:ins w:id="162" w:author="Srinivasan Rakhunathan" w:date="2016-12-27T17:13:00Z">
            <w:del w:id="163" w:author="Sanyam Seth" w:date="2017-03-21T16:34:00Z">
              <w:r w:rsidDel="00E768F7">
                <w:rPr>
                  <w:webHidden/>
                </w:rPr>
                <w:delText>36</w:delText>
              </w:r>
            </w:del>
            <w:r>
              <w:rPr>
                <w:webHidden/>
              </w:rPr>
              <w:fldChar w:fldCharType="end"/>
            </w:r>
            <w:r w:rsidRPr="002E2E73">
              <w:rPr>
                <w:rStyle w:val="Hyperlink"/>
              </w:rPr>
              <w:fldChar w:fldCharType="end"/>
            </w:r>
          </w:ins>
        </w:p>
        <w:p w14:paraId="73827C8B" w14:textId="49155991" w:rsidR="00F623C3" w:rsidRDefault="00F623C3">
          <w:pPr>
            <w:pStyle w:val="TOC1"/>
            <w:tabs>
              <w:tab w:val="left" w:pos="864"/>
            </w:tabs>
            <w:rPr>
              <w:ins w:id="164" w:author="Srinivasan Rakhunathan" w:date="2016-12-27T17:13:00Z"/>
              <w:rFonts w:asciiTheme="minorHAnsi" w:hAnsiTheme="minorHAnsi"/>
              <w:sz w:val="22"/>
            </w:rPr>
          </w:pPr>
          <w:ins w:id="165" w:author="Srinivasan Rakhunathan" w:date="2016-12-27T17:13:00Z">
            <w:r w:rsidRPr="002E2E73">
              <w:rPr>
                <w:rStyle w:val="Hyperlink"/>
              </w:rPr>
              <w:fldChar w:fldCharType="begin"/>
            </w:r>
            <w:r w:rsidRPr="002E2E73">
              <w:rPr>
                <w:rStyle w:val="Hyperlink"/>
              </w:rPr>
              <w:instrText xml:space="preserve"> </w:instrText>
            </w:r>
            <w:r>
              <w:instrText>HYPERLINK \l "_Toc470622136"</w:instrText>
            </w:r>
            <w:r w:rsidRPr="002E2E73">
              <w:rPr>
                <w:rStyle w:val="Hyperlink"/>
              </w:rPr>
              <w:instrText xml:space="preserve"> </w:instrText>
            </w:r>
            <w:r w:rsidRPr="002E2E73">
              <w:rPr>
                <w:rStyle w:val="Hyperlink"/>
              </w:rPr>
              <w:fldChar w:fldCharType="separate"/>
            </w:r>
            <w:r w:rsidRPr="002E2E73">
              <w:rPr>
                <w:rStyle w:val="Hyperlink"/>
              </w:rPr>
              <w:t>11</w:t>
            </w:r>
            <w:r>
              <w:rPr>
                <w:rFonts w:asciiTheme="minorHAnsi" w:hAnsiTheme="minorHAnsi"/>
                <w:sz w:val="22"/>
              </w:rPr>
              <w:tab/>
            </w:r>
            <w:r w:rsidRPr="002E2E73">
              <w:rPr>
                <w:rStyle w:val="Hyperlink"/>
              </w:rPr>
              <w:t>Data Provisioning</w:t>
            </w:r>
            <w:r>
              <w:rPr>
                <w:webHidden/>
              </w:rPr>
              <w:tab/>
            </w:r>
            <w:r>
              <w:rPr>
                <w:webHidden/>
              </w:rPr>
              <w:fldChar w:fldCharType="begin"/>
            </w:r>
            <w:r>
              <w:rPr>
                <w:webHidden/>
              </w:rPr>
              <w:instrText xml:space="preserve"> PAGEREF _Toc470622136 \h </w:instrText>
            </w:r>
          </w:ins>
          <w:r>
            <w:rPr>
              <w:webHidden/>
            </w:rPr>
          </w:r>
          <w:r>
            <w:rPr>
              <w:webHidden/>
            </w:rPr>
            <w:fldChar w:fldCharType="separate"/>
          </w:r>
          <w:ins w:id="166" w:author="Sanyam Seth" w:date="2017-03-21T16:34:00Z">
            <w:r w:rsidR="00E768F7">
              <w:rPr>
                <w:webHidden/>
              </w:rPr>
              <w:t>41</w:t>
            </w:r>
          </w:ins>
          <w:ins w:id="167" w:author="Srinivasan Rakhunathan" w:date="2016-12-27T17:13:00Z">
            <w:del w:id="168" w:author="Sanyam Seth" w:date="2017-03-21T16:34:00Z">
              <w:r w:rsidDel="00E768F7">
                <w:rPr>
                  <w:webHidden/>
                </w:rPr>
                <w:delText>38</w:delText>
              </w:r>
            </w:del>
            <w:r>
              <w:rPr>
                <w:webHidden/>
              </w:rPr>
              <w:fldChar w:fldCharType="end"/>
            </w:r>
            <w:r w:rsidRPr="002E2E73">
              <w:rPr>
                <w:rStyle w:val="Hyperlink"/>
              </w:rPr>
              <w:fldChar w:fldCharType="end"/>
            </w:r>
          </w:ins>
        </w:p>
        <w:p w14:paraId="6FF0D010" w14:textId="5319DB21" w:rsidR="00F623C3" w:rsidRDefault="00F623C3">
          <w:pPr>
            <w:pStyle w:val="TOC2"/>
            <w:rPr>
              <w:ins w:id="169" w:author="Srinivasan Rakhunathan" w:date="2016-12-27T17:13:00Z"/>
              <w:rFonts w:asciiTheme="minorHAnsi" w:hAnsiTheme="minorHAnsi"/>
              <w:noProof/>
            </w:rPr>
          </w:pPr>
          <w:ins w:id="170" w:author="Srinivasan Rakhunathan" w:date="2016-12-27T17:13:00Z">
            <w:r w:rsidRPr="002E2E73">
              <w:rPr>
                <w:rStyle w:val="Hyperlink"/>
                <w:noProof/>
              </w:rPr>
              <w:fldChar w:fldCharType="begin"/>
            </w:r>
            <w:r w:rsidRPr="002E2E73">
              <w:rPr>
                <w:rStyle w:val="Hyperlink"/>
                <w:noProof/>
              </w:rPr>
              <w:instrText xml:space="preserve"> </w:instrText>
            </w:r>
            <w:r>
              <w:rPr>
                <w:noProof/>
              </w:rPr>
              <w:instrText>HYPERLINK \l "_Toc470622137"</w:instrText>
            </w:r>
            <w:r w:rsidRPr="002E2E73">
              <w:rPr>
                <w:rStyle w:val="Hyperlink"/>
                <w:noProof/>
              </w:rPr>
              <w:instrText xml:space="preserve"> </w:instrText>
            </w:r>
            <w:r w:rsidRPr="002E2E73">
              <w:rPr>
                <w:rStyle w:val="Hyperlink"/>
                <w:noProof/>
              </w:rPr>
              <w:fldChar w:fldCharType="separate"/>
            </w:r>
            <w:r w:rsidRPr="002E2E73">
              <w:rPr>
                <w:rStyle w:val="Hyperlink"/>
                <w:noProof/>
              </w:rPr>
              <w:t>11.1</w:t>
            </w:r>
            <w:r>
              <w:rPr>
                <w:rFonts w:asciiTheme="minorHAnsi" w:hAnsiTheme="minorHAnsi"/>
                <w:noProof/>
              </w:rPr>
              <w:tab/>
            </w:r>
            <w:r w:rsidRPr="002E2E73">
              <w:rPr>
                <w:rStyle w:val="Hyperlink"/>
                <w:noProof/>
              </w:rPr>
              <w:t>Application Data</w:t>
            </w:r>
            <w:r>
              <w:rPr>
                <w:noProof/>
                <w:webHidden/>
              </w:rPr>
              <w:tab/>
            </w:r>
            <w:r>
              <w:rPr>
                <w:noProof/>
                <w:webHidden/>
              </w:rPr>
              <w:fldChar w:fldCharType="begin"/>
            </w:r>
            <w:r>
              <w:rPr>
                <w:noProof/>
                <w:webHidden/>
              </w:rPr>
              <w:instrText xml:space="preserve"> PAGEREF _Toc470622137 \h </w:instrText>
            </w:r>
          </w:ins>
          <w:r>
            <w:rPr>
              <w:noProof/>
              <w:webHidden/>
            </w:rPr>
          </w:r>
          <w:r>
            <w:rPr>
              <w:noProof/>
              <w:webHidden/>
            </w:rPr>
            <w:fldChar w:fldCharType="separate"/>
          </w:r>
          <w:ins w:id="171" w:author="Sanyam Seth" w:date="2017-03-21T16:34:00Z">
            <w:r w:rsidR="00E768F7">
              <w:rPr>
                <w:noProof/>
                <w:webHidden/>
              </w:rPr>
              <w:t>41</w:t>
            </w:r>
          </w:ins>
          <w:ins w:id="172" w:author="Srinivasan Rakhunathan" w:date="2016-12-27T17:13:00Z">
            <w:del w:id="173" w:author="Sanyam Seth" w:date="2017-03-21T16:34:00Z">
              <w:r w:rsidDel="00E768F7">
                <w:rPr>
                  <w:noProof/>
                  <w:webHidden/>
                </w:rPr>
                <w:delText>38</w:delText>
              </w:r>
            </w:del>
            <w:r>
              <w:rPr>
                <w:noProof/>
                <w:webHidden/>
              </w:rPr>
              <w:fldChar w:fldCharType="end"/>
            </w:r>
            <w:r w:rsidRPr="002E2E73">
              <w:rPr>
                <w:rStyle w:val="Hyperlink"/>
                <w:noProof/>
              </w:rPr>
              <w:fldChar w:fldCharType="end"/>
            </w:r>
          </w:ins>
        </w:p>
        <w:p w14:paraId="046AE17D" w14:textId="21F85775" w:rsidR="00F623C3" w:rsidRDefault="00F623C3">
          <w:pPr>
            <w:pStyle w:val="TOC2"/>
            <w:rPr>
              <w:ins w:id="174" w:author="Srinivasan Rakhunathan" w:date="2016-12-27T17:13:00Z"/>
              <w:rFonts w:asciiTheme="minorHAnsi" w:hAnsiTheme="minorHAnsi"/>
              <w:noProof/>
            </w:rPr>
          </w:pPr>
          <w:ins w:id="175" w:author="Srinivasan Rakhunathan" w:date="2016-12-27T17:13:00Z">
            <w:r w:rsidRPr="002E2E73">
              <w:rPr>
                <w:rStyle w:val="Hyperlink"/>
                <w:noProof/>
              </w:rPr>
              <w:fldChar w:fldCharType="begin"/>
            </w:r>
            <w:r w:rsidRPr="002E2E73">
              <w:rPr>
                <w:rStyle w:val="Hyperlink"/>
                <w:noProof/>
              </w:rPr>
              <w:instrText xml:space="preserve"> </w:instrText>
            </w:r>
            <w:r>
              <w:rPr>
                <w:noProof/>
              </w:rPr>
              <w:instrText>HYPERLINK \l "_Toc470622138"</w:instrText>
            </w:r>
            <w:r w:rsidRPr="002E2E73">
              <w:rPr>
                <w:rStyle w:val="Hyperlink"/>
                <w:noProof/>
              </w:rPr>
              <w:instrText xml:space="preserve"> </w:instrText>
            </w:r>
            <w:r w:rsidRPr="002E2E73">
              <w:rPr>
                <w:rStyle w:val="Hyperlink"/>
                <w:noProof/>
              </w:rPr>
              <w:fldChar w:fldCharType="separate"/>
            </w:r>
            <w:r w:rsidRPr="002E2E73">
              <w:rPr>
                <w:rStyle w:val="Hyperlink"/>
                <w:noProof/>
              </w:rPr>
              <w:t>11.2</w:t>
            </w:r>
            <w:r>
              <w:rPr>
                <w:rFonts w:asciiTheme="minorHAnsi" w:hAnsiTheme="minorHAnsi"/>
                <w:noProof/>
              </w:rPr>
              <w:tab/>
            </w:r>
            <w:r w:rsidRPr="002E2E73">
              <w:rPr>
                <w:rStyle w:val="Hyperlink"/>
                <w:noProof/>
              </w:rPr>
              <w:t>Team Statistics</w:t>
            </w:r>
            <w:r>
              <w:rPr>
                <w:noProof/>
                <w:webHidden/>
              </w:rPr>
              <w:tab/>
            </w:r>
            <w:r>
              <w:rPr>
                <w:noProof/>
                <w:webHidden/>
              </w:rPr>
              <w:fldChar w:fldCharType="begin"/>
            </w:r>
            <w:r>
              <w:rPr>
                <w:noProof/>
                <w:webHidden/>
              </w:rPr>
              <w:instrText xml:space="preserve"> PAGEREF _Toc470622138 \h </w:instrText>
            </w:r>
          </w:ins>
          <w:r>
            <w:rPr>
              <w:noProof/>
              <w:webHidden/>
            </w:rPr>
          </w:r>
          <w:r>
            <w:rPr>
              <w:noProof/>
              <w:webHidden/>
            </w:rPr>
            <w:fldChar w:fldCharType="separate"/>
          </w:r>
          <w:ins w:id="176" w:author="Sanyam Seth" w:date="2017-03-21T16:34:00Z">
            <w:r w:rsidR="00E768F7">
              <w:rPr>
                <w:noProof/>
                <w:webHidden/>
              </w:rPr>
              <w:t>41</w:t>
            </w:r>
          </w:ins>
          <w:ins w:id="177" w:author="Srinivasan Rakhunathan" w:date="2016-12-27T17:13:00Z">
            <w:del w:id="178" w:author="Sanyam Seth" w:date="2017-03-21T16:34:00Z">
              <w:r w:rsidDel="00E768F7">
                <w:rPr>
                  <w:noProof/>
                  <w:webHidden/>
                </w:rPr>
                <w:delText>38</w:delText>
              </w:r>
            </w:del>
            <w:r>
              <w:rPr>
                <w:noProof/>
                <w:webHidden/>
              </w:rPr>
              <w:fldChar w:fldCharType="end"/>
            </w:r>
            <w:r w:rsidRPr="002E2E73">
              <w:rPr>
                <w:rStyle w:val="Hyperlink"/>
                <w:noProof/>
              </w:rPr>
              <w:fldChar w:fldCharType="end"/>
            </w:r>
          </w:ins>
        </w:p>
        <w:p w14:paraId="13592CA3" w14:textId="4F3FEE82" w:rsidR="00F623C3" w:rsidRDefault="00F623C3">
          <w:pPr>
            <w:pStyle w:val="TOC2"/>
            <w:rPr>
              <w:ins w:id="179" w:author="Srinivasan Rakhunathan" w:date="2016-12-27T17:13:00Z"/>
              <w:rFonts w:asciiTheme="minorHAnsi" w:hAnsiTheme="minorHAnsi"/>
              <w:noProof/>
            </w:rPr>
          </w:pPr>
          <w:ins w:id="180" w:author="Srinivasan Rakhunathan" w:date="2016-12-27T17:13:00Z">
            <w:r w:rsidRPr="002E2E73">
              <w:rPr>
                <w:rStyle w:val="Hyperlink"/>
                <w:noProof/>
              </w:rPr>
              <w:fldChar w:fldCharType="begin"/>
            </w:r>
            <w:r w:rsidRPr="002E2E73">
              <w:rPr>
                <w:rStyle w:val="Hyperlink"/>
                <w:noProof/>
              </w:rPr>
              <w:instrText xml:space="preserve"> </w:instrText>
            </w:r>
            <w:r>
              <w:rPr>
                <w:noProof/>
              </w:rPr>
              <w:instrText>HYPERLINK \l "_Toc470622139"</w:instrText>
            </w:r>
            <w:r w:rsidRPr="002E2E73">
              <w:rPr>
                <w:rStyle w:val="Hyperlink"/>
                <w:noProof/>
              </w:rPr>
              <w:instrText xml:space="preserve"> </w:instrText>
            </w:r>
            <w:r w:rsidRPr="002E2E73">
              <w:rPr>
                <w:rStyle w:val="Hyperlink"/>
                <w:noProof/>
              </w:rPr>
              <w:fldChar w:fldCharType="separate"/>
            </w:r>
            <w:r w:rsidRPr="002E2E73">
              <w:rPr>
                <w:rStyle w:val="Hyperlink"/>
                <w:noProof/>
              </w:rPr>
              <w:t>11.3</w:t>
            </w:r>
            <w:r>
              <w:rPr>
                <w:rFonts w:asciiTheme="minorHAnsi" w:hAnsiTheme="minorHAnsi"/>
                <w:noProof/>
              </w:rPr>
              <w:tab/>
            </w:r>
            <w:r w:rsidRPr="002E2E73">
              <w:rPr>
                <w:rStyle w:val="Hyperlink"/>
                <w:noProof/>
              </w:rPr>
              <w:t>Application Resources</w:t>
            </w:r>
            <w:r>
              <w:rPr>
                <w:noProof/>
                <w:webHidden/>
              </w:rPr>
              <w:tab/>
            </w:r>
            <w:r>
              <w:rPr>
                <w:noProof/>
                <w:webHidden/>
              </w:rPr>
              <w:fldChar w:fldCharType="begin"/>
            </w:r>
            <w:r>
              <w:rPr>
                <w:noProof/>
                <w:webHidden/>
              </w:rPr>
              <w:instrText xml:space="preserve"> PAGEREF _Toc470622139 \h </w:instrText>
            </w:r>
          </w:ins>
          <w:r>
            <w:rPr>
              <w:noProof/>
              <w:webHidden/>
            </w:rPr>
          </w:r>
          <w:r>
            <w:rPr>
              <w:noProof/>
              <w:webHidden/>
            </w:rPr>
            <w:fldChar w:fldCharType="separate"/>
          </w:r>
          <w:ins w:id="181" w:author="Sanyam Seth" w:date="2017-03-21T16:34:00Z">
            <w:r w:rsidR="00E768F7">
              <w:rPr>
                <w:noProof/>
                <w:webHidden/>
              </w:rPr>
              <w:t>42</w:t>
            </w:r>
          </w:ins>
          <w:ins w:id="182" w:author="Srinivasan Rakhunathan" w:date="2016-12-27T17:13:00Z">
            <w:del w:id="183" w:author="Sanyam Seth" w:date="2017-03-21T16:34:00Z">
              <w:r w:rsidDel="00E768F7">
                <w:rPr>
                  <w:noProof/>
                  <w:webHidden/>
                </w:rPr>
                <w:delText>39</w:delText>
              </w:r>
            </w:del>
            <w:r>
              <w:rPr>
                <w:noProof/>
                <w:webHidden/>
              </w:rPr>
              <w:fldChar w:fldCharType="end"/>
            </w:r>
            <w:r w:rsidRPr="002E2E73">
              <w:rPr>
                <w:rStyle w:val="Hyperlink"/>
                <w:noProof/>
              </w:rPr>
              <w:fldChar w:fldCharType="end"/>
            </w:r>
          </w:ins>
        </w:p>
        <w:p w14:paraId="5F1233D8" w14:textId="62ADC43F" w:rsidR="00F623C3" w:rsidRDefault="00F623C3">
          <w:pPr>
            <w:pStyle w:val="TOC1"/>
            <w:tabs>
              <w:tab w:val="left" w:pos="864"/>
            </w:tabs>
            <w:rPr>
              <w:ins w:id="184" w:author="Srinivasan Rakhunathan" w:date="2016-12-27T17:13:00Z"/>
              <w:rFonts w:asciiTheme="minorHAnsi" w:hAnsiTheme="minorHAnsi"/>
              <w:sz w:val="22"/>
            </w:rPr>
          </w:pPr>
          <w:ins w:id="185" w:author="Srinivasan Rakhunathan" w:date="2016-12-27T17:13:00Z">
            <w:r w:rsidRPr="002E2E73">
              <w:rPr>
                <w:rStyle w:val="Hyperlink"/>
              </w:rPr>
              <w:fldChar w:fldCharType="begin"/>
            </w:r>
            <w:r w:rsidRPr="002E2E73">
              <w:rPr>
                <w:rStyle w:val="Hyperlink"/>
              </w:rPr>
              <w:instrText xml:space="preserve"> </w:instrText>
            </w:r>
            <w:r>
              <w:instrText>HYPERLINK \l "_Toc470622140"</w:instrText>
            </w:r>
            <w:r w:rsidRPr="002E2E73">
              <w:rPr>
                <w:rStyle w:val="Hyperlink"/>
              </w:rPr>
              <w:instrText xml:space="preserve"> </w:instrText>
            </w:r>
            <w:r w:rsidRPr="002E2E73">
              <w:rPr>
                <w:rStyle w:val="Hyperlink"/>
              </w:rPr>
              <w:fldChar w:fldCharType="separate"/>
            </w:r>
            <w:r w:rsidRPr="002E2E73">
              <w:rPr>
                <w:rStyle w:val="Hyperlink"/>
              </w:rPr>
              <w:t>12</w:t>
            </w:r>
            <w:r>
              <w:rPr>
                <w:rFonts w:asciiTheme="minorHAnsi" w:hAnsiTheme="minorHAnsi"/>
                <w:sz w:val="22"/>
              </w:rPr>
              <w:tab/>
            </w:r>
            <w:r w:rsidRPr="002E2E73">
              <w:rPr>
                <w:rStyle w:val="Hyperlink"/>
              </w:rPr>
              <w:t>Appendix A: Application Role Definition</w:t>
            </w:r>
            <w:r>
              <w:rPr>
                <w:webHidden/>
              </w:rPr>
              <w:tab/>
            </w:r>
            <w:r>
              <w:rPr>
                <w:webHidden/>
              </w:rPr>
              <w:fldChar w:fldCharType="begin"/>
            </w:r>
            <w:r>
              <w:rPr>
                <w:webHidden/>
              </w:rPr>
              <w:instrText xml:space="preserve"> PAGEREF _Toc470622140 \h </w:instrText>
            </w:r>
          </w:ins>
          <w:r>
            <w:rPr>
              <w:webHidden/>
            </w:rPr>
          </w:r>
          <w:r>
            <w:rPr>
              <w:webHidden/>
            </w:rPr>
            <w:fldChar w:fldCharType="separate"/>
          </w:r>
          <w:ins w:id="186" w:author="Sanyam Seth" w:date="2017-03-21T16:34:00Z">
            <w:r w:rsidR="00E768F7">
              <w:rPr>
                <w:webHidden/>
              </w:rPr>
              <w:t>43</w:t>
            </w:r>
          </w:ins>
          <w:ins w:id="187" w:author="Srinivasan Rakhunathan" w:date="2016-12-27T17:13:00Z">
            <w:del w:id="188" w:author="Sanyam Seth" w:date="2017-03-21T16:34:00Z">
              <w:r w:rsidDel="00E768F7">
                <w:rPr>
                  <w:webHidden/>
                </w:rPr>
                <w:delText>40</w:delText>
              </w:r>
            </w:del>
            <w:r>
              <w:rPr>
                <w:webHidden/>
              </w:rPr>
              <w:fldChar w:fldCharType="end"/>
            </w:r>
            <w:r w:rsidRPr="002E2E73">
              <w:rPr>
                <w:rStyle w:val="Hyperlink"/>
              </w:rPr>
              <w:fldChar w:fldCharType="end"/>
            </w:r>
          </w:ins>
        </w:p>
        <w:p w14:paraId="585BBC03" w14:textId="3F4E889E" w:rsidR="00F623C3" w:rsidRDefault="00F623C3">
          <w:pPr>
            <w:pStyle w:val="TOC1"/>
            <w:tabs>
              <w:tab w:val="left" w:pos="864"/>
            </w:tabs>
            <w:rPr>
              <w:ins w:id="189" w:author="Srinivasan Rakhunathan" w:date="2016-12-27T17:13:00Z"/>
              <w:rFonts w:asciiTheme="minorHAnsi" w:hAnsiTheme="minorHAnsi"/>
              <w:sz w:val="22"/>
            </w:rPr>
          </w:pPr>
          <w:ins w:id="190" w:author="Srinivasan Rakhunathan" w:date="2016-12-27T17:13:00Z">
            <w:r w:rsidRPr="002E2E73">
              <w:rPr>
                <w:rStyle w:val="Hyperlink"/>
              </w:rPr>
              <w:fldChar w:fldCharType="begin"/>
            </w:r>
            <w:r w:rsidRPr="002E2E73">
              <w:rPr>
                <w:rStyle w:val="Hyperlink"/>
              </w:rPr>
              <w:instrText xml:space="preserve"> </w:instrText>
            </w:r>
            <w:r>
              <w:instrText>HYPERLINK \l "_Toc470622141"</w:instrText>
            </w:r>
            <w:r w:rsidRPr="002E2E73">
              <w:rPr>
                <w:rStyle w:val="Hyperlink"/>
              </w:rPr>
              <w:instrText xml:space="preserve"> </w:instrText>
            </w:r>
            <w:r w:rsidRPr="002E2E73">
              <w:rPr>
                <w:rStyle w:val="Hyperlink"/>
              </w:rPr>
              <w:fldChar w:fldCharType="separate"/>
            </w:r>
            <w:r w:rsidRPr="002E2E73">
              <w:rPr>
                <w:rStyle w:val="Hyperlink"/>
              </w:rPr>
              <w:t>13</w:t>
            </w:r>
            <w:r>
              <w:rPr>
                <w:rFonts w:asciiTheme="minorHAnsi" w:hAnsiTheme="minorHAnsi"/>
                <w:sz w:val="22"/>
              </w:rPr>
              <w:tab/>
            </w:r>
            <w:r w:rsidRPr="002E2E73">
              <w:rPr>
                <w:rStyle w:val="Hyperlink"/>
              </w:rPr>
              <w:t>Appendix B: Parameter file tokens</w:t>
            </w:r>
            <w:r>
              <w:rPr>
                <w:webHidden/>
              </w:rPr>
              <w:tab/>
            </w:r>
            <w:r>
              <w:rPr>
                <w:webHidden/>
              </w:rPr>
              <w:fldChar w:fldCharType="begin"/>
            </w:r>
            <w:r>
              <w:rPr>
                <w:webHidden/>
              </w:rPr>
              <w:instrText xml:space="preserve"> PAGEREF _Toc470622141 \h </w:instrText>
            </w:r>
          </w:ins>
          <w:r>
            <w:rPr>
              <w:webHidden/>
            </w:rPr>
          </w:r>
          <w:r>
            <w:rPr>
              <w:webHidden/>
            </w:rPr>
            <w:fldChar w:fldCharType="separate"/>
          </w:r>
          <w:ins w:id="191" w:author="Sanyam Seth" w:date="2017-03-21T16:34:00Z">
            <w:r w:rsidR="00E768F7">
              <w:rPr>
                <w:webHidden/>
              </w:rPr>
              <w:t>44</w:t>
            </w:r>
          </w:ins>
          <w:ins w:id="192" w:author="Srinivasan Rakhunathan" w:date="2016-12-27T17:13:00Z">
            <w:del w:id="193" w:author="Sanyam Seth" w:date="2017-03-21T16:34:00Z">
              <w:r w:rsidDel="00E768F7">
                <w:rPr>
                  <w:webHidden/>
                </w:rPr>
                <w:delText>41</w:delText>
              </w:r>
            </w:del>
            <w:r>
              <w:rPr>
                <w:webHidden/>
              </w:rPr>
              <w:fldChar w:fldCharType="end"/>
            </w:r>
            <w:r w:rsidRPr="002E2E73">
              <w:rPr>
                <w:rStyle w:val="Hyperlink"/>
              </w:rPr>
              <w:fldChar w:fldCharType="end"/>
            </w:r>
          </w:ins>
        </w:p>
        <w:p w14:paraId="52489110" w14:textId="42DBE62C" w:rsidR="00F623C3" w:rsidRDefault="00F623C3">
          <w:pPr>
            <w:pStyle w:val="TOC1"/>
            <w:tabs>
              <w:tab w:val="left" w:pos="864"/>
            </w:tabs>
            <w:rPr>
              <w:ins w:id="194" w:author="Srinivasan Rakhunathan" w:date="2016-12-27T17:13:00Z"/>
              <w:rFonts w:asciiTheme="minorHAnsi" w:hAnsiTheme="minorHAnsi"/>
              <w:sz w:val="22"/>
            </w:rPr>
          </w:pPr>
          <w:ins w:id="195" w:author="Srinivasan Rakhunathan" w:date="2016-12-27T17:13:00Z">
            <w:r w:rsidRPr="002E2E73">
              <w:rPr>
                <w:rStyle w:val="Hyperlink"/>
              </w:rPr>
              <w:fldChar w:fldCharType="begin"/>
            </w:r>
            <w:r w:rsidRPr="002E2E73">
              <w:rPr>
                <w:rStyle w:val="Hyperlink"/>
              </w:rPr>
              <w:instrText xml:space="preserve"> </w:instrText>
            </w:r>
            <w:r>
              <w:instrText>HYPERLINK \l "_Toc470622142"</w:instrText>
            </w:r>
            <w:r w:rsidRPr="002E2E73">
              <w:rPr>
                <w:rStyle w:val="Hyperlink"/>
              </w:rPr>
              <w:instrText xml:space="preserve"> </w:instrText>
            </w:r>
            <w:r w:rsidRPr="002E2E73">
              <w:rPr>
                <w:rStyle w:val="Hyperlink"/>
              </w:rPr>
              <w:fldChar w:fldCharType="separate"/>
            </w:r>
            <w:r w:rsidRPr="002E2E73">
              <w:rPr>
                <w:rStyle w:val="Hyperlink"/>
              </w:rPr>
              <w:t>14</w:t>
            </w:r>
            <w:r>
              <w:rPr>
                <w:rFonts w:asciiTheme="minorHAnsi" w:hAnsiTheme="minorHAnsi"/>
                <w:sz w:val="22"/>
              </w:rPr>
              <w:tab/>
            </w:r>
            <w:r w:rsidRPr="002E2E73">
              <w:rPr>
                <w:rStyle w:val="Hyperlink"/>
              </w:rPr>
              <w:t>Appendix C: How to enable Implicit flow</w:t>
            </w:r>
            <w:r>
              <w:rPr>
                <w:webHidden/>
              </w:rPr>
              <w:tab/>
            </w:r>
            <w:r>
              <w:rPr>
                <w:webHidden/>
              </w:rPr>
              <w:fldChar w:fldCharType="begin"/>
            </w:r>
            <w:r>
              <w:rPr>
                <w:webHidden/>
              </w:rPr>
              <w:instrText xml:space="preserve"> PAGEREF _Toc470622142 \h </w:instrText>
            </w:r>
          </w:ins>
          <w:r>
            <w:rPr>
              <w:webHidden/>
            </w:rPr>
          </w:r>
          <w:r>
            <w:rPr>
              <w:webHidden/>
            </w:rPr>
            <w:fldChar w:fldCharType="separate"/>
          </w:r>
          <w:ins w:id="196" w:author="Sanyam Seth" w:date="2017-03-21T16:34:00Z">
            <w:r w:rsidR="00E768F7">
              <w:rPr>
                <w:webHidden/>
              </w:rPr>
              <w:t>47</w:t>
            </w:r>
          </w:ins>
          <w:ins w:id="197" w:author="Srinivasan Rakhunathan" w:date="2016-12-27T17:13:00Z">
            <w:del w:id="198" w:author="Sanyam Seth" w:date="2017-03-21T16:34:00Z">
              <w:r w:rsidDel="00E768F7">
                <w:rPr>
                  <w:webHidden/>
                </w:rPr>
                <w:delText>44</w:delText>
              </w:r>
            </w:del>
            <w:r>
              <w:rPr>
                <w:webHidden/>
              </w:rPr>
              <w:fldChar w:fldCharType="end"/>
            </w:r>
            <w:r w:rsidRPr="002E2E73">
              <w:rPr>
                <w:rStyle w:val="Hyperlink"/>
              </w:rPr>
              <w:fldChar w:fldCharType="end"/>
            </w:r>
          </w:ins>
        </w:p>
        <w:p w14:paraId="44F1E1B6" w14:textId="0919F87C" w:rsidR="00F623C3" w:rsidRDefault="00F623C3">
          <w:pPr>
            <w:pStyle w:val="TOC1"/>
            <w:tabs>
              <w:tab w:val="left" w:pos="864"/>
            </w:tabs>
            <w:rPr>
              <w:ins w:id="199" w:author="Srinivasan Rakhunathan" w:date="2016-12-27T17:13:00Z"/>
              <w:rFonts w:asciiTheme="minorHAnsi" w:hAnsiTheme="minorHAnsi"/>
              <w:sz w:val="22"/>
            </w:rPr>
          </w:pPr>
          <w:ins w:id="200" w:author="Srinivasan Rakhunathan" w:date="2016-12-27T17:13:00Z">
            <w:r w:rsidRPr="002E2E73">
              <w:rPr>
                <w:rStyle w:val="Hyperlink"/>
              </w:rPr>
              <w:fldChar w:fldCharType="begin"/>
            </w:r>
            <w:r w:rsidRPr="002E2E73">
              <w:rPr>
                <w:rStyle w:val="Hyperlink"/>
              </w:rPr>
              <w:instrText xml:space="preserve"> </w:instrText>
            </w:r>
            <w:r>
              <w:instrText>HYPERLINK \l "_Toc470622143"</w:instrText>
            </w:r>
            <w:r w:rsidRPr="002E2E73">
              <w:rPr>
                <w:rStyle w:val="Hyperlink"/>
              </w:rPr>
              <w:instrText xml:space="preserve"> </w:instrText>
            </w:r>
            <w:r w:rsidRPr="002E2E73">
              <w:rPr>
                <w:rStyle w:val="Hyperlink"/>
              </w:rPr>
              <w:fldChar w:fldCharType="separate"/>
            </w:r>
            <w:r w:rsidRPr="002E2E73">
              <w:rPr>
                <w:rStyle w:val="Hyperlink"/>
              </w:rPr>
              <w:t>15</w:t>
            </w:r>
            <w:r>
              <w:rPr>
                <w:rFonts w:asciiTheme="minorHAnsi" w:hAnsiTheme="minorHAnsi"/>
                <w:sz w:val="22"/>
              </w:rPr>
              <w:tab/>
            </w:r>
            <w:r w:rsidRPr="002E2E73">
              <w:rPr>
                <w:rStyle w:val="Hyperlink"/>
              </w:rPr>
              <w:t>Appendix D: Exporting certificate with private key</w:t>
            </w:r>
            <w:r>
              <w:rPr>
                <w:webHidden/>
              </w:rPr>
              <w:tab/>
            </w:r>
            <w:r>
              <w:rPr>
                <w:webHidden/>
              </w:rPr>
              <w:fldChar w:fldCharType="begin"/>
            </w:r>
            <w:r>
              <w:rPr>
                <w:webHidden/>
              </w:rPr>
              <w:instrText xml:space="preserve"> PAGEREF _Toc470622143 \h </w:instrText>
            </w:r>
          </w:ins>
          <w:r>
            <w:rPr>
              <w:webHidden/>
            </w:rPr>
          </w:r>
          <w:r>
            <w:rPr>
              <w:webHidden/>
            </w:rPr>
            <w:fldChar w:fldCharType="separate"/>
          </w:r>
          <w:ins w:id="201" w:author="Sanyam Seth" w:date="2017-03-21T16:34:00Z">
            <w:r w:rsidR="00E768F7">
              <w:rPr>
                <w:webHidden/>
              </w:rPr>
              <w:t>48</w:t>
            </w:r>
          </w:ins>
          <w:ins w:id="202" w:author="Srinivasan Rakhunathan" w:date="2016-12-27T17:13:00Z">
            <w:del w:id="203" w:author="Sanyam Seth" w:date="2017-03-21T16:34:00Z">
              <w:r w:rsidDel="00E768F7">
                <w:rPr>
                  <w:webHidden/>
                </w:rPr>
                <w:delText>45</w:delText>
              </w:r>
            </w:del>
            <w:r>
              <w:rPr>
                <w:webHidden/>
              </w:rPr>
              <w:fldChar w:fldCharType="end"/>
            </w:r>
            <w:r w:rsidRPr="002E2E73">
              <w:rPr>
                <w:rStyle w:val="Hyperlink"/>
              </w:rPr>
              <w:fldChar w:fldCharType="end"/>
            </w:r>
          </w:ins>
        </w:p>
        <w:p w14:paraId="79CB2D45" w14:textId="7D1A6472" w:rsidR="009B618E" w:rsidDel="00F623C3" w:rsidRDefault="009B618E">
          <w:pPr>
            <w:pStyle w:val="TOC1"/>
            <w:tabs>
              <w:tab w:val="left" w:pos="432"/>
            </w:tabs>
            <w:rPr>
              <w:del w:id="204" w:author="Srinivasan Rakhunathan" w:date="2016-12-27T17:13:00Z"/>
              <w:rFonts w:asciiTheme="minorHAnsi" w:hAnsiTheme="minorHAnsi"/>
              <w:sz w:val="22"/>
            </w:rPr>
          </w:pPr>
          <w:del w:id="205" w:author="Srinivasan Rakhunathan" w:date="2016-12-27T17:13:00Z">
            <w:r w:rsidRPr="00F623C3" w:rsidDel="00F623C3">
              <w:rPr>
                <w:rPrChange w:id="206" w:author="Srinivasan Rakhunathan" w:date="2016-12-27T17:13:00Z">
                  <w:rPr>
                    <w:rStyle w:val="Hyperlink"/>
                  </w:rPr>
                </w:rPrChange>
              </w:rPr>
              <w:delText>1</w:delText>
            </w:r>
            <w:r w:rsidDel="00F623C3">
              <w:rPr>
                <w:rFonts w:asciiTheme="minorHAnsi" w:hAnsiTheme="minorHAnsi"/>
                <w:sz w:val="22"/>
              </w:rPr>
              <w:tab/>
            </w:r>
            <w:r w:rsidRPr="00F623C3" w:rsidDel="00F623C3">
              <w:rPr>
                <w:rPrChange w:id="207" w:author="Srinivasan Rakhunathan" w:date="2016-12-27T17:13:00Z">
                  <w:rPr>
                    <w:rStyle w:val="Hyperlink"/>
                  </w:rPr>
                </w:rPrChange>
              </w:rPr>
              <w:delText>Deployment Summary</w:delText>
            </w:r>
            <w:r w:rsidDel="00F623C3">
              <w:rPr>
                <w:webHidden/>
              </w:rPr>
              <w:tab/>
              <w:delText>6</w:delText>
            </w:r>
          </w:del>
        </w:p>
        <w:p w14:paraId="02949B38" w14:textId="387B0F66" w:rsidR="009B618E" w:rsidDel="00F623C3" w:rsidRDefault="009B618E">
          <w:pPr>
            <w:pStyle w:val="TOC2"/>
            <w:rPr>
              <w:del w:id="208" w:author="Srinivasan Rakhunathan" w:date="2016-12-27T17:13:00Z"/>
              <w:rFonts w:asciiTheme="minorHAnsi" w:hAnsiTheme="minorHAnsi"/>
              <w:noProof/>
            </w:rPr>
          </w:pPr>
          <w:del w:id="209" w:author="Srinivasan Rakhunathan" w:date="2016-12-27T17:13:00Z">
            <w:r w:rsidRPr="00F623C3" w:rsidDel="00F623C3">
              <w:rPr>
                <w:rPrChange w:id="210" w:author="Srinivasan Rakhunathan" w:date="2016-12-27T17:13:00Z">
                  <w:rPr>
                    <w:rStyle w:val="Hyperlink"/>
                    <w:rFonts w:eastAsia="Segoe UI" w:cs="Segoe UI"/>
                    <w:noProof/>
                  </w:rPr>
                </w:rPrChange>
              </w:rPr>
              <w:delText>1.1</w:delText>
            </w:r>
            <w:r w:rsidDel="00F623C3">
              <w:rPr>
                <w:rFonts w:asciiTheme="minorHAnsi" w:hAnsiTheme="minorHAnsi"/>
                <w:noProof/>
              </w:rPr>
              <w:tab/>
            </w:r>
            <w:r w:rsidRPr="00F623C3" w:rsidDel="00F623C3">
              <w:rPr>
                <w:rPrChange w:id="211" w:author="Srinivasan Rakhunathan" w:date="2016-12-27T17:13:00Z">
                  <w:rPr>
                    <w:rStyle w:val="Hyperlink"/>
                    <w:rFonts w:eastAsia="Segoe UI" w:cs="Segoe UI"/>
                    <w:noProof/>
                  </w:rPr>
                </w:rPrChange>
              </w:rPr>
              <w:delText>Purpose</w:delText>
            </w:r>
            <w:r w:rsidDel="00F623C3">
              <w:rPr>
                <w:noProof/>
                <w:webHidden/>
              </w:rPr>
              <w:tab/>
              <w:delText>6</w:delText>
            </w:r>
          </w:del>
        </w:p>
        <w:p w14:paraId="1A135D3B" w14:textId="70802D72" w:rsidR="009B618E" w:rsidDel="00F623C3" w:rsidRDefault="009B618E">
          <w:pPr>
            <w:pStyle w:val="TOC2"/>
            <w:rPr>
              <w:del w:id="212" w:author="Srinivasan Rakhunathan" w:date="2016-12-27T17:13:00Z"/>
              <w:rFonts w:asciiTheme="minorHAnsi" w:hAnsiTheme="minorHAnsi"/>
              <w:noProof/>
            </w:rPr>
          </w:pPr>
          <w:del w:id="213" w:author="Srinivasan Rakhunathan" w:date="2016-12-27T17:13:00Z">
            <w:r w:rsidRPr="00F623C3" w:rsidDel="00F623C3">
              <w:rPr>
                <w:rPrChange w:id="214" w:author="Srinivasan Rakhunathan" w:date="2016-12-27T17:13:00Z">
                  <w:rPr>
                    <w:rStyle w:val="Hyperlink"/>
                    <w:rFonts w:eastAsia="Segoe UI" w:cs="Segoe UI"/>
                    <w:noProof/>
                  </w:rPr>
                </w:rPrChange>
              </w:rPr>
              <w:delText>1.2</w:delText>
            </w:r>
            <w:r w:rsidDel="00F623C3">
              <w:rPr>
                <w:rFonts w:asciiTheme="minorHAnsi" w:hAnsiTheme="minorHAnsi"/>
                <w:noProof/>
              </w:rPr>
              <w:tab/>
            </w:r>
            <w:r w:rsidRPr="00F623C3" w:rsidDel="00F623C3">
              <w:rPr>
                <w:rPrChange w:id="215" w:author="Srinivasan Rakhunathan" w:date="2016-12-27T17:13:00Z">
                  <w:rPr>
                    <w:rStyle w:val="Hyperlink"/>
                    <w:rFonts w:eastAsia="Segoe UI" w:cs="Segoe UI"/>
                    <w:noProof/>
                  </w:rPr>
                </w:rPrChange>
              </w:rPr>
              <w:delText>Content</w:delText>
            </w:r>
            <w:r w:rsidDel="00F623C3">
              <w:rPr>
                <w:noProof/>
                <w:webHidden/>
              </w:rPr>
              <w:tab/>
              <w:delText>6</w:delText>
            </w:r>
          </w:del>
        </w:p>
        <w:p w14:paraId="73EC6884" w14:textId="1504297E" w:rsidR="009B618E" w:rsidDel="00F623C3" w:rsidRDefault="009B618E">
          <w:pPr>
            <w:pStyle w:val="TOC2"/>
            <w:rPr>
              <w:del w:id="216" w:author="Srinivasan Rakhunathan" w:date="2016-12-27T17:13:00Z"/>
              <w:rFonts w:asciiTheme="minorHAnsi" w:hAnsiTheme="minorHAnsi"/>
              <w:noProof/>
            </w:rPr>
          </w:pPr>
          <w:del w:id="217" w:author="Srinivasan Rakhunathan" w:date="2016-12-27T17:13:00Z">
            <w:r w:rsidRPr="00F623C3" w:rsidDel="00F623C3">
              <w:rPr>
                <w:rPrChange w:id="218" w:author="Srinivasan Rakhunathan" w:date="2016-12-27T17:13:00Z">
                  <w:rPr>
                    <w:rStyle w:val="Hyperlink"/>
                    <w:rFonts w:eastAsia="Segoe UI" w:cs="Segoe UI"/>
                    <w:noProof/>
                  </w:rPr>
                </w:rPrChange>
              </w:rPr>
              <w:delText>1.3</w:delText>
            </w:r>
            <w:r w:rsidDel="00F623C3">
              <w:rPr>
                <w:rFonts w:asciiTheme="minorHAnsi" w:hAnsiTheme="minorHAnsi"/>
                <w:noProof/>
              </w:rPr>
              <w:tab/>
            </w:r>
            <w:r w:rsidRPr="00F623C3" w:rsidDel="00F623C3">
              <w:rPr>
                <w:rPrChange w:id="219" w:author="Srinivasan Rakhunathan" w:date="2016-12-27T17:13:00Z">
                  <w:rPr>
                    <w:rStyle w:val="Hyperlink"/>
                    <w:rFonts w:eastAsia="Segoe UI" w:cs="Segoe UI"/>
                    <w:noProof/>
                  </w:rPr>
                </w:rPrChange>
              </w:rPr>
              <w:delText>Intended Audience</w:delText>
            </w:r>
            <w:r w:rsidDel="00F623C3">
              <w:rPr>
                <w:noProof/>
                <w:webHidden/>
              </w:rPr>
              <w:tab/>
              <w:delText>6</w:delText>
            </w:r>
          </w:del>
        </w:p>
        <w:p w14:paraId="4F7276C1" w14:textId="01E05021" w:rsidR="009B618E" w:rsidDel="00F623C3" w:rsidRDefault="009B618E">
          <w:pPr>
            <w:pStyle w:val="TOC1"/>
            <w:tabs>
              <w:tab w:val="left" w:pos="432"/>
            </w:tabs>
            <w:rPr>
              <w:del w:id="220" w:author="Srinivasan Rakhunathan" w:date="2016-12-27T17:13:00Z"/>
              <w:rFonts w:asciiTheme="minorHAnsi" w:hAnsiTheme="minorHAnsi"/>
              <w:sz w:val="22"/>
            </w:rPr>
          </w:pPr>
          <w:del w:id="221" w:author="Srinivasan Rakhunathan" w:date="2016-12-27T17:13:00Z">
            <w:r w:rsidRPr="00F623C3" w:rsidDel="00F623C3">
              <w:rPr>
                <w:rPrChange w:id="222" w:author="Srinivasan Rakhunathan" w:date="2016-12-27T17:13:00Z">
                  <w:rPr>
                    <w:rStyle w:val="Hyperlink"/>
                  </w:rPr>
                </w:rPrChange>
              </w:rPr>
              <w:delText>2</w:delText>
            </w:r>
            <w:r w:rsidDel="00F623C3">
              <w:rPr>
                <w:rFonts w:asciiTheme="minorHAnsi" w:hAnsiTheme="minorHAnsi"/>
                <w:sz w:val="22"/>
              </w:rPr>
              <w:tab/>
            </w:r>
            <w:r w:rsidRPr="00F623C3" w:rsidDel="00F623C3">
              <w:rPr>
                <w:rPrChange w:id="223" w:author="Srinivasan Rakhunathan" w:date="2016-12-27T17:13:00Z">
                  <w:rPr>
                    <w:rStyle w:val="Hyperlink"/>
                  </w:rPr>
                </w:rPrChange>
              </w:rPr>
              <w:delText>Deployment Scope</w:delText>
            </w:r>
            <w:r w:rsidDel="00F623C3">
              <w:rPr>
                <w:webHidden/>
              </w:rPr>
              <w:tab/>
              <w:delText>8</w:delText>
            </w:r>
          </w:del>
        </w:p>
        <w:p w14:paraId="7542AC0B" w14:textId="291A2663" w:rsidR="009B618E" w:rsidDel="00F623C3" w:rsidRDefault="009B618E">
          <w:pPr>
            <w:pStyle w:val="TOC2"/>
            <w:rPr>
              <w:del w:id="224" w:author="Srinivasan Rakhunathan" w:date="2016-12-27T17:13:00Z"/>
              <w:rFonts w:asciiTheme="minorHAnsi" w:hAnsiTheme="minorHAnsi"/>
              <w:noProof/>
            </w:rPr>
          </w:pPr>
          <w:del w:id="225" w:author="Srinivasan Rakhunathan" w:date="2016-12-27T17:13:00Z">
            <w:r w:rsidRPr="00F623C3" w:rsidDel="00F623C3">
              <w:rPr>
                <w:rPrChange w:id="226" w:author="Srinivasan Rakhunathan" w:date="2016-12-27T17:13:00Z">
                  <w:rPr>
                    <w:rStyle w:val="Hyperlink"/>
                    <w:noProof/>
                  </w:rPr>
                </w:rPrChange>
              </w:rPr>
              <w:delText>2.1</w:delText>
            </w:r>
            <w:r w:rsidDel="00F623C3">
              <w:rPr>
                <w:rFonts w:asciiTheme="minorHAnsi" w:hAnsiTheme="minorHAnsi"/>
                <w:noProof/>
              </w:rPr>
              <w:tab/>
            </w:r>
            <w:r w:rsidRPr="00F623C3" w:rsidDel="00F623C3">
              <w:rPr>
                <w:rPrChange w:id="227" w:author="Srinivasan Rakhunathan" w:date="2016-12-27T17:13:00Z">
                  <w:rPr>
                    <w:rStyle w:val="Hyperlink"/>
                    <w:noProof/>
                  </w:rPr>
                </w:rPrChange>
              </w:rPr>
              <w:delText>Deployment Topology</w:delText>
            </w:r>
            <w:r w:rsidDel="00F623C3">
              <w:rPr>
                <w:noProof/>
                <w:webHidden/>
              </w:rPr>
              <w:tab/>
              <w:delText>8</w:delText>
            </w:r>
          </w:del>
        </w:p>
        <w:p w14:paraId="19CF0B59" w14:textId="001946E9" w:rsidR="009B618E" w:rsidDel="00F623C3" w:rsidRDefault="009B618E">
          <w:pPr>
            <w:pStyle w:val="TOC2"/>
            <w:rPr>
              <w:del w:id="228" w:author="Srinivasan Rakhunathan" w:date="2016-12-27T17:13:00Z"/>
              <w:rFonts w:asciiTheme="minorHAnsi" w:hAnsiTheme="minorHAnsi"/>
              <w:noProof/>
            </w:rPr>
          </w:pPr>
          <w:del w:id="229" w:author="Srinivasan Rakhunathan" w:date="2016-12-27T17:13:00Z">
            <w:r w:rsidRPr="00F623C3" w:rsidDel="00F623C3">
              <w:rPr>
                <w:rPrChange w:id="230" w:author="Srinivasan Rakhunathan" w:date="2016-12-27T17:13:00Z">
                  <w:rPr>
                    <w:rStyle w:val="Hyperlink"/>
                    <w:noProof/>
                  </w:rPr>
                </w:rPrChange>
              </w:rPr>
              <w:delText>2.2</w:delText>
            </w:r>
            <w:r w:rsidDel="00F623C3">
              <w:rPr>
                <w:rFonts w:asciiTheme="minorHAnsi" w:hAnsiTheme="minorHAnsi"/>
                <w:noProof/>
              </w:rPr>
              <w:tab/>
            </w:r>
            <w:r w:rsidRPr="00F623C3" w:rsidDel="00F623C3">
              <w:rPr>
                <w:rPrChange w:id="231" w:author="Srinivasan Rakhunathan" w:date="2016-12-27T17:13:00Z">
                  <w:rPr>
                    <w:rStyle w:val="Hyperlink"/>
                    <w:noProof/>
                  </w:rPr>
                </w:rPrChange>
              </w:rPr>
              <w:delText>Components</w:delText>
            </w:r>
            <w:r w:rsidDel="00F623C3">
              <w:rPr>
                <w:noProof/>
                <w:webHidden/>
              </w:rPr>
              <w:tab/>
              <w:delText>9</w:delText>
            </w:r>
          </w:del>
        </w:p>
        <w:p w14:paraId="36F317CB" w14:textId="113B5EA8" w:rsidR="009B618E" w:rsidDel="00F623C3" w:rsidRDefault="009B618E">
          <w:pPr>
            <w:pStyle w:val="TOC1"/>
            <w:tabs>
              <w:tab w:val="left" w:pos="432"/>
            </w:tabs>
            <w:rPr>
              <w:del w:id="232" w:author="Srinivasan Rakhunathan" w:date="2016-12-27T17:13:00Z"/>
              <w:rFonts w:asciiTheme="minorHAnsi" w:hAnsiTheme="minorHAnsi"/>
              <w:sz w:val="22"/>
            </w:rPr>
          </w:pPr>
          <w:del w:id="233" w:author="Srinivasan Rakhunathan" w:date="2016-12-27T17:13:00Z">
            <w:r w:rsidRPr="00F623C3" w:rsidDel="00F623C3">
              <w:rPr>
                <w:rPrChange w:id="234" w:author="Srinivasan Rakhunathan" w:date="2016-12-27T17:13:00Z">
                  <w:rPr>
                    <w:rStyle w:val="Hyperlink"/>
                  </w:rPr>
                </w:rPrChange>
              </w:rPr>
              <w:delText>3</w:delText>
            </w:r>
            <w:r w:rsidDel="00F623C3">
              <w:rPr>
                <w:rFonts w:asciiTheme="minorHAnsi" w:hAnsiTheme="minorHAnsi"/>
                <w:sz w:val="22"/>
              </w:rPr>
              <w:tab/>
            </w:r>
            <w:r w:rsidRPr="00F623C3" w:rsidDel="00F623C3">
              <w:rPr>
                <w:rPrChange w:id="235" w:author="Srinivasan Rakhunathan" w:date="2016-12-27T17:13:00Z">
                  <w:rPr>
                    <w:rStyle w:val="Hyperlink"/>
                  </w:rPr>
                </w:rPrChange>
              </w:rPr>
              <w:delText>Installation Strategy</w:delText>
            </w:r>
            <w:r w:rsidDel="00F623C3">
              <w:rPr>
                <w:webHidden/>
              </w:rPr>
              <w:tab/>
              <w:delText>12</w:delText>
            </w:r>
          </w:del>
        </w:p>
        <w:p w14:paraId="26E4A502" w14:textId="1EDF4203" w:rsidR="009B618E" w:rsidDel="00F623C3" w:rsidRDefault="009B618E">
          <w:pPr>
            <w:pStyle w:val="TOC1"/>
            <w:tabs>
              <w:tab w:val="left" w:pos="432"/>
            </w:tabs>
            <w:rPr>
              <w:del w:id="236" w:author="Srinivasan Rakhunathan" w:date="2016-12-27T17:13:00Z"/>
              <w:rFonts w:asciiTheme="minorHAnsi" w:hAnsiTheme="minorHAnsi"/>
              <w:sz w:val="22"/>
            </w:rPr>
          </w:pPr>
          <w:del w:id="237" w:author="Srinivasan Rakhunathan" w:date="2016-12-27T17:13:00Z">
            <w:r w:rsidRPr="00F623C3" w:rsidDel="00F623C3">
              <w:rPr>
                <w:rPrChange w:id="238" w:author="Srinivasan Rakhunathan" w:date="2016-12-27T17:13:00Z">
                  <w:rPr>
                    <w:rStyle w:val="Hyperlink"/>
                  </w:rPr>
                </w:rPrChange>
              </w:rPr>
              <w:delText>4</w:delText>
            </w:r>
            <w:r w:rsidDel="00F623C3">
              <w:rPr>
                <w:rFonts w:asciiTheme="minorHAnsi" w:hAnsiTheme="minorHAnsi"/>
                <w:sz w:val="22"/>
              </w:rPr>
              <w:tab/>
            </w:r>
            <w:r w:rsidRPr="00F623C3" w:rsidDel="00F623C3">
              <w:rPr>
                <w:rPrChange w:id="239" w:author="Srinivasan Rakhunathan" w:date="2016-12-27T17:13:00Z">
                  <w:rPr>
                    <w:rStyle w:val="Hyperlink"/>
                  </w:rPr>
                </w:rPrChange>
              </w:rPr>
              <w:delText>Deployment Resources</w:delText>
            </w:r>
            <w:r w:rsidDel="00F623C3">
              <w:rPr>
                <w:webHidden/>
              </w:rPr>
              <w:tab/>
              <w:delText>13</w:delText>
            </w:r>
          </w:del>
        </w:p>
        <w:p w14:paraId="2C9B0489" w14:textId="19440E04" w:rsidR="009B618E" w:rsidDel="00F623C3" w:rsidRDefault="009B618E">
          <w:pPr>
            <w:pStyle w:val="TOC1"/>
            <w:tabs>
              <w:tab w:val="left" w:pos="432"/>
            </w:tabs>
            <w:rPr>
              <w:del w:id="240" w:author="Srinivasan Rakhunathan" w:date="2016-12-27T17:13:00Z"/>
              <w:rFonts w:asciiTheme="minorHAnsi" w:hAnsiTheme="minorHAnsi"/>
              <w:sz w:val="22"/>
            </w:rPr>
          </w:pPr>
          <w:del w:id="241" w:author="Srinivasan Rakhunathan" w:date="2016-12-27T17:13:00Z">
            <w:r w:rsidRPr="00F623C3" w:rsidDel="00F623C3">
              <w:rPr>
                <w:rPrChange w:id="242" w:author="Srinivasan Rakhunathan" w:date="2016-12-27T17:13:00Z">
                  <w:rPr>
                    <w:rStyle w:val="Hyperlink"/>
                  </w:rPr>
                </w:rPrChange>
              </w:rPr>
              <w:delText>5</w:delText>
            </w:r>
            <w:r w:rsidDel="00F623C3">
              <w:rPr>
                <w:rFonts w:asciiTheme="minorHAnsi" w:hAnsiTheme="minorHAnsi"/>
                <w:sz w:val="22"/>
              </w:rPr>
              <w:tab/>
            </w:r>
            <w:r w:rsidRPr="00F623C3" w:rsidDel="00F623C3">
              <w:rPr>
                <w:rPrChange w:id="243" w:author="Srinivasan Rakhunathan" w:date="2016-12-27T17:13:00Z">
                  <w:rPr>
                    <w:rStyle w:val="Hyperlink"/>
                  </w:rPr>
                </w:rPrChange>
              </w:rPr>
              <w:delText>Azure AD tenants and Apps</w:delText>
            </w:r>
            <w:r w:rsidDel="00F623C3">
              <w:rPr>
                <w:webHidden/>
              </w:rPr>
              <w:tab/>
              <w:delText>14</w:delText>
            </w:r>
          </w:del>
        </w:p>
        <w:p w14:paraId="5209C832" w14:textId="0644E943" w:rsidR="009B618E" w:rsidDel="00F623C3" w:rsidRDefault="009B618E">
          <w:pPr>
            <w:pStyle w:val="TOC2"/>
            <w:rPr>
              <w:del w:id="244" w:author="Srinivasan Rakhunathan" w:date="2016-12-27T17:13:00Z"/>
              <w:rFonts w:asciiTheme="minorHAnsi" w:hAnsiTheme="minorHAnsi"/>
              <w:noProof/>
            </w:rPr>
          </w:pPr>
          <w:del w:id="245" w:author="Srinivasan Rakhunathan" w:date="2016-12-27T17:13:00Z">
            <w:r w:rsidRPr="00F623C3" w:rsidDel="00F623C3">
              <w:rPr>
                <w:rPrChange w:id="246" w:author="Srinivasan Rakhunathan" w:date="2016-12-27T17:13:00Z">
                  <w:rPr>
                    <w:rStyle w:val="Hyperlink"/>
                    <w:noProof/>
                  </w:rPr>
                </w:rPrChange>
              </w:rPr>
              <w:delText>5.1</w:delText>
            </w:r>
            <w:r w:rsidDel="00F623C3">
              <w:rPr>
                <w:rFonts w:asciiTheme="minorHAnsi" w:hAnsiTheme="minorHAnsi"/>
                <w:noProof/>
              </w:rPr>
              <w:tab/>
            </w:r>
            <w:r w:rsidRPr="00F623C3" w:rsidDel="00F623C3">
              <w:rPr>
                <w:rPrChange w:id="247" w:author="Srinivasan Rakhunathan" w:date="2016-12-27T17:13:00Z">
                  <w:rPr>
                    <w:rStyle w:val="Hyperlink"/>
                    <w:noProof/>
                  </w:rPr>
                </w:rPrChange>
              </w:rPr>
              <w:delText>Azure AD Admin tenant</w:delText>
            </w:r>
            <w:r w:rsidDel="00F623C3">
              <w:rPr>
                <w:noProof/>
                <w:webHidden/>
              </w:rPr>
              <w:tab/>
              <w:delText>14</w:delText>
            </w:r>
          </w:del>
        </w:p>
        <w:p w14:paraId="5C520A7E" w14:textId="50E04571" w:rsidR="009B618E" w:rsidDel="00F623C3" w:rsidRDefault="009B618E">
          <w:pPr>
            <w:pStyle w:val="TOC2"/>
            <w:rPr>
              <w:del w:id="248" w:author="Srinivasan Rakhunathan" w:date="2016-12-27T17:13:00Z"/>
              <w:rFonts w:asciiTheme="minorHAnsi" w:hAnsiTheme="minorHAnsi"/>
              <w:noProof/>
            </w:rPr>
          </w:pPr>
          <w:del w:id="249" w:author="Srinivasan Rakhunathan" w:date="2016-12-27T17:13:00Z">
            <w:r w:rsidRPr="00F623C3" w:rsidDel="00F623C3">
              <w:rPr>
                <w:rPrChange w:id="250" w:author="Srinivasan Rakhunathan" w:date="2016-12-27T17:13:00Z">
                  <w:rPr>
                    <w:rStyle w:val="Hyperlink"/>
                    <w:noProof/>
                  </w:rPr>
                </w:rPrChange>
              </w:rPr>
              <w:delText>5.2</w:delText>
            </w:r>
            <w:r w:rsidDel="00F623C3">
              <w:rPr>
                <w:rFonts w:asciiTheme="minorHAnsi" w:hAnsiTheme="minorHAnsi"/>
                <w:noProof/>
              </w:rPr>
              <w:tab/>
            </w:r>
            <w:r w:rsidRPr="00F623C3" w:rsidDel="00F623C3">
              <w:rPr>
                <w:rPrChange w:id="251" w:author="Srinivasan Rakhunathan" w:date="2016-12-27T17:13:00Z">
                  <w:rPr>
                    <w:rStyle w:val="Hyperlink"/>
                    <w:noProof/>
                  </w:rPr>
                </w:rPrChange>
              </w:rPr>
              <w:delText>Assigning users and groups to application roles</w:delText>
            </w:r>
            <w:r w:rsidDel="00F623C3">
              <w:rPr>
                <w:noProof/>
                <w:webHidden/>
              </w:rPr>
              <w:tab/>
              <w:delText>15</w:delText>
            </w:r>
          </w:del>
        </w:p>
        <w:p w14:paraId="526965EE" w14:textId="15C268AA" w:rsidR="009B618E" w:rsidDel="00F623C3" w:rsidRDefault="009B618E">
          <w:pPr>
            <w:pStyle w:val="TOC2"/>
            <w:rPr>
              <w:del w:id="252" w:author="Srinivasan Rakhunathan" w:date="2016-12-27T17:13:00Z"/>
              <w:rFonts w:asciiTheme="minorHAnsi" w:hAnsiTheme="minorHAnsi"/>
              <w:noProof/>
            </w:rPr>
          </w:pPr>
          <w:del w:id="253" w:author="Srinivasan Rakhunathan" w:date="2016-12-27T17:13:00Z">
            <w:r w:rsidRPr="00F623C3" w:rsidDel="00F623C3">
              <w:rPr>
                <w:rPrChange w:id="254" w:author="Srinivasan Rakhunathan" w:date="2016-12-27T17:13:00Z">
                  <w:rPr>
                    <w:rStyle w:val="Hyperlink"/>
                    <w:noProof/>
                  </w:rPr>
                </w:rPrChange>
              </w:rPr>
              <w:delText>5.3</w:delText>
            </w:r>
            <w:r w:rsidDel="00F623C3">
              <w:rPr>
                <w:rFonts w:asciiTheme="minorHAnsi" w:hAnsiTheme="minorHAnsi"/>
                <w:noProof/>
              </w:rPr>
              <w:tab/>
            </w:r>
            <w:r w:rsidRPr="00F623C3" w:rsidDel="00F623C3">
              <w:rPr>
                <w:rPrChange w:id="255" w:author="Srinivasan Rakhunathan" w:date="2016-12-27T17:13:00Z">
                  <w:rPr>
                    <w:rStyle w:val="Hyperlink"/>
                    <w:noProof/>
                  </w:rPr>
                </w:rPrChange>
              </w:rPr>
              <w:delText>Azure AD B2C Fans tenant</w:delText>
            </w:r>
            <w:r w:rsidDel="00F623C3">
              <w:rPr>
                <w:noProof/>
                <w:webHidden/>
              </w:rPr>
              <w:tab/>
              <w:delText>16</w:delText>
            </w:r>
          </w:del>
        </w:p>
        <w:p w14:paraId="3078335A" w14:textId="12A889B8" w:rsidR="009B618E" w:rsidDel="00F623C3" w:rsidRDefault="009B618E">
          <w:pPr>
            <w:pStyle w:val="TOC1"/>
            <w:tabs>
              <w:tab w:val="left" w:pos="432"/>
            </w:tabs>
            <w:rPr>
              <w:del w:id="256" w:author="Srinivasan Rakhunathan" w:date="2016-12-27T17:13:00Z"/>
              <w:rFonts w:asciiTheme="minorHAnsi" w:hAnsiTheme="minorHAnsi"/>
              <w:sz w:val="22"/>
            </w:rPr>
          </w:pPr>
          <w:del w:id="257" w:author="Srinivasan Rakhunathan" w:date="2016-12-27T17:13:00Z">
            <w:r w:rsidRPr="00F623C3" w:rsidDel="00F623C3">
              <w:rPr>
                <w:rPrChange w:id="258" w:author="Srinivasan Rakhunathan" w:date="2016-12-27T17:13:00Z">
                  <w:rPr>
                    <w:rStyle w:val="Hyperlink"/>
                  </w:rPr>
                </w:rPrChange>
              </w:rPr>
              <w:delText>6</w:delText>
            </w:r>
            <w:r w:rsidDel="00F623C3">
              <w:rPr>
                <w:rFonts w:asciiTheme="minorHAnsi" w:hAnsiTheme="minorHAnsi"/>
                <w:sz w:val="22"/>
              </w:rPr>
              <w:tab/>
            </w:r>
            <w:r w:rsidRPr="00F623C3" w:rsidDel="00F623C3">
              <w:rPr>
                <w:rPrChange w:id="259" w:author="Srinivasan Rakhunathan" w:date="2016-12-27T17:13:00Z">
                  <w:rPr>
                    <w:rStyle w:val="Hyperlink"/>
                  </w:rPr>
                </w:rPrChange>
              </w:rPr>
              <w:delText>Digital Platform Build</w:delText>
            </w:r>
            <w:r w:rsidDel="00F623C3">
              <w:rPr>
                <w:webHidden/>
              </w:rPr>
              <w:tab/>
              <w:delText>22</w:delText>
            </w:r>
          </w:del>
        </w:p>
        <w:p w14:paraId="0E56E003" w14:textId="0D3FE56F" w:rsidR="009B618E" w:rsidDel="00F623C3" w:rsidRDefault="009B618E">
          <w:pPr>
            <w:pStyle w:val="TOC2"/>
            <w:rPr>
              <w:del w:id="260" w:author="Srinivasan Rakhunathan" w:date="2016-12-27T17:13:00Z"/>
              <w:rFonts w:asciiTheme="minorHAnsi" w:hAnsiTheme="minorHAnsi"/>
              <w:noProof/>
            </w:rPr>
          </w:pPr>
          <w:del w:id="261" w:author="Srinivasan Rakhunathan" w:date="2016-12-27T17:13:00Z">
            <w:r w:rsidRPr="00F623C3" w:rsidDel="00F623C3">
              <w:rPr>
                <w:rPrChange w:id="262" w:author="Srinivasan Rakhunathan" w:date="2016-12-27T17:13:00Z">
                  <w:rPr>
                    <w:rStyle w:val="Hyperlink"/>
                    <w:noProof/>
                  </w:rPr>
                </w:rPrChange>
              </w:rPr>
              <w:delText>6.1</w:delText>
            </w:r>
            <w:r w:rsidDel="00F623C3">
              <w:rPr>
                <w:rFonts w:asciiTheme="minorHAnsi" w:hAnsiTheme="minorHAnsi"/>
                <w:noProof/>
              </w:rPr>
              <w:tab/>
            </w:r>
            <w:r w:rsidRPr="00F623C3" w:rsidDel="00F623C3">
              <w:rPr>
                <w:rPrChange w:id="263" w:author="Srinivasan Rakhunathan" w:date="2016-12-27T17:13:00Z">
                  <w:rPr>
                    <w:rStyle w:val="Hyperlink"/>
                    <w:noProof/>
                  </w:rPr>
                </w:rPrChange>
              </w:rPr>
              <w:delText>Preparing</w:delText>
            </w:r>
            <w:r w:rsidDel="00F623C3">
              <w:rPr>
                <w:noProof/>
                <w:webHidden/>
              </w:rPr>
              <w:tab/>
              <w:delText>22</w:delText>
            </w:r>
          </w:del>
        </w:p>
        <w:p w14:paraId="35DC7E2D" w14:textId="72860003" w:rsidR="009B618E" w:rsidDel="00F623C3" w:rsidRDefault="009B618E">
          <w:pPr>
            <w:pStyle w:val="TOC2"/>
            <w:rPr>
              <w:del w:id="264" w:author="Srinivasan Rakhunathan" w:date="2016-12-27T17:13:00Z"/>
              <w:rFonts w:asciiTheme="minorHAnsi" w:hAnsiTheme="minorHAnsi"/>
              <w:noProof/>
            </w:rPr>
          </w:pPr>
          <w:del w:id="265" w:author="Srinivasan Rakhunathan" w:date="2016-12-27T17:13:00Z">
            <w:r w:rsidRPr="00F623C3" w:rsidDel="00F623C3">
              <w:rPr>
                <w:rPrChange w:id="266" w:author="Srinivasan Rakhunathan" w:date="2016-12-27T17:13:00Z">
                  <w:rPr>
                    <w:rStyle w:val="Hyperlink"/>
                    <w:noProof/>
                  </w:rPr>
                </w:rPrChange>
              </w:rPr>
              <w:delText>6.2</w:delText>
            </w:r>
            <w:r w:rsidDel="00F623C3">
              <w:rPr>
                <w:rFonts w:asciiTheme="minorHAnsi" w:hAnsiTheme="minorHAnsi"/>
                <w:noProof/>
              </w:rPr>
              <w:tab/>
            </w:r>
            <w:r w:rsidRPr="00F623C3" w:rsidDel="00F623C3">
              <w:rPr>
                <w:rPrChange w:id="267" w:author="Srinivasan Rakhunathan" w:date="2016-12-27T17:13:00Z">
                  <w:rPr>
                    <w:rStyle w:val="Hyperlink"/>
                    <w:noProof/>
                  </w:rPr>
                </w:rPrChange>
              </w:rPr>
              <w:delText>Compilation</w:delText>
            </w:r>
            <w:r w:rsidDel="00F623C3">
              <w:rPr>
                <w:noProof/>
                <w:webHidden/>
              </w:rPr>
              <w:tab/>
              <w:delText>22</w:delText>
            </w:r>
          </w:del>
        </w:p>
        <w:p w14:paraId="66E148D4" w14:textId="28103377" w:rsidR="009B618E" w:rsidDel="00F623C3" w:rsidRDefault="009B618E">
          <w:pPr>
            <w:pStyle w:val="TOC2"/>
            <w:rPr>
              <w:del w:id="268" w:author="Srinivasan Rakhunathan" w:date="2016-12-27T17:13:00Z"/>
              <w:rFonts w:asciiTheme="minorHAnsi" w:hAnsiTheme="minorHAnsi"/>
              <w:noProof/>
            </w:rPr>
          </w:pPr>
          <w:del w:id="269" w:author="Srinivasan Rakhunathan" w:date="2016-12-27T17:13:00Z">
            <w:r w:rsidRPr="00F623C3" w:rsidDel="00F623C3">
              <w:rPr>
                <w:rPrChange w:id="270" w:author="Srinivasan Rakhunathan" w:date="2016-12-27T17:13:00Z">
                  <w:rPr>
                    <w:rStyle w:val="Hyperlink"/>
                    <w:noProof/>
                  </w:rPr>
                </w:rPrChange>
              </w:rPr>
              <w:lastRenderedPageBreak/>
              <w:delText>6.3</w:delText>
            </w:r>
            <w:r w:rsidDel="00F623C3">
              <w:rPr>
                <w:rFonts w:asciiTheme="minorHAnsi" w:hAnsiTheme="minorHAnsi"/>
                <w:noProof/>
              </w:rPr>
              <w:tab/>
            </w:r>
            <w:r w:rsidRPr="00F623C3" w:rsidDel="00F623C3">
              <w:rPr>
                <w:rPrChange w:id="271" w:author="Srinivasan Rakhunathan" w:date="2016-12-27T17:13:00Z">
                  <w:rPr>
                    <w:rStyle w:val="Hyperlink"/>
                    <w:noProof/>
                  </w:rPr>
                </w:rPrChange>
              </w:rPr>
              <w:delText>Verification</w:delText>
            </w:r>
            <w:r w:rsidDel="00F623C3">
              <w:rPr>
                <w:noProof/>
                <w:webHidden/>
              </w:rPr>
              <w:tab/>
              <w:delText>22</w:delText>
            </w:r>
          </w:del>
        </w:p>
        <w:p w14:paraId="6BB3EDF7" w14:textId="090D6D51" w:rsidR="009B618E" w:rsidDel="00F623C3" w:rsidRDefault="009B618E">
          <w:pPr>
            <w:pStyle w:val="TOC1"/>
            <w:tabs>
              <w:tab w:val="left" w:pos="432"/>
            </w:tabs>
            <w:rPr>
              <w:del w:id="272" w:author="Srinivasan Rakhunathan" w:date="2016-12-27T17:13:00Z"/>
              <w:rFonts w:asciiTheme="minorHAnsi" w:hAnsiTheme="minorHAnsi"/>
              <w:sz w:val="22"/>
            </w:rPr>
          </w:pPr>
          <w:del w:id="273" w:author="Srinivasan Rakhunathan" w:date="2016-12-27T17:13:00Z">
            <w:r w:rsidRPr="00F623C3" w:rsidDel="00F623C3">
              <w:rPr>
                <w:rPrChange w:id="274" w:author="Srinivasan Rakhunathan" w:date="2016-12-27T17:13:00Z">
                  <w:rPr>
                    <w:rStyle w:val="Hyperlink"/>
                  </w:rPr>
                </w:rPrChange>
              </w:rPr>
              <w:delText>7</w:delText>
            </w:r>
            <w:r w:rsidDel="00F623C3">
              <w:rPr>
                <w:rFonts w:asciiTheme="minorHAnsi" w:hAnsiTheme="minorHAnsi"/>
                <w:sz w:val="22"/>
              </w:rPr>
              <w:tab/>
            </w:r>
            <w:r w:rsidRPr="00F623C3" w:rsidDel="00F623C3">
              <w:rPr>
                <w:rPrChange w:id="275" w:author="Srinivasan Rakhunathan" w:date="2016-12-27T17:13:00Z">
                  <w:rPr>
                    <w:rStyle w:val="Hyperlink"/>
                  </w:rPr>
                </w:rPrChange>
              </w:rPr>
              <w:delText>Azure Setup Process</w:delText>
            </w:r>
            <w:r w:rsidDel="00F623C3">
              <w:rPr>
                <w:webHidden/>
              </w:rPr>
              <w:tab/>
              <w:delText>24</w:delText>
            </w:r>
          </w:del>
        </w:p>
        <w:p w14:paraId="70BD0DB8" w14:textId="6C53BD8B" w:rsidR="009B618E" w:rsidDel="00F623C3" w:rsidRDefault="009B618E">
          <w:pPr>
            <w:pStyle w:val="TOC2"/>
            <w:rPr>
              <w:del w:id="276" w:author="Srinivasan Rakhunathan" w:date="2016-12-27T17:13:00Z"/>
              <w:rFonts w:asciiTheme="minorHAnsi" w:hAnsiTheme="minorHAnsi"/>
              <w:noProof/>
            </w:rPr>
          </w:pPr>
          <w:del w:id="277" w:author="Srinivasan Rakhunathan" w:date="2016-12-27T17:13:00Z">
            <w:r w:rsidRPr="00F623C3" w:rsidDel="00F623C3">
              <w:rPr>
                <w:rPrChange w:id="278" w:author="Srinivasan Rakhunathan" w:date="2016-12-27T17:13:00Z">
                  <w:rPr>
                    <w:rStyle w:val="Hyperlink"/>
                    <w:noProof/>
                  </w:rPr>
                </w:rPrChange>
              </w:rPr>
              <w:delText>7.1</w:delText>
            </w:r>
            <w:r w:rsidDel="00F623C3">
              <w:rPr>
                <w:rFonts w:asciiTheme="minorHAnsi" w:hAnsiTheme="minorHAnsi"/>
                <w:noProof/>
              </w:rPr>
              <w:tab/>
            </w:r>
            <w:r w:rsidRPr="00F623C3" w:rsidDel="00F623C3">
              <w:rPr>
                <w:rPrChange w:id="279" w:author="Srinivasan Rakhunathan" w:date="2016-12-27T17:13:00Z">
                  <w:rPr>
                    <w:rStyle w:val="Hyperlink"/>
                    <w:noProof/>
                  </w:rPr>
                </w:rPrChange>
              </w:rPr>
              <w:delText>Preparing</w:delText>
            </w:r>
            <w:r w:rsidDel="00F623C3">
              <w:rPr>
                <w:noProof/>
                <w:webHidden/>
              </w:rPr>
              <w:tab/>
              <w:delText>24</w:delText>
            </w:r>
          </w:del>
        </w:p>
        <w:p w14:paraId="1FC448C0" w14:textId="7E74B568" w:rsidR="009B618E" w:rsidDel="00F623C3" w:rsidRDefault="009B618E">
          <w:pPr>
            <w:pStyle w:val="TOC2"/>
            <w:rPr>
              <w:del w:id="280" w:author="Srinivasan Rakhunathan" w:date="2016-12-27T17:13:00Z"/>
              <w:rFonts w:asciiTheme="minorHAnsi" w:hAnsiTheme="minorHAnsi"/>
              <w:noProof/>
            </w:rPr>
          </w:pPr>
          <w:del w:id="281" w:author="Srinivasan Rakhunathan" w:date="2016-12-27T17:13:00Z">
            <w:r w:rsidRPr="00F623C3" w:rsidDel="00F623C3">
              <w:rPr>
                <w:rPrChange w:id="282" w:author="Srinivasan Rakhunathan" w:date="2016-12-27T17:13:00Z">
                  <w:rPr>
                    <w:rStyle w:val="Hyperlink"/>
                    <w:noProof/>
                  </w:rPr>
                </w:rPrChange>
              </w:rPr>
              <w:delText>7.2</w:delText>
            </w:r>
            <w:r w:rsidDel="00F623C3">
              <w:rPr>
                <w:rFonts w:asciiTheme="minorHAnsi" w:hAnsiTheme="minorHAnsi"/>
                <w:noProof/>
              </w:rPr>
              <w:tab/>
            </w:r>
            <w:r w:rsidRPr="00F623C3" w:rsidDel="00F623C3">
              <w:rPr>
                <w:rPrChange w:id="283" w:author="Srinivasan Rakhunathan" w:date="2016-12-27T17:13:00Z">
                  <w:rPr>
                    <w:rStyle w:val="Hyperlink"/>
                    <w:noProof/>
                  </w:rPr>
                </w:rPrChange>
              </w:rPr>
              <w:delText>Resources Provisioning</w:delText>
            </w:r>
            <w:r w:rsidDel="00F623C3">
              <w:rPr>
                <w:noProof/>
                <w:webHidden/>
              </w:rPr>
              <w:tab/>
              <w:delText>25</w:delText>
            </w:r>
          </w:del>
        </w:p>
        <w:p w14:paraId="4827BFCC" w14:textId="70806F6E" w:rsidR="009B618E" w:rsidDel="00F623C3" w:rsidRDefault="009B618E">
          <w:pPr>
            <w:pStyle w:val="TOC3"/>
            <w:rPr>
              <w:del w:id="284" w:author="Srinivasan Rakhunathan" w:date="2016-12-27T17:13:00Z"/>
              <w:rFonts w:asciiTheme="minorHAnsi" w:eastAsiaTheme="minorEastAsia" w:hAnsiTheme="minorHAnsi"/>
              <w:noProof/>
              <w:spacing w:val="0"/>
              <w:sz w:val="22"/>
              <w:szCs w:val="22"/>
            </w:rPr>
          </w:pPr>
          <w:del w:id="285" w:author="Srinivasan Rakhunathan" w:date="2016-12-27T17:13:00Z">
            <w:r w:rsidRPr="00F623C3" w:rsidDel="00F623C3">
              <w:rPr>
                <w:rPrChange w:id="286" w:author="Srinivasan Rakhunathan" w:date="2016-12-27T17:13:00Z">
                  <w:rPr>
                    <w:rStyle w:val="Hyperlink"/>
                    <w:noProof/>
                  </w:rPr>
                </w:rPrChange>
              </w:rPr>
              <w:delText>7.2.1</w:delText>
            </w:r>
            <w:r w:rsidDel="00F623C3">
              <w:rPr>
                <w:rFonts w:asciiTheme="minorHAnsi" w:eastAsiaTheme="minorEastAsia" w:hAnsiTheme="minorHAnsi"/>
                <w:noProof/>
                <w:spacing w:val="0"/>
                <w:sz w:val="22"/>
                <w:szCs w:val="22"/>
              </w:rPr>
              <w:tab/>
            </w:r>
            <w:r w:rsidRPr="00F623C3" w:rsidDel="00F623C3">
              <w:rPr>
                <w:rPrChange w:id="287" w:author="Srinivasan Rakhunathan" w:date="2016-12-27T17:13:00Z">
                  <w:rPr>
                    <w:rStyle w:val="Hyperlink"/>
                    <w:noProof/>
                  </w:rPr>
                </w:rPrChange>
              </w:rPr>
              <w:delText>Scripted Resource Provisioning</w:delText>
            </w:r>
            <w:r w:rsidDel="00F623C3">
              <w:rPr>
                <w:noProof/>
                <w:webHidden/>
              </w:rPr>
              <w:tab/>
              <w:delText>25</w:delText>
            </w:r>
          </w:del>
        </w:p>
        <w:p w14:paraId="37F5CAFA" w14:textId="14826544" w:rsidR="009B618E" w:rsidDel="00F623C3" w:rsidRDefault="009B618E">
          <w:pPr>
            <w:pStyle w:val="TOC3"/>
            <w:rPr>
              <w:del w:id="288" w:author="Srinivasan Rakhunathan" w:date="2016-12-27T17:13:00Z"/>
              <w:rFonts w:asciiTheme="minorHAnsi" w:eastAsiaTheme="minorEastAsia" w:hAnsiTheme="minorHAnsi"/>
              <w:noProof/>
              <w:spacing w:val="0"/>
              <w:sz w:val="22"/>
              <w:szCs w:val="22"/>
            </w:rPr>
          </w:pPr>
          <w:del w:id="289" w:author="Srinivasan Rakhunathan" w:date="2016-12-27T17:13:00Z">
            <w:r w:rsidRPr="00F623C3" w:rsidDel="00F623C3">
              <w:rPr>
                <w:rPrChange w:id="290" w:author="Srinivasan Rakhunathan" w:date="2016-12-27T17:13:00Z">
                  <w:rPr>
                    <w:rStyle w:val="Hyperlink"/>
                    <w:noProof/>
                  </w:rPr>
                </w:rPrChange>
              </w:rPr>
              <w:delText>7.2.2</w:delText>
            </w:r>
            <w:r w:rsidDel="00F623C3">
              <w:rPr>
                <w:rFonts w:asciiTheme="minorHAnsi" w:eastAsiaTheme="minorEastAsia" w:hAnsiTheme="minorHAnsi"/>
                <w:noProof/>
                <w:spacing w:val="0"/>
                <w:sz w:val="22"/>
                <w:szCs w:val="22"/>
              </w:rPr>
              <w:tab/>
            </w:r>
            <w:r w:rsidRPr="00F623C3" w:rsidDel="00F623C3">
              <w:rPr>
                <w:rPrChange w:id="291" w:author="Srinivasan Rakhunathan" w:date="2016-12-27T17:13:00Z">
                  <w:rPr>
                    <w:rStyle w:val="Hyperlink"/>
                    <w:noProof/>
                  </w:rPr>
                </w:rPrChange>
              </w:rPr>
              <w:delText>Manual Resource Provisioning</w:delText>
            </w:r>
            <w:r w:rsidDel="00F623C3">
              <w:rPr>
                <w:noProof/>
                <w:webHidden/>
              </w:rPr>
              <w:tab/>
              <w:delText>26</w:delText>
            </w:r>
          </w:del>
        </w:p>
        <w:p w14:paraId="6B78B8CD" w14:textId="3500E87D" w:rsidR="009B618E" w:rsidDel="00F623C3" w:rsidRDefault="009B618E">
          <w:pPr>
            <w:pStyle w:val="TOC1"/>
            <w:tabs>
              <w:tab w:val="left" w:pos="432"/>
            </w:tabs>
            <w:rPr>
              <w:del w:id="292" w:author="Srinivasan Rakhunathan" w:date="2016-12-27T17:13:00Z"/>
              <w:rFonts w:asciiTheme="minorHAnsi" w:hAnsiTheme="minorHAnsi"/>
              <w:sz w:val="22"/>
            </w:rPr>
          </w:pPr>
          <w:del w:id="293" w:author="Srinivasan Rakhunathan" w:date="2016-12-27T17:13:00Z">
            <w:r w:rsidRPr="00F623C3" w:rsidDel="00F623C3">
              <w:rPr>
                <w:rPrChange w:id="294" w:author="Srinivasan Rakhunathan" w:date="2016-12-27T17:13:00Z">
                  <w:rPr>
                    <w:rStyle w:val="Hyperlink"/>
                  </w:rPr>
                </w:rPrChange>
              </w:rPr>
              <w:delText>8</w:delText>
            </w:r>
            <w:r w:rsidDel="00F623C3">
              <w:rPr>
                <w:rFonts w:asciiTheme="minorHAnsi" w:hAnsiTheme="minorHAnsi"/>
                <w:sz w:val="22"/>
              </w:rPr>
              <w:tab/>
            </w:r>
            <w:r w:rsidRPr="00F623C3" w:rsidDel="00F623C3">
              <w:rPr>
                <w:rPrChange w:id="295" w:author="Srinivasan Rakhunathan" w:date="2016-12-27T17:13:00Z">
                  <w:rPr>
                    <w:rStyle w:val="Hyperlink"/>
                  </w:rPr>
                </w:rPrChange>
              </w:rPr>
              <w:delText>Environment Configuration Files</w:delText>
            </w:r>
            <w:r w:rsidDel="00F623C3">
              <w:rPr>
                <w:webHidden/>
              </w:rPr>
              <w:tab/>
              <w:delText>28</w:delText>
            </w:r>
          </w:del>
        </w:p>
        <w:p w14:paraId="11568477" w14:textId="5638BABA" w:rsidR="009B618E" w:rsidDel="00F623C3" w:rsidRDefault="009B618E">
          <w:pPr>
            <w:pStyle w:val="TOC2"/>
            <w:rPr>
              <w:del w:id="296" w:author="Srinivasan Rakhunathan" w:date="2016-12-27T17:13:00Z"/>
              <w:rFonts w:asciiTheme="minorHAnsi" w:hAnsiTheme="minorHAnsi"/>
              <w:noProof/>
            </w:rPr>
          </w:pPr>
          <w:del w:id="297" w:author="Srinivasan Rakhunathan" w:date="2016-12-27T17:13:00Z">
            <w:r w:rsidRPr="00F623C3" w:rsidDel="00F623C3">
              <w:rPr>
                <w:rPrChange w:id="298" w:author="Srinivasan Rakhunathan" w:date="2016-12-27T17:13:00Z">
                  <w:rPr>
                    <w:rStyle w:val="Hyperlink"/>
                    <w:noProof/>
                  </w:rPr>
                </w:rPrChange>
              </w:rPr>
              <w:delText>8.1</w:delText>
            </w:r>
            <w:r w:rsidDel="00F623C3">
              <w:rPr>
                <w:rFonts w:asciiTheme="minorHAnsi" w:hAnsiTheme="minorHAnsi"/>
                <w:noProof/>
              </w:rPr>
              <w:tab/>
            </w:r>
            <w:r w:rsidRPr="00F623C3" w:rsidDel="00F623C3">
              <w:rPr>
                <w:rPrChange w:id="299" w:author="Srinivasan Rakhunathan" w:date="2016-12-27T17:13:00Z">
                  <w:rPr>
                    <w:rStyle w:val="Hyperlink"/>
                    <w:noProof/>
                  </w:rPr>
                </w:rPrChange>
              </w:rPr>
              <w:delText>Resources Configuration</w:delText>
            </w:r>
            <w:r w:rsidDel="00F623C3">
              <w:rPr>
                <w:noProof/>
                <w:webHidden/>
              </w:rPr>
              <w:tab/>
              <w:delText>28</w:delText>
            </w:r>
          </w:del>
        </w:p>
        <w:p w14:paraId="3F24839A" w14:textId="6FDF9427" w:rsidR="009B618E" w:rsidDel="00F623C3" w:rsidRDefault="009B618E">
          <w:pPr>
            <w:pStyle w:val="TOC2"/>
            <w:rPr>
              <w:del w:id="300" w:author="Srinivasan Rakhunathan" w:date="2016-12-27T17:13:00Z"/>
              <w:rFonts w:asciiTheme="minorHAnsi" w:hAnsiTheme="minorHAnsi"/>
              <w:noProof/>
            </w:rPr>
          </w:pPr>
          <w:del w:id="301" w:author="Srinivasan Rakhunathan" w:date="2016-12-27T17:13:00Z">
            <w:r w:rsidRPr="00F623C3" w:rsidDel="00F623C3">
              <w:rPr>
                <w:rPrChange w:id="302" w:author="Srinivasan Rakhunathan" w:date="2016-12-27T17:13:00Z">
                  <w:rPr>
                    <w:rStyle w:val="Hyperlink"/>
                    <w:noProof/>
                  </w:rPr>
                </w:rPrChange>
              </w:rPr>
              <w:delText>8.2</w:delText>
            </w:r>
            <w:r w:rsidDel="00F623C3">
              <w:rPr>
                <w:rFonts w:asciiTheme="minorHAnsi" w:hAnsiTheme="minorHAnsi"/>
                <w:noProof/>
              </w:rPr>
              <w:tab/>
            </w:r>
            <w:r w:rsidRPr="00F623C3" w:rsidDel="00F623C3">
              <w:rPr>
                <w:rPrChange w:id="303" w:author="Srinivasan Rakhunathan" w:date="2016-12-27T17:13:00Z">
                  <w:rPr>
                    <w:rStyle w:val="Hyperlink"/>
                    <w:noProof/>
                  </w:rPr>
                </w:rPrChange>
              </w:rPr>
              <w:delText>Common Configuration</w:delText>
            </w:r>
            <w:r w:rsidDel="00F623C3">
              <w:rPr>
                <w:noProof/>
                <w:webHidden/>
              </w:rPr>
              <w:tab/>
              <w:delText>29</w:delText>
            </w:r>
          </w:del>
        </w:p>
        <w:p w14:paraId="76D97186" w14:textId="63F52896" w:rsidR="009B618E" w:rsidDel="00F623C3" w:rsidRDefault="009B618E">
          <w:pPr>
            <w:pStyle w:val="TOC2"/>
            <w:rPr>
              <w:del w:id="304" w:author="Srinivasan Rakhunathan" w:date="2016-12-27T17:13:00Z"/>
              <w:rFonts w:asciiTheme="minorHAnsi" w:hAnsiTheme="minorHAnsi"/>
              <w:noProof/>
            </w:rPr>
          </w:pPr>
          <w:del w:id="305" w:author="Srinivasan Rakhunathan" w:date="2016-12-27T17:13:00Z">
            <w:r w:rsidRPr="00F623C3" w:rsidDel="00F623C3">
              <w:rPr>
                <w:rPrChange w:id="306" w:author="Srinivasan Rakhunathan" w:date="2016-12-27T17:13:00Z">
                  <w:rPr>
                    <w:rStyle w:val="Hyperlink"/>
                    <w:noProof/>
                  </w:rPr>
                </w:rPrChange>
              </w:rPr>
              <w:delText>8.3</w:delText>
            </w:r>
            <w:r w:rsidDel="00F623C3">
              <w:rPr>
                <w:rFonts w:asciiTheme="minorHAnsi" w:hAnsiTheme="minorHAnsi"/>
                <w:noProof/>
              </w:rPr>
              <w:tab/>
            </w:r>
            <w:r w:rsidRPr="00F623C3" w:rsidDel="00F623C3">
              <w:rPr>
                <w:rPrChange w:id="307" w:author="Srinivasan Rakhunathan" w:date="2016-12-27T17:13:00Z">
                  <w:rPr>
                    <w:rStyle w:val="Hyperlink"/>
                    <w:noProof/>
                  </w:rPr>
                </w:rPrChange>
              </w:rPr>
              <w:delText>Deployment configuration.</w:delText>
            </w:r>
            <w:r w:rsidDel="00F623C3">
              <w:rPr>
                <w:noProof/>
                <w:webHidden/>
              </w:rPr>
              <w:tab/>
              <w:delText>33</w:delText>
            </w:r>
          </w:del>
        </w:p>
        <w:p w14:paraId="0EE525EE" w14:textId="6F1669A7" w:rsidR="009B618E" w:rsidDel="00F623C3" w:rsidRDefault="009B618E">
          <w:pPr>
            <w:pStyle w:val="TOC1"/>
            <w:tabs>
              <w:tab w:val="left" w:pos="432"/>
            </w:tabs>
            <w:rPr>
              <w:del w:id="308" w:author="Srinivasan Rakhunathan" w:date="2016-12-27T17:13:00Z"/>
              <w:rFonts w:asciiTheme="minorHAnsi" w:hAnsiTheme="minorHAnsi"/>
              <w:sz w:val="22"/>
            </w:rPr>
          </w:pPr>
          <w:del w:id="309" w:author="Srinivasan Rakhunathan" w:date="2016-12-27T17:13:00Z">
            <w:r w:rsidRPr="00F623C3" w:rsidDel="00F623C3">
              <w:rPr>
                <w:rPrChange w:id="310" w:author="Srinivasan Rakhunathan" w:date="2016-12-27T17:13:00Z">
                  <w:rPr>
                    <w:rStyle w:val="Hyperlink"/>
                  </w:rPr>
                </w:rPrChange>
              </w:rPr>
              <w:delText>9</w:delText>
            </w:r>
            <w:r w:rsidDel="00F623C3">
              <w:rPr>
                <w:rFonts w:asciiTheme="minorHAnsi" w:hAnsiTheme="minorHAnsi"/>
                <w:sz w:val="22"/>
              </w:rPr>
              <w:tab/>
            </w:r>
            <w:r w:rsidRPr="00F623C3" w:rsidDel="00F623C3">
              <w:rPr>
                <w:rPrChange w:id="311" w:author="Srinivasan Rakhunathan" w:date="2016-12-27T17:13:00Z">
                  <w:rPr>
                    <w:rStyle w:val="Hyperlink"/>
                  </w:rPr>
                </w:rPrChange>
              </w:rPr>
              <w:delText>Master Data Provisioning</w:delText>
            </w:r>
            <w:r w:rsidDel="00F623C3">
              <w:rPr>
                <w:webHidden/>
              </w:rPr>
              <w:tab/>
              <w:delText>35</w:delText>
            </w:r>
          </w:del>
        </w:p>
        <w:p w14:paraId="07ECE5DE" w14:textId="60725454" w:rsidR="009B618E" w:rsidDel="00F623C3" w:rsidRDefault="009B618E">
          <w:pPr>
            <w:pStyle w:val="TOC1"/>
            <w:tabs>
              <w:tab w:val="left" w:pos="864"/>
            </w:tabs>
            <w:rPr>
              <w:del w:id="312" w:author="Srinivasan Rakhunathan" w:date="2016-12-27T17:13:00Z"/>
              <w:rFonts w:asciiTheme="minorHAnsi" w:hAnsiTheme="minorHAnsi"/>
              <w:sz w:val="22"/>
            </w:rPr>
          </w:pPr>
          <w:del w:id="313" w:author="Srinivasan Rakhunathan" w:date="2016-12-27T17:13:00Z">
            <w:r w:rsidRPr="00F623C3" w:rsidDel="00F623C3">
              <w:rPr>
                <w:rPrChange w:id="314" w:author="Srinivasan Rakhunathan" w:date="2016-12-27T17:13:00Z">
                  <w:rPr>
                    <w:rStyle w:val="Hyperlink"/>
                  </w:rPr>
                </w:rPrChange>
              </w:rPr>
              <w:delText>10</w:delText>
            </w:r>
            <w:r w:rsidDel="00F623C3">
              <w:rPr>
                <w:rFonts w:asciiTheme="minorHAnsi" w:hAnsiTheme="minorHAnsi"/>
                <w:sz w:val="22"/>
              </w:rPr>
              <w:tab/>
            </w:r>
            <w:r w:rsidRPr="00F623C3" w:rsidDel="00F623C3">
              <w:rPr>
                <w:rPrChange w:id="315" w:author="Srinivasan Rakhunathan" w:date="2016-12-27T17:13:00Z">
                  <w:rPr>
                    <w:rStyle w:val="Hyperlink"/>
                  </w:rPr>
                </w:rPrChange>
              </w:rPr>
              <w:delText>Release Deployment</w:delText>
            </w:r>
            <w:r w:rsidDel="00F623C3">
              <w:rPr>
                <w:webHidden/>
              </w:rPr>
              <w:tab/>
              <w:delText>36</w:delText>
            </w:r>
          </w:del>
        </w:p>
        <w:p w14:paraId="263B374A" w14:textId="3B68456C" w:rsidR="009B618E" w:rsidDel="00F623C3" w:rsidRDefault="009B618E">
          <w:pPr>
            <w:pStyle w:val="TOC1"/>
            <w:tabs>
              <w:tab w:val="left" w:pos="864"/>
            </w:tabs>
            <w:rPr>
              <w:del w:id="316" w:author="Srinivasan Rakhunathan" w:date="2016-12-27T17:13:00Z"/>
              <w:rFonts w:asciiTheme="minorHAnsi" w:hAnsiTheme="minorHAnsi"/>
              <w:sz w:val="22"/>
            </w:rPr>
          </w:pPr>
          <w:del w:id="317" w:author="Srinivasan Rakhunathan" w:date="2016-12-27T17:13:00Z">
            <w:r w:rsidRPr="00F623C3" w:rsidDel="00F623C3">
              <w:rPr>
                <w:rPrChange w:id="318" w:author="Srinivasan Rakhunathan" w:date="2016-12-27T17:13:00Z">
                  <w:rPr>
                    <w:rStyle w:val="Hyperlink"/>
                  </w:rPr>
                </w:rPrChange>
              </w:rPr>
              <w:delText>11</w:delText>
            </w:r>
            <w:r w:rsidDel="00F623C3">
              <w:rPr>
                <w:rFonts w:asciiTheme="minorHAnsi" w:hAnsiTheme="minorHAnsi"/>
                <w:sz w:val="22"/>
              </w:rPr>
              <w:tab/>
            </w:r>
            <w:r w:rsidRPr="00F623C3" w:rsidDel="00F623C3">
              <w:rPr>
                <w:rPrChange w:id="319" w:author="Srinivasan Rakhunathan" w:date="2016-12-27T17:13:00Z">
                  <w:rPr>
                    <w:rStyle w:val="Hyperlink"/>
                  </w:rPr>
                </w:rPrChange>
              </w:rPr>
              <w:delText>Data Provisioning</w:delText>
            </w:r>
            <w:r w:rsidDel="00F623C3">
              <w:rPr>
                <w:webHidden/>
              </w:rPr>
              <w:tab/>
              <w:delText>38</w:delText>
            </w:r>
          </w:del>
        </w:p>
        <w:p w14:paraId="48C4C9DB" w14:textId="263F64F4" w:rsidR="009B618E" w:rsidDel="00F623C3" w:rsidRDefault="009B618E">
          <w:pPr>
            <w:pStyle w:val="TOC2"/>
            <w:rPr>
              <w:del w:id="320" w:author="Srinivasan Rakhunathan" w:date="2016-12-27T17:13:00Z"/>
              <w:rFonts w:asciiTheme="minorHAnsi" w:hAnsiTheme="minorHAnsi"/>
              <w:noProof/>
            </w:rPr>
          </w:pPr>
          <w:del w:id="321" w:author="Srinivasan Rakhunathan" w:date="2016-12-27T17:13:00Z">
            <w:r w:rsidRPr="00F623C3" w:rsidDel="00F623C3">
              <w:rPr>
                <w:rPrChange w:id="322" w:author="Srinivasan Rakhunathan" w:date="2016-12-27T17:13:00Z">
                  <w:rPr>
                    <w:rStyle w:val="Hyperlink"/>
                    <w:noProof/>
                  </w:rPr>
                </w:rPrChange>
              </w:rPr>
              <w:delText>11.1</w:delText>
            </w:r>
            <w:r w:rsidDel="00F623C3">
              <w:rPr>
                <w:rFonts w:asciiTheme="minorHAnsi" w:hAnsiTheme="minorHAnsi"/>
                <w:noProof/>
              </w:rPr>
              <w:tab/>
            </w:r>
            <w:r w:rsidRPr="00F623C3" w:rsidDel="00F623C3">
              <w:rPr>
                <w:rPrChange w:id="323" w:author="Srinivasan Rakhunathan" w:date="2016-12-27T17:13:00Z">
                  <w:rPr>
                    <w:rStyle w:val="Hyperlink"/>
                    <w:noProof/>
                  </w:rPr>
                </w:rPrChange>
              </w:rPr>
              <w:delText>Application Data</w:delText>
            </w:r>
            <w:r w:rsidDel="00F623C3">
              <w:rPr>
                <w:noProof/>
                <w:webHidden/>
              </w:rPr>
              <w:tab/>
              <w:delText>38</w:delText>
            </w:r>
          </w:del>
        </w:p>
        <w:p w14:paraId="4080A456" w14:textId="76524210" w:rsidR="009B618E" w:rsidDel="00F623C3" w:rsidRDefault="009B618E">
          <w:pPr>
            <w:pStyle w:val="TOC2"/>
            <w:rPr>
              <w:del w:id="324" w:author="Srinivasan Rakhunathan" w:date="2016-12-27T17:13:00Z"/>
              <w:rFonts w:asciiTheme="minorHAnsi" w:hAnsiTheme="minorHAnsi"/>
              <w:noProof/>
            </w:rPr>
          </w:pPr>
          <w:del w:id="325" w:author="Srinivasan Rakhunathan" w:date="2016-12-27T17:13:00Z">
            <w:r w:rsidRPr="00F623C3" w:rsidDel="00F623C3">
              <w:rPr>
                <w:rPrChange w:id="326" w:author="Srinivasan Rakhunathan" w:date="2016-12-27T17:13:00Z">
                  <w:rPr>
                    <w:rStyle w:val="Hyperlink"/>
                    <w:noProof/>
                  </w:rPr>
                </w:rPrChange>
              </w:rPr>
              <w:delText>11.2</w:delText>
            </w:r>
            <w:r w:rsidDel="00F623C3">
              <w:rPr>
                <w:rFonts w:asciiTheme="minorHAnsi" w:hAnsiTheme="minorHAnsi"/>
                <w:noProof/>
              </w:rPr>
              <w:tab/>
            </w:r>
            <w:r w:rsidRPr="00F623C3" w:rsidDel="00F623C3">
              <w:rPr>
                <w:rPrChange w:id="327" w:author="Srinivasan Rakhunathan" w:date="2016-12-27T17:13:00Z">
                  <w:rPr>
                    <w:rStyle w:val="Hyperlink"/>
                    <w:noProof/>
                  </w:rPr>
                </w:rPrChange>
              </w:rPr>
              <w:delText>Team Statistics</w:delText>
            </w:r>
            <w:r w:rsidDel="00F623C3">
              <w:rPr>
                <w:noProof/>
                <w:webHidden/>
              </w:rPr>
              <w:tab/>
              <w:delText>38</w:delText>
            </w:r>
          </w:del>
        </w:p>
        <w:p w14:paraId="222D3F8D" w14:textId="7CB34909" w:rsidR="009B618E" w:rsidDel="00F623C3" w:rsidRDefault="009B618E">
          <w:pPr>
            <w:pStyle w:val="TOC2"/>
            <w:rPr>
              <w:del w:id="328" w:author="Srinivasan Rakhunathan" w:date="2016-12-27T17:13:00Z"/>
              <w:rFonts w:asciiTheme="minorHAnsi" w:hAnsiTheme="minorHAnsi"/>
              <w:noProof/>
            </w:rPr>
          </w:pPr>
          <w:del w:id="329" w:author="Srinivasan Rakhunathan" w:date="2016-12-27T17:13:00Z">
            <w:r w:rsidRPr="00F623C3" w:rsidDel="00F623C3">
              <w:rPr>
                <w:rPrChange w:id="330" w:author="Srinivasan Rakhunathan" w:date="2016-12-27T17:13:00Z">
                  <w:rPr>
                    <w:rStyle w:val="Hyperlink"/>
                    <w:noProof/>
                  </w:rPr>
                </w:rPrChange>
              </w:rPr>
              <w:delText>11.3</w:delText>
            </w:r>
            <w:r w:rsidDel="00F623C3">
              <w:rPr>
                <w:rFonts w:asciiTheme="minorHAnsi" w:hAnsiTheme="minorHAnsi"/>
                <w:noProof/>
              </w:rPr>
              <w:tab/>
            </w:r>
            <w:r w:rsidRPr="00F623C3" w:rsidDel="00F623C3">
              <w:rPr>
                <w:rPrChange w:id="331" w:author="Srinivasan Rakhunathan" w:date="2016-12-27T17:13:00Z">
                  <w:rPr>
                    <w:rStyle w:val="Hyperlink"/>
                    <w:noProof/>
                  </w:rPr>
                </w:rPrChange>
              </w:rPr>
              <w:delText>Application Resources</w:delText>
            </w:r>
            <w:r w:rsidDel="00F623C3">
              <w:rPr>
                <w:noProof/>
                <w:webHidden/>
              </w:rPr>
              <w:tab/>
              <w:delText>39</w:delText>
            </w:r>
          </w:del>
        </w:p>
        <w:p w14:paraId="3CEBC290" w14:textId="1CFD5947" w:rsidR="009B618E" w:rsidDel="00F623C3" w:rsidRDefault="009B618E">
          <w:pPr>
            <w:pStyle w:val="TOC1"/>
            <w:tabs>
              <w:tab w:val="left" w:pos="864"/>
            </w:tabs>
            <w:rPr>
              <w:del w:id="332" w:author="Srinivasan Rakhunathan" w:date="2016-12-27T17:13:00Z"/>
              <w:rFonts w:asciiTheme="minorHAnsi" w:hAnsiTheme="minorHAnsi"/>
              <w:sz w:val="22"/>
            </w:rPr>
          </w:pPr>
          <w:del w:id="333" w:author="Srinivasan Rakhunathan" w:date="2016-12-27T17:13:00Z">
            <w:r w:rsidRPr="00F623C3" w:rsidDel="00F623C3">
              <w:rPr>
                <w:rPrChange w:id="334" w:author="Srinivasan Rakhunathan" w:date="2016-12-27T17:13:00Z">
                  <w:rPr>
                    <w:rStyle w:val="Hyperlink"/>
                  </w:rPr>
                </w:rPrChange>
              </w:rPr>
              <w:delText>12</w:delText>
            </w:r>
            <w:r w:rsidDel="00F623C3">
              <w:rPr>
                <w:rFonts w:asciiTheme="minorHAnsi" w:hAnsiTheme="minorHAnsi"/>
                <w:sz w:val="22"/>
              </w:rPr>
              <w:tab/>
            </w:r>
            <w:r w:rsidRPr="00F623C3" w:rsidDel="00F623C3">
              <w:rPr>
                <w:rPrChange w:id="335" w:author="Srinivasan Rakhunathan" w:date="2016-12-27T17:13:00Z">
                  <w:rPr>
                    <w:rStyle w:val="Hyperlink"/>
                  </w:rPr>
                </w:rPrChange>
              </w:rPr>
              <w:delText>Appendix A: Application Role Definition</w:delText>
            </w:r>
            <w:r w:rsidDel="00F623C3">
              <w:rPr>
                <w:webHidden/>
              </w:rPr>
              <w:tab/>
              <w:delText>40</w:delText>
            </w:r>
          </w:del>
        </w:p>
        <w:p w14:paraId="3B93ECF3" w14:textId="6CB67B49" w:rsidR="009B618E" w:rsidDel="00F623C3" w:rsidRDefault="009B618E">
          <w:pPr>
            <w:pStyle w:val="TOC1"/>
            <w:tabs>
              <w:tab w:val="left" w:pos="864"/>
            </w:tabs>
            <w:rPr>
              <w:del w:id="336" w:author="Srinivasan Rakhunathan" w:date="2016-12-27T17:13:00Z"/>
              <w:rFonts w:asciiTheme="minorHAnsi" w:hAnsiTheme="minorHAnsi"/>
              <w:sz w:val="22"/>
            </w:rPr>
          </w:pPr>
          <w:del w:id="337" w:author="Srinivasan Rakhunathan" w:date="2016-12-27T17:13:00Z">
            <w:r w:rsidRPr="00F623C3" w:rsidDel="00F623C3">
              <w:rPr>
                <w:rPrChange w:id="338" w:author="Srinivasan Rakhunathan" w:date="2016-12-27T17:13:00Z">
                  <w:rPr>
                    <w:rStyle w:val="Hyperlink"/>
                  </w:rPr>
                </w:rPrChange>
              </w:rPr>
              <w:delText>13</w:delText>
            </w:r>
            <w:r w:rsidDel="00F623C3">
              <w:rPr>
                <w:rFonts w:asciiTheme="minorHAnsi" w:hAnsiTheme="minorHAnsi"/>
                <w:sz w:val="22"/>
              </w:rPr>
              <w:tab/>
            </w:r>
            <w:r w:rsidRPr="00F623C3" w:rsidDel="00F623C3">
              <w:rPr>
                <w:rPrChange w:id="339" w:author="Srinivasan Rakhunathan" w:date="2016-12-27T17:13:00Z">
                  <w:rPr>
                    <w:rStyle w:val="Hyperlink"/>
                  </w:rPr>
                </w:rPrChange>
              </w:rPr>
              <w:delText>Appendix B: Parameter file tokens</w:delText>
            </w:r>
            <w:r w:rsidDel="00F623C3">
              <w:rPr>
                <w:webHidden/>
              </w:rPr>
              <w:tab/>
              <w:delText>41</w:delText>
            </w:r>
          </w:del>
        </w:p>
        <w:p w14:paraId="34F5E990" w14:textId="6FA0C5CC" w:rsidR="009B618E" w:rsidDel="00F623C3" w:rsidRDefault="009B618E">
          <w:pPr>
            <w:pStyle w:val="TOC1"/>
            <w:tabs>
              <w:tab w:val="left" w:pos="864"/>
            </w:tabs>
            <w:rPr>
              <w:del w:id="340" w:author="Srinivasan Rakhunathan" w:date="2016-12-27T17:13:00Z"/>
              <w:rFonts w:asciiTheme="minorHAnsi" w:hAnsiTheme="minorHAnsi"/>
              <w:sz w:val="22"/>
            </w:rPr>
          </w:pPr>
          <w:del w:id="341" w:author="Srinivasan Rakhunathan" w:date="2016-12-27T17:13:00Z">
            <w:r w:rsidRPr="00F623C3" w:rsidDel="00F623C3">
              <w:rPr>
                <w:rPrChange w:id="342" w:author="Srinivasan Rakhunathan" w:date="2016-12-27T17:13:00Z">
                  <w:rPr>
                    <w:rStyle w:val="Hyperlink"/>
                  </w:rPr>
                </w:rPrChange>
              </w:rPr>
              <w:delText>14</w:delText>
            </w:r>
            <w:r w:rsidDel="00F623C3">
              <w:rPr>
                <w:rFonts w:asciiTheme="minorHAnsi" w:hAnsiTheme="minorHAnsi"/>
                <w:sz w:val="22"/>
              </w:rPr>
              <w:tab/>
            </w:r>
            <w:r w:rsidRPr="00F623C3" w:rsidDel="00F623C3">
              <w:rPr>
                <w:rPrChange w:id="343" w:author="Srinivasan Rakhunathan" w:date="2016-12-27T17:13:00Z">
                  <w:rPr>
                    <w:rStyle w:val="Hyperlink"/>
                  </w:rPr>
                </w:rPrChange>
              </w:rPr>
              <w:delText>Appendix C: How to enable Implicit flow</w:delText>
            </w:r>
            <w:r w:rsidDel="00F623C3">
              <w:rPr>
                <w:webHidden/>
              </w:rPr>
              <w:tab/>
              <w:delText>44</w:delText>
            </w:r>
          </w:del>
        </w:p>
        <w:p w14:paraId="590E177F" w14:textId="3A05206A" w:rsidR="009B618E" w:rsidDel="00F623C3" w:rsidRDefault="009B618E">
          <w:pPr>
            <w:pStyle w:val="TOC1"/>
            <w:tabs>
              <w:tab w:val="left" w:pos="864"/>
            </w:tabs>
            <w:rPr>
              <w:del w:id="344" w:author="Srinivasan Rakhunathan" w:date="2016-12-27T17:13:00Z"/>
              <w:rFonts w:asciiTheme="minorHAnsi" w:hAnsiTheme="minorHAnsi"/>
              <w:sz w:val="22"/>
            </w:rPr>
          </w:pPr>
          <w:del w:id="345" w:author="Srinivasan Rakhunathan" w:date="2016-12-27T17:13:00Z">
            <w:r w:rsidRPr="00F623C3" w:rsidDel="00F623C3">
              <w:rPr>
                <w:rPrChange w:id="346" w:author="Srinivasan Rakhunathan" w:date="2016-12-27T17:13:00Z">
                  <w:rPr>
                    <w:rStyle w:val="Hyperlink"/>
                  </w:rPr>
                </w:rPrChange>
              </w:rPr>
              <w:delText>15</w:delText>
            </w:r>
            <w:r w:rsidDel="00F623C3">
              <w:rPr>
                <w:rFonts w:asciiTheme="minorHAnsi" w:hAnsiTheme="minorHAnsi"/>
                <w:sz w:val="22"/>
              </w:rPr>
              <w:tab/>
            </w:r>
            <w:r w:rsidRPr="00F623C3" w:rsidDel="00F623C3">
              <w:rPr>
                <w:rPrChange w:id="347" w:author="Srinivasan Rakhunathan" w:date="2016-12-27T17:13:00Z">
                  <w:rPr>
                    <w:rStyle w:val="Hyperlink"/>
                  </w:rPr>
                </w:rPrChange>
              </w:rPr>
              <w:delText>Appendix D: Exporting certificate with private key</w:delText>
            </w:r>
            <w:r w:rsidDel="00F623C3">
              <w:rPr>
                <w:webHidden/>
              </w:rPr>
              <w:tab/>
              <w:delText>45</w:delText>
            </w:r>
          </w:del>
        </w:p>
        <w:p w14:paraId="1615F7EA" w14:textId="40AD092E" w:rsidR="00C24E60" w:rsidRDefault="00674F08" w:rsidP="00A77E60">
          <w:pPr>
            <w:pStyle w:val="TOC2"/>
            <w:rPr>
              <w:rStyle w:val="StyleLatinSegoeUI10pt"/>
            </w:rPr>
            <w:sectPr w:rsidR="00C24E60" w:rsidSect="00611BDF">
              <w:footerReference w:type="default" r:id="rId21"/>
              <w:headerReference w:type="first" r:id="rId22"/>
              <w:footerReference w:type="first" r:id="rId23"/>
              <w:pgSz w:w="12240" w:h="15840" w:code="1"/>
              <w:pgMar w:top="1440" w:right="1440" w:bottom="1440" w:left="1440" w:header="576" w:footer="288" w:gutter="0"/>
              <w:pgNumType w:fmt="upperRoman"/>
              <w:cols w:space="720"/>
              <w:docGrid w:linePitch="360"/>
            </w:sectPr>
          </w:pPr>
          <w:r>
            <w:rPr>
              <w:b/>
              <w:bCs/>
              <w:noProof/>
            </w:rPr>
            <w:fldChar w:fldCharType="end"/>
          </w:r>
        </w:p>
        <w:p w14:paraId="63D48926" w14:textId="77777777" w:rsidR="00AB512E" w:rsidRDefault="004502B7" w:rsidP="00AB512E">
          <w:pPr>
            <w:spacing w:before="0" w:after="160" w:line="259" w:lineRule="auto"/>
          </w:pPr>
        </w:p>
      </w:sdtContent>
    </w:sdt>
    <w:p w14:paraId="6B9E5909" w14:textId="3325F6DD" w:rsidR="00AB512E" w:rsidRDefault="00AB512E" w:rsidP="00AB512E">
      <w:pPr>
        <w:pStyle w:val="Heading1Numbered"/>
      </w:pPr>
      <w:bookmarkStart w:id="352" w:name="_Toc442690440"/>
      <w:bookmarkStart w:id="353" w:name="_Toc458787275"/>
      <w:bookmarkStart w:id="354" w:name="_Toc470622108"/>
      <w:r w:rsidRPr="002D75F0">
        <w:lastRenderedPageBreak/>
        <w:t>Deployment</w:t>
      </w:r>
      <w:r w:rsidRPr="00AF0117">
        <w:t xml:space="preserve"> Summary</w:t>
      </w:r>
      <w:bookmarkEnd w:id="352"/>
      <w:bookmarkEnd w:id="353"/>
      <w:bookmarkEnd w:id="354"/>
    </w:p>
    <w:p w14:paraId="58E4B364" w14:textId="77777777" w:rsidR="0073584E" w:rsidRPr="009B15B4" w:rsidRDefault="0073584E">
      <w:pPr>
        <w:pStyle w:val="Heading2Numbered"/>
        <w:numPr>
          <w:ilvl w:val="1"/>
          <w:numId w:val="22"/>
        </w:numPr>
        <w:tabs>
          <w:tab w:val="clear" w:pos="1440"/>
        </w:tabs>
        <w:rPr>
          <w:rFonts w:eastAsia="Segoe UI" w:cs="Segoe UI"/>
        </w:rPr>
      </w:pPr>
      <w:bookmarkStart w:id="355" w:name="_Toc356828401"/>
      <w:bookmarkStart w:id="356" w:name="_Toc357169694"/>
      <w:bookmarkStart w:id="357" w:name="_Toc393285782"/>
      <w:bookmarkStart w:id="358" w:name="_Toc458787276"/>
      <w:bookmarkStart w:id="359" w:name="_Toc470622109"/>
      <w:r w:rsidRPr="6DE2278B">
        <w:rPr>
          <w:rFonts w:eastAsia="Segoe UI" w:cs="Segoe UI"/>
        </w:rPr>
        <w:t>Purpose</w:t>
      </w:r>
      <w:bookmarkEnd w:id="355"/>
      <w:bookmarkEnd w:id="356"/>
      <w:bookmarkEnd w:id="357"/>
      <w:bookmarkEnd w:id="358"/>
      <w:bookmarkEnd w:id="359"/>
    </w:p>
    <w:p w14:paraId="58C2F25F" w14:textId="210F12C4" w:rsidR="0073584E" w:rsidRPr="00997067" w:rsidRDefault="0073584E" w:rsidP="0073584E">
      <w:pPr>
        <w:rPr>
          <w:rFonts w:cs="Segoe UI"/>
          <w:color w:val="FF0000"/>
          <w:rPrChange w:id="360" w:author="Sanyam Seth" w:date="2017-02-07T21:59:00Z">
            <w:rPr>
              <w:rFonts w:cs="Segoe UI"/>
            </w:rPr>
          </w:rPrChange>
        </w:rPr>
      </w:pPr>
      <w:r w:rsidRPr="00997067">
        <w:rPr>
          <w:rFonts w:eastAsia="Segoe UI" w:cs="Segoe UI"/>
          <w:color w:val="FF0000"/>
          <w:rPrChange w:id="361" w:author="Sanyam Seth" w:date="2017-02-07T21:59:00Z">
            <w:rPr>
              <w:rFonts w:eastAsia="Segoe UI" w:cs="Segoe UI"/>
            </w:rPr>
          </w:rPrChange>
        </w:rPr>
        <w:t xml:space="preserve">The </w:t>
      </w:r>
      <w:r w:rsidR="00E47C75" w:rsidRPr="00997067">
        <w:rPr>
          <w:rFonts w:eastAsia="Segoe UI" w:cs="Segoe UI"/>
          <w:color w:val="FF0000"/>
          <w:rPrChange w:id="362" w:author="Sanyam Seth" w:date="2017-02-07T21:59:00Z">
            <w:rPr>
              <w:rFonts w:eastAsia="Segoe UI" w:cs="Segoe UI"/>
            </w:rPr>
          </w:rPrChange>
        </w:rPr>
        <w:t>purpose</w:t>
      </w:r>
      <w:r w:rsidRPr="00997067">
        <w:rPr>
          <w:rFonts w:eastAsia="Segoe UI" w:cs="Segoe UI"/>
          <w:color w:val="FF0000"/>
          <w:rPrChange w:id="363" w:author="Sanyam Seth" w:date="2017-02-07T21:59:00Z">
            <w:rPr>
              <w:rFonts w:eastAsia="Segoe UI" w:cs="Segoe UI"/>
            </w:rPr>
          </w:rPrChange>
        </w:rPr>
        <w:t xml:space="preserve"> of this document is to describe the p</w:t>
      </w:r>
      <w:r w:rsidR="00E47C75" w:rsidRPr="00997067">
        <w:rPr>
          <w:rFonts w:eastAsia="Segoe UI" w:cs="Segoe UI"/>
          <w:color w:val="FF0000"/>
          <w:rPrChange w:id="364" w:author="Sanyam Seth" w:date="2017-02-07T21:59:00Z">
            <w:rPr>
              <w:rFonts w:eastAsia="Segoe UI" w:cs="Segoe UI"/>
            </w:rPr>
          </w:rPrChange>
        </w:rPr>
        <w:t>rocess used to deploy the Azure</w:t>
      </w:r>
      <w:r w:rsidR="00E65580" w:rsidRPr="00997067">
        <w:rPr>
          <w:rFonts w:eastAsia="Segoe UI" w:cs="Segoe UI"/>
          <w:color w:val="FF0000"/>
          <w:rPrChange w:id="365" w:author="Sanyam Seth" w:date="2017-02-07T21:59:00Z">
            <w:rPr>
              <w:rFonts w:eastAsia="Segoe UI" w:cs="Segoe UI"/>
            </w:rPr>
          </w:rPrChange>
        </w:rPr>
        <w:t>-</w:t>
      </w:r>
      <w:r w:rsidRPr="00997067">
        <w:rPr>
          <w:rFonts w:eastAsia="Segoe UI" w:cs="Segoe UI"/>
          <w:color w:val="FF0000"/>
          <w:rPrChange w:id="366" w:author="Sanyam Seth" w:date="2017-02-07T21:59:00Z">
            <w:rPr>
              <w:rFonts w:eastAsia="Segoe UI" w:cs="Segoe UI"/>
            </w:rPr>
          </w:rPrChange>
        </w:rPr>
        <w:t>hosted components of the Digital Platform that is part of the Microsoft Sports Platform.</w:t>
      </w:r>
    </w:p>
    <w:p w14:paraId="49D907B2" w14:textId="13786F2E" w:rsidR="0073584E" w:rsidRDefault="0073584E" w:rsidP="0073584E">
      <w:pPr>
        <w:rPr>
          <w:rFonts w:cs="Segoe UI"/>
        </w:rPr>
      </w:pPr>
      <w:r w:rsidRPr="6DE2278B">
        <w:rPr>
          <w:rFonts w:eastAsia="Segoe UI" w:cs="Segoe UI"/>
        </w:rPr>
        <w:t>This document begins describing the topology and components to be deployed and then proceeds to describe the deployment process in detail.</w:t>
      </w:r>
    </w:p>
    <w:p w14:paraId="260901B2" w14:textId="77777777" w:rsidR="0073584E" w:rsidRPr="009B15B4" w:rsidRDefault="0073584E">
      <w:pPr>
        <w:pStyle w:val="Heading2Numbered"/>
        <w:numPr>
          <w:ilvl w:val="1"/>
          <w:numId w:val="22"/>
        </w:numPr>
        <w:tabs>
          <w:tab w:val="clear" w:pos="1440"/>
        </w:tabs>
        <w:rPr>
          <w:rFonts w:eastAsia="Segoe UI" w:cs="Segoe UI"/>
        </w:rPr>
      </w:pPr>
      <w:bookmarkStart w:id="367" w:name="_Toc393285783"/>
      <w:bookmarkStart w:id="368" w:name="_Toc458787277"/>
      <w:bookmarkStart w:id="369" w:name="_Toc470622110"/>
      <w:r w:rsidRPr="6DE2278B">
        <w:rPr>
          <w:rFonts w:eastAsia="Segoe UI" w:cs="Segoe UI"/>
        </w:rPr>
        <w:t>Content</w:t>
      </w:r>
      <w:bookmarkEnd w:id="367"/>
      <w:bookmarkEnd w:id="368"/>
      <w:bookmarkEnd w:id="369"/>
    </w:p>
    <w:p w14:paraId="4292CED3" w14:textId="2F743FDA" w:rsidR="0073584E" w:rsidRPr="006B35A0" w:rsidRDefault="0073584E" w:rsidP="0073584E">
      <w:r>
        <w:t>The</w:t>
      </w:r>
      <w:r w:rsidRPr="006B35A0">
        <w:t xml:space="preserve"> document is composed of the following sections.</w:t>
      </w:r>
    </w:p>
    <w:p w14:paraId="1515413B" w14:textId="77777777" w:rsidR="0073584E" w:rsidRPr="00C61F1C" w:rsidRDefault="0073584E" w:rsidP="0073395B">
      <w:pPr>
        <w:pStyle w:val="ListBullet"/>
      </w:pPr>
      <w:r w:rsidRPr="007B679D">
        <w:rPr>
          <w:b/>
          <w:bCs/>
        </w:rPr>
        <w:t>Summary</w:t>
      </w:r>
      <w:r w:rsidRPr="00C61F1C">
        <w:t xml:space="preserve">: This section contains a brief description of </w:t>
      </w:r>
      <w:r>
        <w:t xml:space="preserve">the purpose and provides the context </w:t>
      </w:r>
      <w:r w:rsidRPr="00C61F1C">
        <w:t xml:space="preserve">of the </w:t>
      </w:r>
      <w:r>
        <w:t>document</w:t>
      </w:r>
      <w:r w:rsidRPr="00C61F1C">
        <w:t>. It also provides an overall summary of the contents of this document.</w:t>
      </w:r>
    </w:p>
    <w:p w14:paraId="6B744055" w14:textId="3DE991F9" w:rsidR="0073584E" w:rsidRDefault="0073584E" w:rsidP="0073395B">
      <w:pPr>
        <w:pStyle w:val="ListBullet"/>
      </w:pPr>
      <w:r w:rsidRPr="007B679D">
        <w:rPr>
          <w:b/>
          <w:bCs/>
        </w:rPr>
        <w:t>Deployment Scope</w:t>
      </w:r>
      <w:r w:rsidR="00E47C75">
        <w:t xml:space="preserve">: This section includes </w:t>
      </w:r>
      <w:r>
        <w:t>a high</w:t>
      </w:r>
      <w:r w:rsidR="00E65580">
        <w:t>-</w:t>
      </w:r>
      <w:r>
        <w:t>level description of the environment that will be created as a result of following the process</w:t>
      </w:r>
      <w:r w:rsidR="00E47C75">
        <w:t xml:space="preserve"> in this document.</w:t>
      </w:r>
    </w:p>
    <w:p w14:paraId="65D4FD27" w14:textId="71478415" w:rsidR="0073584E" w:rsidRPr="00C61F1C" w:rsidRDefault="0073584E" w:rsidP="0073395B">
      <w:pPr>
        <w:pStyle w:val="ListBullet"/>
      </w:pPr>
      <w:r w:rsidRPr="007B679D">
        <w:rPr>
          <w:b/>
          <w:bCs/>
        </w:rPr>
        <w:t>Installation Strategy</w:t>
      </w:r>
      <w:r w:rsidRPr="00C61F1C">
        <w:t xml:space="preserve">: </w:t>
      </w:r>
      <w:r w:rsidR="00E47C75">
        <w:t>This section pr</w:t>
      </w:r>
      <w:r>
        <w:t>ovides a summary of the decisions and conventions used while developing the deployment process</w:t>
      </w:r>
      <w:r w:rsidRPr="00C61F1C">
        <w:t>.</w:t>
      </w:r>
    </w:p>
    <w:p w14:paraId="3700C02C" w14:textId="50344D3E" w:rsidR="0073584E" w:rsidRPr="00C61F1C" w:rsidRDefault="0073584E" w:rsidP="0073395B">
      <w:pPr>
        <w:pStyle w:val="ListBullet"/>
      </w:pPr>
      <w:r w:rsidRPr="007B679D">
        <w:rPr>
          <w:b/>
          <w:bCs/>
        </w:rPr>
        <w:t>Deployment Resources</w:t>
      </w:r>
      <w:r w:rsidRPr="00C61F1C">
        <w:t xml:space="preserve">: This section </w:t>
      </w:r>
      <w:r>
        <w:t>contains a list of the resources you will need to run the deployment process</w:t>
      </w:r>
      <w:r w:rsidRPr="6DE2278B">
        <w:rPr>
          <w:rFonts w:eastAsia="Segoe UI" w:cs="Segoe UI"/>
        </w:rPr>
        <w:t>.</w:t>
      </w:r>
    </w:p>
    <w:p w14:paraId="32D92D41" w14:textId="348DCB20" w:rsidR="0073584E" w:rsidRDefault="0073584E" w:rsidP="0073395B">
      <w:pPr>
        <w:pStyle w:val="ListBullet"/>
      </w:pPr>
      <w:r w:rsidRPr="007B679D">
        <w:rPr>
          <w:b/>
          <w:bCs/>
        </w:rPr>
        <w:t>Digital Platform Build:</w:t>
      </w:r>
      <w:r w:rsidRPr="00C61F1C">
        <w:t xml:space="preserve"> </w:t>
      </w:r>
      <w:r w:rsidR="00E47C75">
        <w:t>This section</w:t>
      </w:r>
      <w:r w:rsidRPr="00C61F1C">
        <w:t xml:space="preserve"> contains </w:t>
      </w:r>
      <w:r>
        <w:t xml:space="preserve">guidelines on how to build/compile the Digital Platform before running a deployment. This </w:t>
      </w:r>
      <w:r w:rsidR="00E47C75">
        <w:t xml:space="preserve">information </w:t>
      </w:r>
      <w:r>
        <w:t xml:space="preserve">is included for </w:t>
      </w:r>
      <w:r w:rsidR="00E47C75">
        <w:t>d</w:t>
      </w:r>
      <w:r>
        <w:t>evelopers interested in deploying their own environment of the Digital Platform.</w:t>
      </w:r>
    </w:p>
    <w:p w14:paraId="4AB7A0AE" w14:textId="3EB6649D" w:rsidR="0073584E" w:rsidRDefault="0073584E" w:rsidP="0073395B">
      <w:pPr>
        <w:pStyle w:val="ListBullet"/>
      </w:pPr>
      <w:r w:rsidRPr="007B679D">
        <w:rPr>
          <w:b/>
          <w:bCs/>
        </w:rPr>
        <w:t>Azure Setup Process:</w:t>
      </w:r>
      <w:r>
        <w:t xml:space="preserve"> This section describes the process that operators will need to deploy the Azure environment where the solution will run. This process will only be run when the topology of the solution changes.</w:t>
      </w:r>
    </w:p>
    <w:p w14:paraId="1241F280" w14:textId="77777777" w:rsidR="00E47C75" w:rsidRDefault="0073584E" w:rsidP="0073395B">
      <w:pPr>
        <w:pStyle w:val="ListBullet"/>
      </w:pPr>
      <w:r w:rsidRPr="007B679D">
        <w:rPr>
          <w:b/>
          <w:bCs/>
        </w:rPr>
        <w:t>Release Deployment:</w:t>
      </w:r>
      <w:r>
        <w:t xml:space="preserve"> This section describes the process to be followed when a new version of the application or configuration needs to be deployed. </w:t>
      </w:r>
      <w:r w:rsidR="00E47C75">
        <w:t xml:space="preserve">It only updates the application, and does not </w:t>
      </w:r>
      <w:r>
        <w:t>change the general environment or its topology</w:t>
      </w:r>
      <w:r w:rsidR="00E47C75">
        <w:t>.</w:t>
      </w:r>
    </w:p>
    <w:p w14:paraId="50A9E536" w14:textId="77777777" w:rsidR="0073584E" w:rsidRPr="009B15B4" w:rsidRDefault="0073584E">
      <w:pPr>
        <w:pStyle w:val="Heading2Numbered"/>
        <w:numPr>
          <w:ilvl w:val="1"/>
          <w:numId w:val="22"/>
        </w:numPr>
        <w:tabs>
          <w:tab w:val="clear" w:pos="1440"/>
        </w:tabs>
        <w:ind w:left="0" w:firstLine="0"/>
        <w:rPr>
          <w:rFonts w:eastAsia="Segoe UI" w:cs="Segoe UI"/>
        </w:rPr>
      </w:pPr>
      <w:bookmarkStart w:id="370" w:name="_Toc356828402"/>
      <w:bookmarkStart w:id="371" w:name="_Toc357169695"/>
      <w:bookmarkStart w:id="372" w:name="_Toc393285784"/>
      <w:bookmarkStart w:id="373" w:name="_Toc458787278"/>
      <w:bookmarkStart w:id="374" w:name="_Toc470622111"/>
      <w:r w:rsidRPr="6DE2278B">
        <w:rPr>
          <w:rFonts w:eastAsia="Segoe UI" w:cs="Segoe UI"/>
        </w:rPr>
        <w:t>Intended Audience</w:t>
      </w:r>
      <w:bookmarkEnd w:id="370"/>
      <w:bookmarkEnd w:id="371"/>
      <w:bookmarkEnd w:id="372"/>
      <w:bookmarkEnd w:id="373"/>
      <w:bookmarkEnd w:id="374"/>
    </w:p>
    <w:p w14:paraId="5CFB8A21" w14:textId="77777777" w:rsidR="00E47C75" w:rsidRDefault="0073584E" w:rsidP="0073584E">
      <w:r w:rsidRPr="6DE2278B">
        <w:rPr>
          <w:rFonts w:eastAsia="Segoe UI" w:cs="Segoe UI"/>
        </w:rPr>
        <w:t xml:space="preserve">The </w:t>
      </w:r>
      <w:r w:rsidR="00E47C75" w:rsidRPr="6DE2278B">
        <w:rPr>
          <w:rFonts w:eastAsia="Segoe UI" w:cs="Segoe UI"/>
        </w:rPr>
        <w:t xml:space="preserve">document is intended for operators, testers, and developers responsible for </w:t>
      </w:r>
      <w:r>
        <w:t>deploying the solution</w:t>
      </w:r>
      <w:r w:rsidR="00E47C75">
        <w:t>, and for service managers in charge of operating it.</w:t>
      </w:r>
    </w:p>
    <w:p w14:paraId="6947C774" w14:textId="4D2515EF" w:rsidR="00BA2DC1" w:rsidRPr="00BA2DC1" w:rsidRDefault="0073584E" w:rsidP="00BA2DC1">
      <w:pPr>
        <w:rPr>
          <w:rFonts w:eastAsia="Segoe UI" w:cs="Segoe UI"/>
        </w:rPr>
      </w:pPr>
      <w:r>
        <w:lastRenderedPageBreak/>
        <w:t xml:space="preserve">This document </w:t>
      </w:r>
      <w:r w:rsidR="00E47C75">
        <w:t>may</w:t>
      </w:r>
      <w:r>
        <w:t xml:space="preserve"> also be helpful to </w:t>
      </w:r>
      <w:r w:rsidR="00E47C75" w:rsidRPr="6DE2278B">
        <w:rPr>
          <w:rFonts w:eastAsia="Segoe UI" w:cs="Segoe UI"/>
        </w:rPr>
        <w:t>architects and product m</w:t>
      </w:r>
      <w:r w:rsidRPr="6DE2278B">
        <w:rPr>
          <w:rFonts w:eastAsia="Segoe UI" w:cs="Segoe UI"/>
        </w:rPr>
        <w:t>anagers looking to better understand the deployment of the solution.</w:t>
      </w:r>
    </w:p>
    <w:p w14:paraId="44AD8D46" w14:textId="77777777" w:rsidR="00AB512E" w:rsidRPr="001E5F05" w:rsidRDefault="00AB512E" w:rsidP="00AB512E"/>
    <w:p w14:paraId="51119583" w14:textId="77777777" w:rsidR="00AB512E" w:rsidRPr="00AF0117" w:rsidRDefault="00AB512E" w:rsidP="00AB512E">
      <w:pPr>
        <w:pStyle w:val="Heading1Numbered"/>
      </w:pPr>
      <w:bookmarkStart w:id="375" w:name="_Toc442690442"/>
      <w:bookmarkStart w:id="376" w:name="_Toc458787279"/>
      <w:bookmarkStart w:id="377" w:name="_Toc470622112"/>
      <w:r w:rsidRPr="002D75F0">
        <w:lastRenderedPageBreak/>
        <w:t>Deployment</w:t>
      </w:r>
      <w:r w:rsidRPr="00AF0117">
        <w:t xml:space="preserve"> Scope</w:t>
      </w:r>
      <w:bookmarkEnd w:id="375"/>
      <w:bookmarkEnd w:id="376"/>
      <w:bookmarkEnd w:id="377"/>
    </w:p>
    <w:p w14:paraId="2FF7E325" w14:textId="6F279136" w:rsidR="00AB512E" w:rsidRPr="001E5F05" w:rsidRDefault="007C3434" w:rsidP="00AB512E">
      <w:r>
        <w:t>This document provides guidance to install the pieces of the Dig</w:t>
      </w:r>
      <w:r w:rsidR="00E47C75">
        <w:t xml:space="preserve">ital Platform hosted in Azure, not including the </w:t>
      </w:r>
      <w:r>
        <w:t>Analytics Platform.</w:t>
      </w:r>
    </w:p>
    <w:p w14:paraId="720FFC99" w14:textId="2A744D19" w:rsidR="00282540" w:rsidRDefault="00282540" w:rsidP="00AB512E">
      <w:pPr>
        <w:pStyle w:val="Heading2Numbered"/>
      </w:pPr>
      <w:bookmarkStart w:id="378" w:name="_Toc458787280"/>
      <w:bookmarkStart w:id="379" w:name="_Toc470622113"/>
      <w:bookmarkStart w:id="380" w:name="_Toc442690444"/>
      <w:r>
        <w:t>Deployment Topology</w:t>
      </w:r>
      <w:bookmarkEnd w:id="378"/>
      <w:bookmarkEnd w:id="379"/>
    </w:p>
    <w:p w14:paraId="4ABE93DE" w14:textId="51D894A6" w:rsidR="00282540" w:rsidRDefault="00282540" w:rsidP="00282540">
      <w:r>
        <w:t xml:space="preserve">The environment created will have </w:t>
      </w:r>
      <w:r w:rsidRPr="00282540">
        <w:rPr>
          <w:highlight w:val="yellow"/>
        </w:rPr>
        <w:t>four</w:t>
      </w:r>
      <w:r>
        <w:t xml:space="preserve"> deployments, as described in the document </w:t>
      </w:r>
      <w:r w:rsidRPr="007B679D">
        <w:rPr>
          <w:b/>
          <w:bCs/>
        </w:rPr>
        <w:t xml:space="preserve">Physical Design. </w:t>
      </w:r>
      <w:r w:rsidRPr="00282540">
        <w:t>These deployments</w:t>
      </w:r>
      <w:r>
        <w:t xml:space="preserve"> will </w:t>
      </w:r>
      <w:del w:id="381" w:author="Sanyam Seth" w:date="2017-02-07T22:02:00Z">
        <w:r w:rsidDel="00D16E7F">
          <w:delText>be located in</w:delText>
        </w:r>
      </w:del>
      <w:ins w:id="382" w:author="Sanyam Seth" w:date="2017-02-07T22:02:00Z">
        <w:r w:rsidR="00D16E7F">
          <w:t>be in</w:t>
        </w:r>
      </w:ins>
      <w:r>
        <w:t xml:space="preserve"> the following Azure regions:</w:t>
      </w:r>
    </w:p>
    <w:p w14:paraId="7DCF94AE" w14:textId="77777777" w:rsidR="00282540" w:rsidRDefault="00282540" w:rsidP="00282540">
      <w:pPr>
        <w:pStyle w:val="VisibleGuidance"/>
      </w:pPr>
      <w:r>
        <w:t>Update the table based on the locations and availability of your deployment</w:t>
      </w:r>
    </w:p>
    <w:tbl>
      <w:tblPr>
        <w:tblStyle w:val="TableGrid"/>
        <w:tblW w:w="0" w:type="auto"/>
        <w:tblLook w:val="04A0" w:firstRow="1" w:lastRow="0" w:firstColumn="1" w:lastColumn="0" w:noHBand="0" w:noVBand="1"/>
      </w:tblPr>
      <w:tblGrid>
        <w:gridCol w:w="1890"/>
        <w:gridCol w:w="7380"/>
      </w:tblGrid>
      <w:tr w:rsidR="00282540" w14:paraId="5EADA32C" w14:textId="77777777" w:rsidTr="007B679D">
        <w:trPr>
          <w:cnfStyle w:val="100000000000" w:firstRow="1" w:lastRow="0" w:firstColumn="0" w:lastColumn="0" w:oddVBand="0" w:evenVBand="0" w:oddHBand="0" w:evenHBand="0" w:firstRowFirstColumn="0" w:firstRowLastColumn="0" w:lastRowFirstColumn="0" w:lastRowLastColumn="0"/>
        </w:trPr>
        <w:tc>
          <w:tcPr>
            <w:tcW w:w="1890" w:type="dxa"/>
          </w:tcPr>
          <w:p w14:paraId="1512450F" w14:textId="3F37E7C1" w:rsidR="00282540" w:rsidRDefault="00282540" w:rsidP="00282540">
            <w:r>
              <w:t>Deployment Region</w:t>
            </w:r>
          </w:p>
        </w:tc>
        <w:tc>
          <w:tcPr>
            <w:tcW w:w="7380" w:type="dxa"/>
          </w:tcPr>
          <w:p w14:paraId="78F00532" w14:textId="5C9EAD33" w:rsidR="00282540" w:rsidRDefault="00282540" w:rsidP="00282540">
            <w:r>
              <w:t>Audience</w:t>
            </w:r>
          </w:p>
        </w:tc>
      </w:tr>
      <w:tr w:rsidR="00282540" w14:paraId="17969463" w14:textId="77777777" w:rsidTr="007B679D">
        <w:tc>
          <w:tcPr>
            <w:tcW w:w="1890" w:type="dxa"/>
          </w:tcPr>
          <w:p w14:paraId="4659AA8C" w14:textId="097E287D" w:rsidR="00282540" w:rsidRDefault="00282540" w:rsidP="00282540">
            <w:r>
              <w:t>US West</w:t>
            </w:r>
          </w:p>
        </w:tc>
        <w:tc>
          <w:tcPr>
            <w:tcW w:w="7380" w:type="dxa"/>
          </w:tcPr>
          <w:p w14:paraId="78F09559" w14:textId="7B92B880" w:rsidR="00282540" w:rsidRDefault="00282540" w:rsidP="00282540">
            <w:r>
              <w:t>This will target the main group of Fans and administrative users.</w:t>
            </w:r>
          </w:p>
        </w:tc>
      </w:tr>
      <w:tr w:rsidR="00282540" w14:paraId="3D4CACF2" w14:textId="77777777" w:rsidTr="007B679D">
        <w:tc>
          <w:tcPr>
            <w:tcW w:w="1890" w:type="dxa"/>
          </w:tcPr>
          <w:p w14:paraId="06C76173" w14:textId="1024C02F" w:rsidR="00282540" w:rsidRDefault="00282540" w:rsidP="00282540">
            <w:r>
              <w:t>US East</w:t>
            </w:r>
          </w:p>
        </w:tc>
        <w:tc>
          <w:tcPr>
            <w:tcW w:w="7380" w:type="dxa"/>
          </w:tcPr>
          <w:p w14:paraId="29F23732" w14:textId="6A6B9DAE" w:rsidR="00282540" w:rsidRDefault="00282540" w:rsidP="00282540">
            <w:r>
              <w:t>This will cover remote local users and will also provide administrative function.</w:t>
            </w:r>
          </w:p>
        </w:tc>
      </w:tr>
      <w:tr w:rsidR="00282540" w14:paraId="0408C126" w14:textId="77777777" w:rsidTr="007B679D">
        <w:tc>
          <w:tcPr>
            <w:tcW w:w="1890" w:type="dxa"/>
          </w:tcPr>
          <w:p w14:paraId="41939E79" w14:textId="5ACDE348" w:rsidR="00282540" w:rsidRDefault="00282540" w:rsidP="00282540">
            <w:r>
              <w:t>West Europe</w:t>
            </w:r>
          </w:p>
        </w:tc>
        <w:tc>
          <w:tcPr>
            <w:tcW w:w="7380" w:type="dxa"/>
          </w:tcPr>
          <w:p w14:paraId="57336AA3" w14:textId="3F2BEE68" w:rsidR="00282540" w:rsidRDefault="00282540" w:rsidP="00E449A9">
            <w:r>
              <w:t xml:space="preserve">Focused on European </w:t>
            </w:r>
            <w:r w:rsidR="00E449A9">
              <w:t>markets</w:t>
            </w:r>
            <w:r>
              <w:t>, no administrative capabilities will be deployed in this deployment</w:t>
            </w:r>
            <w:r w:rsidR="00E449A9">
              <w:t>.</w:t>
            </w:r>
          </w:p>
        </w:tc>
      </w:tr>
      <w:tr w:rsidR="00282540" w14:paraId="09D9E766" w14:textId="77777777" w:rsidTr="007B679D">
        <w:tc>
          <w:tcPr>
            <w:tcW w:w="1890" w:type="dxa"/>
          </w:tcPr>
          <w:p w14:paraId="5EE67C82" w14:textId="2863CD55" w:rsidR="00282540" w:rsidRDefault="00282540" w:rsidP="00282540">
            <w:r>
              <w:t>Japan West</w:t>
            </w:r>
          </w:p>
        </w:tc>
        <w:tc>
          <w:tcPr>
            <w:tcW w:w="7380" w:type="dxa"/>
          </w:tcPr>
          <w:p w14:paraId="4B437FC9" w14:textId="1041A340" w:rsidR="00282540" w:rsidRDefault="00282540" w:rsidP="00E449A9">
            <w:r>
              <w:t xml:space="preserve">Focused on </w:t>
            </w:r>
            <w:r w:rsidR="00E449A9">
              <w:t>Asian markets, no administrative capabilities will be deployed in this deployment and it will be the smallest of all deployments.</w:t>
            </w:r>
          </w:p>
        </w:tc>
      </w:tr>
    </w:tbl>
    <w:p w14:paraId="0560E232" w14:textId="2FE1FBC5" w:rsidR="00282540" w:rsidRPr="00282540" w:rsidRDefault="00282540" w:rsidP="00282540">
      <w:pPr>
        <w:jc w:val="center"/>
      </w:pPr>
      <w:r w:rsidRPr="00225AB8">
        <w:rPr>
          <w:noProof/>
        </w:rPr>
        <w:drawing>
          <wp:inline distT="0" distB="0" distL="0" distR="0" wp14:anchorId="0B848245" wp14:editId="12D53280">
            <wp:extent cx="4160589" cy="313822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1296" cy="3146297"/>
                    </a:xfrm>
                    <a:prstGeom prst="rect">
                      <a:avLst/>
                    </a:prstGeom>
                    <a:noFill/>
                    <a:ln>
                      <a:noFill/>
                    </a:ln>
                  </pic:spPr>
                </pic:pic>
              </a:graphicData>
            </a:graphic>
          </wp:inline>
        </w:drawing>
      </w:r>
    </w:p>
    <w:p w14:paraId="53D1BDDC" w14:textId="6BE2ACE7" w:rsidR="00AB512E" w:rsidRPr="00AF0117" w:rsidRDefault="00AB512E" w:rsidP="00AB512E">
      <w:pPr>
        <w:pStyle w:val="Heading2Numbered"/>
      </w:pPr>
      <w:bookmarkStart w:id="383" w:name="_Toc458787281"/>
      <w:bookmarkStart w:id="384" w:name="_Toc470622114"/>
      <w:r w:rsidRPr="002D75F0">
        <w:lastRenderedPageBreak/>
        <w:t>Components</w:t>
      </w:r>
      <w:bookmarkEnd w:id="380"/>
      <w:bookmarkEnd w:id="383"/>
      <w:bookmarkEnd w:id="384"/>
    </w:p>
    <w:p w14:paraId="7347B9CB" w14:textId="28A5B351" w:rsidR="00AB512E" w:rsidRDefault="007C3434" w:rsidP="00AB512E">
      <w:r>
        <w:t>The following components will be deployed as part of this guide.</w:t>
      </w:r>
    </w:p>
    <w:p w14:paraId="77DCF7D3" w14:textId="32426B22" w:rsidR="007C3434" w:rsidRDefault="007C3434" w:rsidP="007C3434">
      <w:pPr>
        <w:jc w:val="center"/>
      </w:pPr>
      <w:r w:rsidRPr="007C3434">
        <w:rPr>
          <w:noProof/>
        </w:rPr>
        <w:drawing>
          <wp:inline distT="0" distB="0" distL="0" distR="0" wp14:anchorId="0F18EECB" wp14:editId="4A8D9FF0">
            <wp:extent cx="4630522" cy="528750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1430" cy="5288539"/>
                    </a:xfrm>
                    <a:prstGeom prst="rect">
                      <a:avLst/>
                    </a:prstGeom>
                  </pic:spPr>
                </pic:pic>
              </a:graphicData>
            </a:graphic>
          </wp:inline>
        </w:drawing>
      </w:r>
    </w:p>
    <w:tbl>
      <w:tblPr>
        <w:tblStyle w:val="TableGrid"/>
        <w:tblW w:w="0" w:type="auto"/>
        <w:tblLook w:val="04A0" w:firstRow="1" w:lastRow="0" w:firstColumn="1" w:lastColumn="0" w:noHBand="0" w:noVBand="1"/>
      </w:tblPr>
      <w:tblGrid>
        <w:gridCol w:w="2070"/>
        <w:gridCol w:w="7290"/>
      </w:tblGrid>
      <w:tr w:rsidR="007C3434" w14:paraId="4F87B08A" w14:textId="77777777" w:rsidTr="002A79A5">
        <w:trPr>
          <w:cnfStyle w:val="100000000000" w:firstRow="1" w:lastRow="0" w:firstColumn="0" w:lastColumn="0" w:oddVBand="0" w:evenVBand="0" w:oddHBand="0" w:evenHBand="0" w:firstRowFirstColumn="0" w:firstRowLastColumn="0" w:lastRowFirstColumn="0" w:lastRowLastColumn="0"/>
        </w:trPr>
        <w:tc>
          <w:tcPr>
            <w:tcW w:w="2070" w:type="dxa"/>
          </w:tcPr>
          <w:p w14:paraId="6A975C27" w14:textId="5DF37CA7" w:rsidR="007C3434" w:rsidRDefault="007C3434" w:rsidP="007C3434">
            <w:r>
              <w:t>Component</w:t>
            </w:r>
          </w:p>
        </w:tc>
        <w:tc>
          <w:tcPr>
            <w:tcW w:w="7290" w:type="dxa"/>
          </w:tcPr>
          <w:p w14:paraId="4BB73C0E" w14:textId="40B1FACA" w:rsidR="007C3434" w:rsidRDefault="007C3434" w:rsidP="007C3434">
            <w:r>
              <w:t>Description</w:t>
            </w:r>
          </w:p>
        </w:tc>
      </w:tr>
      <w:tr w:rsidR="007C3434" w14:paraId="7117F74C" w14:textId="77777777" w:rsidTr="002A79A5">
        <w:tc>
          <w:tcPr>
            <w:tcW w:w="2070" w:type="dxa"/>
          </w:tcPr>
          <w:p w14:paraId="238C749A" w14:textId="726F31DF" w:rsidR="007C3434" w:rsidRDefault="00E47C75" w:rsidP="007C3434">
            <w:r>
              <w:t>BackOffice w</w:t>
            </w:r>
            <w:r w:rsidR="007C3434">
              <w:t>ebsite</w:t>
            </w:r>
          </w:p>
        </w:tc>
        <w:tc>
          <w:tcPr>
            <w:tcW w:w="7290" w:type="dxa"/>
          </w:tcPr>
          <w:p w14:paraId="7EDB5273" w14:textId="1DDE16C8" w:rsidR="007C3434" w:rsidRDefault="007C3434" w:rsidP="007C3434">
            <w:r>
              <w:t xml:space="preserve">The BackOffice </w:t>
            </w:r>
            <w:r w:rsidR="00E47C75">
              <w:t>website provides a s</w:t>
            </w:r>
            <w:r>
              <w:t xml:space="preserve">ingle </w:t>
            </w:r>
            <w:r w:rsidR="00E47C75">
              <w:t>p</w:t>
            </w:r>
            <w:r>
              <w:t xml:space="preserve">age </w:t>
            </w:r>
            <w:r w:rsidR="00E47C75">
              <w:t>a</w:t>
            </w:r>
            <w:r>
              <w:t>pplication that provides access to the management functionality of the Web</w:t>
            </w:r>
            <w:r w:rsidR="00E47C75">
              <w:t xml:space="preserve"> </w:t>
            </w:r>
            <w:r>
              <w:t>API.</w:t>
            </w:r>
          </w:p>
          <w:p w14:paraId="5E6202F2" w14:textId="3B493FE1" w:rsidR="007C3434" w:rsidRDefault="007C3434" w:rsidP="00E47C75">
            <w:r>
              <w:t xml:space="preserve">It is hosted in its own Azure Web App </w:t>
            </w:r>
            <w:r w:rsidR="00E47C75">
              <w:t>because</w:t>
            </w:r>
            <w:r>
              <w:t xml:space="preserve"> usage will be limited to the customer’s employees and it may not be necessary in all deployments.</w:t>
            </w:r>
          </w:p>
        </w:tc>
      </w:tr>
      <w:tr w:rsidR="007C3434" w14:paraId="78C8FF9A" w14:textId="77777777" w:rsidTr="002A79A5">
        <w:tc>
          <w:tcPr>
            <w:tcW w:w="2070" w:type="dxa"/>
          </w:tcPr>
          <w:p w14:paraId="3F770257" w14:textId="30A1C239" w:rsidR="007C3434" w:rsidRDefault="007C3434" w:rsidP="007C3434">
            <w:r>
              <w:t>Web</w:t>
            </w:r>
            <w:r w:rsidR="00E47C75">
              <w:t xml:space="preserve"> API w</w:t>
            </w:r>
            <w:r>
              <w:t>ebsite</w:t>
            </w:r>
          </w:p>
        </w:tc>
        <w:tc>
          <w:tcPr>
            <w:tcW w:w="7290" w:type="dxa"/>
          </w:tcPr>
          <w:p w14:paraId="1C4641A1" w14:textId="2BABFF33" w:rsidR="007C3434" w:rsidRDefault="007C3434" w:rsidP="007C3434">
            <w:r>
              <w:t>The Web</w:t>
            </w:r>
            <w:r w:rsidR="00E47C75">
              <w:t xml:space="preserve"> </w:t>
            </w:r>
            <w:r>
              <w:t xml:space="preserve">API </w:t>
            </w:r>
            <w:r w:rsidR="00E47C75">
              <w:t>w</w:t>
            </w:r>
            <w:r>
              <w:t>ebsite hosts the REST service that exposes all Digital Platform functionality.</w:t>
            </w:r>
          </w:p>
          <w:p w14:paraId="53A19474" w14:textId="2BCC1B76" w:rsidR="007C3434" w:rsidRDefault="007C3434" w:rsidP="00E47C75">
            <w:r>
              <w:t xml:space="preserve">This </w:t>
            </w:r>
            <w:r w:rsidR="00E47C75">
              <w:t>area i</w:t>
            </w:r>
            <w:r>
              <w:t xml:space="preserve">s the main point of interaction </w:t>
            </w:r>
            <w:r w:rsidR="00E47C75">
              <w:t>in</w:t>
            </w:r>
            <w:r>
              <w:t xml:space="preserve"> the platform and it will be present on all deployments </w:t>
            </w:r>
            <w:r w:rsidR="00E47C75">
              <w:t>as</w:t>
            </w:r>
            <w:r>
              <w:t xml:space="preserve"> the front</w:t>
            </w:r>
            <w:r w:rsidR="00E65580">
              <w:t>-</w:t>
            </w:r>
            <w:r>
              <w:t>end component that will scale the most.</w:t>
            </w:r>
          </w:p>
        </w:tc>
      </w:tr>
      <w:tr w:rsidR="007C3434" w14:paraId="697CA25B" w14:textId="77777777" w:rsidTr="002A79A5">
        <w:tc>
          <w:tcPr>
            <w:tcW w:w="2070" w:type="dxa"/>
          </w:tcPr>
          <w:p w14:paraId="5202B280" w14:textId="5335A252" w:rsidR="007C3434" w:rsidRDefault="00E47C75" w:rsidP="007C3434">
            <w:r>
              <w:lastRenderedPageBreak/>
              <w:t>Deployment s</w:t>
            </w:r>
            <w:r w:rsidR="007C3434">
              <w:t>torage</w:t>
            </w:r>
          </w:p>
        </w:tc>
        <w:tc>
          <w:tcPr>
            <w:tcW w:w="7290" w:type="dxa"/>
          </w:tcPr>
          <w:p w14:paraId="4C86C692" w14:textId="0457765A" w:rsidR="007C3434" w:rsidRDefault="007C3434" w:rsidP="00E175AC">
            <w:r w:rsidRPr="007C3434">
              <w:t xml:space="preserve">The storage used to support Digital Platform functionality is hosted in different types of storage depending on </w:t>
            </w:r>
            <w:r w:rsidR="00E175AC">
              <w:t>specific</w:t>
            </w:r>
            <w:r w:rsidRPr="007C3434">
              <w:t xml:space="preserve"> needs</w:t>
            </w:r>
            <w:r>
              <w:t>. During the deployment</w:t>
            </w:r>
            <w:r w:rsidR="00E175AC">
              <w:t>,</w:t>
            </w:r>
            <w:r>
              <w:t xml:space="preserve"> Document DB Databases, Azure Storage accounts</w:t>
            </w:r>
            <w:r w:rsidR="00E175AC">
              <w:t>,</w:t>
            </w:r>
            <w:r>
              <w:t xml:space="preserve"> and Azure Search Indexes will be created.</w:t>
            </w:r>
          </w:p>
        </w:tc>
      </w:tr>
      <w:tr w:rsidR="007C3434" w14:paraId="68100E80" w14:textId="77777777" w:rsidTr="002A79A5">
        <w:tc>
          <w:tcPr>
            <w:tcW w:w="2070" w:type="dxa"/>
          </w:tcPr>
          <w:p w14:paraId="6D6D7CA9" w14:textId="795744DB" w:rsidR="007C3434" w:rsidRDefault="00282540" w:rsidP="00E47C75">
            <w:r>
              <w:t xml:space="preserve">Configuration </w:t>
            </w:r>
            <w:r w:rsidR="00E47C75">
              <w:t>s</w:t>
            </w:r>
            <w:r>
              <w:t>torage</w:t>
            </w:r>
          </w:p>
        </w:tc>
        <w:tc>
          <w:tcPr>
            <w:tcW w:w="7290" w:type="dxa"/>
          </w:tcPr>
          <w:p w14:paraId="4B3D0505" w14:textId="77777777" w:rsidR="007C3434" w:rsidRDefault="007C3434" w:rsidP="007C3434">
            <w:r>
              <w:t xml:space="preserve">The configuration of the environment will be stored in its own repository as Azure Blobs encrypted during deployment. </w:t>
            </w:r>
          </w:p>
          <w:p w14:paraId="1C54460C" w14:textId="0D54414D" w:rsidR="007C3434" w:rsidRDefault="007C3434" w:rsidP="007C3434">
            <w:r>
              <w:t>All applications will have the public key required to decrypt and validate the configuration files</w:t>
            </w:r>
            <w:r w:rsidR="00E175AC">
              <w:t>,</w:t>
            </w:r>
            <w:r>
              <w:t xml:space="preserve"> but only the operations team will </w:t>
            </w:r>
            <w:r w:rsidR="00E175AC">
              <w:t xml:space="preserve">have </w:t>
            </w:r>
            <w:r>
              <w:t>control of the private key to avoid unmanaged changes.</w:t>
            </w:r>
          </w:p>
        </w:tc>
      </w:tr>
      <w:tr w:rsidR="007C3434" w14:paraId="7DA6A92F" w14:textId="77777777" w:rsidTr="002A79A5">
        <w:tc>
          <w:tcPr>
            <w:tcW w:w="2070" w:type="dxa"/>
          </w:tcPr>
          <w:p w14:paraId="4B094407" w14:textId="4482DC74" w:rsidR="007C3434" w:rsidRDefault="00E47C75" w:rsidP="00E47C75">
            <w:r>
              <w:t>Queue/t</w:t>
            </w:r>
            <w:r w:rsidR="00282540">
              <w:t xml:space="preserve">emporal </w:t>
            </w:r>
            <w:r>
              <w:t>s</w:t>
            </w:r>
            <w:r w:rsidR="00282540">
              <w:t>torage</w:t>
            </w:r>
          </w:p>
        </w:tc>
        <w:tc>
          <w:tcPr>
            <w:tcW w:w="7290" w:type="dxa"/>
          </w:tcPr>
          <w:p w14:paraId="5A77B33B" w14:textId="77777777" w:rsidR="007C3434" w:rsidRDefault="007C3434" w:rsidP="007C3434">
            <w:r>
              <w:t>Queue storage is used for two reasons:</w:t>
            </w:r>
          </w:p>
          <w:p w14:paraId="5A7CB314" w14:textId="1B8E100C" w:rsidR="007C3434" w:rsidRPr="00282540" w:rsidRDefault="007C3434" w:rsidP="00282540">
            <w:pPr>
              <w:pStyle w:val="ListParagraph"/>
              <w:numPr>
                <w:ilvl w:val="0"/>
                <w:numId w:val="24"/>
              </w:numPr>
            </w:pPr>
            <w:r w:rsidRPr="00282540">
              <w:t>To support the asynchronous. All actions request through the Web</w:t>
            </w:r>
            <w:r w:rsidR="00E175AC">
              <w:t xml:space="preserve"> </w:t>
            </w:r>
            <w:r w:rsidRPr="00282540">
              <w:t>API that impact and change values are queued to be</w:t>
            </w:r>
            <w:r w:rsidR="00E175AC">
              <w:t xml:space="preserve"> processed by the different Web</w:t>
            </w:r>
            <w:r w:rsidRPr="00282540">
              <w:t>Jobs.</w:t>
            </w:r>
            <w:r w:rsidR="00282540">
              <w:br/>
            </w:r>
            <w:r w:rsidRPr="00282540">
              <w:t>In this case</w:t>
            </w:r>
            <w:r w:rsidR="00E175AC">
              <w:t>,</w:t>
            </w:r>
            <w:r w:rsidRPr="00282540">
              <w:t xml:space="preserve"> the queue allows the solution to scale and avoid creating bottlenecks in the users’ applications.</w:t>
            </w:r>
            <w:r w:rsidR="00282540">
              <w:br/>
            </w:r>
            <w:r w:rsidRPr="00282540">
              <w:t>Other scenarios where asynchro</w:t>
            </w:r>
            <w:r w:rsidR="00E175AC">
              <w:t>nous processing is used include s</w:t>
            </w:r>
            <w:r w:rsidRPr="00282540">
              <w:t>yncing information to CRM Online and adding content to the Azure Search indexes.</w:t>
            </w:r>
          </w:p>
          <w:p w14:paraId="7CEEEA4B" w14:textId="66960875" w:rsidR="007C3434" w:rsidRPr="00282540" w:rsidRDefault="007C3434" w:rsidP="00282540">
            <w:pPr>
              <w:pStyle w:val="ListParagraph"/>
              <w:numPr>
                <w:ilvl w:val="0"/>
                <w:numId w:val="24"/>
              </w:numPr>
            </w:pPr>
            <w:r w:rsidRPr="00282540">
              <w:t>To replicate and sync data between different deployment. Each deployment will have dedicated queues to send commands that have to be replicated to other deployments.</w:t>
            </w:r>
          </w:p>
          <w:p w14:paraId="3D83A03A" w14:textId="6792F2EF" w:rsidR="007C3434" w:rsidRDefault="007C3434" w:rsidP="00E175AC">
            <w:r>
              <w:t xml:space="preserve">The usage of Queues in the platform </w:t>
            </w:r>
            <w:r w:rsidR="00282540">
              <w:t>uses</w:t>
            </w:r>
            <w:r>
              <w:t xml:space="preserve"> a sharding strategy that </w:t>
            </w:r>
            <w:r w:rsidR="00E175AC">
              <w:t xml:space="preserve">enables using </w:t>
            </w:r>
            <w:r>
              <w:t>multiple queues for the same topic</w:t>
            </w:r>
            <w:r w:rsidR="00E175AC">
              <w:t>, which increases</w:t>
            </w:r>
            <w:r>
              <w:t xml:space="preserve"> </w:t>
            </w:r>
            <w:r w:rsidR="00282540">
              <w:t>the scalability of the solution</w:t>
            </w:r>
            <w:r w:rsidR="00E175AC">
              <w:t>. You can ex</w:t>
            </w:r>
            <w:r w:rsidR="00282540">
              <w:t>pect to see multiple physical queues created per logical Queue.</w:t>
            </w:r>
          </w:p>
        </w:tc>
      </w:tr>
      <w:tr w:rsidR="007C3434" w14:paraId="7E27456E" w14:textId="77777777" w:rsidTr="002A79A5">
        <w:tc>
          <w:tcPr>
            <w:tcW w:w="2070" w:type="dxa"/>
          </w:tcPr>
          <w:p w14:paraId="7DB5614A" w14:textId="0E3B6B4F" w:rsidR="007C3434" w:rsidRDefault="00282540" w:rsidP="007C3434">
            <w:r w:rsidRPr="007C3434">
              <w:t>Notification Hub</w:t>
            </w:r>
          </w:p>
        </w:tc>
        <w:tc>
          <w:tcPr>
            <w:tcW w:w="7290" w:type="dxa"/>
          </w:tcPr>
          <w:p w14:paraId="32623F68" w14:textId="4E1B16DD" w:rsidR="007C3434" w:rsidRDefault="00E175AC" w:rsidP="00282540">
            <w:r>
              <w:t>Notification H</w:t>
            </w:r>
            <w:r w:rsidR="007C3434" w:rsidRPr="007C3434">
              <w:t>ub is used to send notifications to mobile apps.</w:t>
            </w:r>
          </w:p>
        </w:tc>
      </w:tr>
      <w:tr w:rsidR="007C3434" w14:paraId="4E19ACC2" w14:textId="77777777" w:rsidTr="002A79A5">
        <w:tc>
          <w:tcPr>
            <w:tcW w:w="2070" w:type="dxa"/>
          </w:tcPr>
          <w:p w14:paraId="439F8632" w14:textId="3F6CEC05" w:rsidR="007C3434" w:rsidRDefault="00282540" w:rsidP="007C3434">
            <w:r>
              <w:t>Administration Azure Active Directory</w:t>
            </w:r>
          </w:p>
        </w:tc>
        <w:tc>
          <w:tcPr>
            <w:tcW w:w="7290" w:type="dxa"/>
          </w:tcPr>
          <w:p w14:paraId="59EC021B" w14:textId="29094DDB" w:rsidR="007C3434" w:rsidRDefault="007C3434" w:rsidP="00E175AC">
            <w:r w:rsidRPr="007C3434">
              <w:t xml:space="preserve">This directory is used to manage all the customer’s users that manage the platform. The </w:t>
            </w:r>
            <w:r w:rsidR="00E175AC">
              <w:t>Web API</w:t>
            </w:r>
            <w:r w:rsidRPr="007C3434">
              <w:t xml:space="preserve"> trusts this AAD and gives privileges to manage content to users that have valid roles in this tenant.</w:t>
            </w:r>
          </w:p>
        </w:tc>
      </w:tr>
      <w:tr w:rsidR="007C3434" w14:paraId="2DFB308F" w14:textId="77777777" w:rsidTr="002A79A5">
        <w:tc>
          <w:tcPr>
            <w:tcW w:w="2070" w:type="dxa"/>
          </w:tcPr>
          <w:p w14:paraId="051907FC" w14:textId="2C2711B8" w:rsidR="007C3434" w:rsidRDefault="00282540" w:rsidP="007C3434">
            <w:r>
              <w:t>Fans Azure Active Directory B2C</w:t>
            </w:r>
          </w:p>
        </w:tc>
        <w:tc>
          <w:tcPr>
            <w:tcW w:w="7290" w:type="dxa"/>
          </w:tcPr>
          <w:p w14:paraId="7C4762DE" w14:textId="15B39347" w:rsidR="007C3434" w:rsidRDefault="007C3434" w:rsidP="007C3434">
            <w:r>
              <w:t xml:space="preserve">This directory provides the identity of the fans for the platform. It manages federation with social identities </w:t>
            </w:r>
            <w:del w:id="385" w:author="Sanyam Seth" w:date="2017-02-07T22:11:00Z">
              <w:r w:rsidDel="00815FC4">
                <w:delText>and also</w:delText>
              </w:r>
            </w:del>
            <w:ins w:id="386" w:author="Sanyam Seth" w:date="2017-02-07T22:11:00Z">
              <w:r w:rsidR="00815FC4">
                <w:t>and</w:t>
              </w:r>
            </w:ins>
            <w:r>
              <w:t xml:space="preserve"> provides its own repository of identities used when fans do not want to register or share their social identities. </w:t>
            </w:r>
          </w:p>
          <w:p w14:paraId="2C5402C6" w14:textId="09A6E058" w:rsidR="007C3434" w:rsidRPr="007C3434" w:rsidRDefault="007C3434" w:rsidP="007C3434">
            <w:pPr>
              <w:rPr>
                <w:lang w:eastAsia="ja-JP"/>
              </w:rPr>
            </w:pPr>
            <w:r>
              <w:t xml:space="preserve">The </w:t>
            </w:r>
            <w:r w:rsidR="00E175AC">
              <w:t>Web API</w:t>
            </w:r>
            <w:r>
              <w:t xml:space="preserve"> trusts this AAD B2C tenant to use the general services of the platform.</w:t>
            </w:r>
          </w:p>
        </w:tc>
      </w:tr>
      <w:tr w:rsidR="007C3434" w14:paraId="3946B92B" w14:textId="77777777" w:rsidTr="002A79A5">
        <w:tc>
          <w:tcPr>
            <w:tcW w:w="2070" w:type="dxa"/>
          </w:tcPr>
          <w:p w14:paraId="7D403DE2" w14:textId="098F63A4" w:rsidR="007C3434" w:rsidRDefault="00E175AC" w:rsidP="00282540">
            <w:r>
              <w:t>WebJob c</w:t>
            </w:r>
            <w:r w:rsidR="00282540">
              <w:t>ontrol</w:t>
            </w:r>
          </w:p>
        </w:tc>
        <w:tc>
          <w:tcPr>
            <w:tcW w:w="7290" w:type="dxa"/>
          </w:tcPr>
          <w:p w14:paraId="249312D8" w14:textId="232B588F" w:rsidR="007C3434" w:rsidRDefault="007C3434" w:rsidP="00E175AC">
            <w:r>
              <w:t>This is a website that provides a sing</w:t>
            </w:r>
            <w:r w:rsidR="00E175AC">
              <w:t>le point of control for all Web</w:t>
            </w:r>
            <w:r>
              <w:t>Jobs running in the platform. This servi</w:t>
            </w:r>
            <w:r w:rsidR="00E175AC">
              <w:t>ce takes care of making the Web</w:t>
            </w:r>
            <w:r>
              <w:t xml:space="preserve">Jobs aware of the sharding used by the queues and implements a heartbeat control that </w:t>
            </w:r>
            <w:r w:rsidR="00E175AC">
              <w:t>allows monitoring the state of the Web</w:t>
            </w:r>
            <w:r>
              <w:t>Jobs.</w:t>
            </w:r>
          </w:p>
        </w:tc>
      </w:tr>
      <w:tr w:rsidR="007C3434" w14:paraId="3EC186B8" w14:textId="77777777" w:rsidTr="002A79A5">
        <w:tc>
          <w:tcPr>
            <w:tcW w:w="2070" w:type="dxa"/>
          </w:tcPr>
          <w:p w14:paraId="58C44794" w14:textId="5157237F" w:rsidR="007C3434" w:rsidRDefault="00E175AC" w:rsidP="007C3434">
            <w:r>
              <w:t>Web</w:t>
            </w:r>
            <w:r w:rsidR="00282540">
              <w:t>Jobs</w:t>
            </w:r>
          </w:p>
        </w:tc>
        <w:tc>
          <w:tcPr>
            <w:tcW w:w="7290" w:type="dxa"/>
          </w:tcPr>
          <w:p w14:paraId="08435A1A" w14:textId="1420F781" w:rsidR="007C3434" w:rsidRDefault="007C3434" w:rsidP="007C3434">
            <w:r>
              <w:t>Azure We</w:t>
            </w:r>
            <w:r w:rsidR="00E175AC">
              <w:t>b</w:t>
            </w:r>
            <w:r>
              <w:t>Jobs are used to provide offline processing capabilities to the platform. In most cases</w:t>
            </w:r>
            <w:r w:rsidR="00E175AC">
              <w:t>, the Web</w:t>
            </w:r>
            <w:r>
              <w:t>Jobs are processing messages received through queues an</w:t>
            </w:r>
            <w:r w:rsidR="00E175AC">
              <w:t>d they communicate with the Web</w:t>
            </w:r>
            <w:r>
              <w:t>Job Control to schedule their work and report their state.</w:t>
            </w:r>
          </w:p>
          <w:p w14:paraId="7CFADB71" w14:textId="209B08F3" w:rsidR="007C3434" w:rsidRDefault="00E175AC" w:rsidP="00E175AC">
            <w:r>
              <w:t>Web</w:t>
            </w:r>
            <w:r w:rsidR="007C3434">
              <w:t>Jobs are</w:t>
            </w:r>
            <w:r>
              <w:t xml:space="preserve"> deployed in their own a</w:t>
            </w:r>
            <w:r w:rsidR="007C3434">
              <w:t xml:space="preserve">pp </w:t>
            </w:r>
            <w:r>
              <w:t>service h</w:t>
            </w:r>
            <w:r w:rsidR="007C3434">
              <w:t>osting to avoid interference with the user facing si</w:t>
            </w:r>
            <w:r w:rsidR="00282540">
              <w:t>tes and to scale independently.</w:t>
            </w:r>
          </w:p>
        </w:tc>
      </w:tr>
      <w:tr w:rsidR="007C3434" w14:paraId="0B12D9BE" w14:textId="77777777" w:rsidTr="002A79A5">
        <w:tc>
          <w:tcPr>
            <w:tcW w:w="2070" w:type="dxa"/>
          </w:tcPr>
          <w:p w14:paraId="583FB77E" w14:textId="238D2E8A" w:rsidR="007C3434" w:rsidRDefault="00282540" w:rsidP="007C3434">
            <w:r>
              <w:t>Application Insights</w:t>
            </w:r>
          </w:p>
        </w:tc>
        <w:tc>
          <w:tcPr>
            <w:tcW w:w="7290" w:type="dxa"/>
          </w:tcPr>
          <w:p w14:paraId="3B3C3A33" w14:textId="77777777" w:rsidR="007C3434" w:rsidRDefault="007C3434" w:rsidP="007C3434">
            <w:r>
              <w:t>Visual Studio Application Insights is used across the platform to provide support for two scenarios:</w:t>
            </w:r>
          </w:p>
          <w:p w14:paraId="109198C3" w14:textId="77777777" w:rsidR="007C3434" w:rsidRDefault="007C3434" w:rsidP="00282540">
            <w:pPr>
              <w:pStyle w:val="ListBullet"/>
              <w:numPr>
                <w:ilvl w:val="0"/>
                <w:numId w:val="25"/>
              </w:numPr>
            </w:pPr>
            <w:r>
              <w:t>Telemetry. App Insights is used in all components to monitor and register the state of the solution. This information is used mostly to operate the platform.</w:t>
            </w:r>
          </w:p>
          <w:p w14:paraId="1F6F4766" w14:textId="050AF54E" w:rsidR="00282540" w:rsidRPr="00282540" w:rsidRDefault="007C3434" w:rsidP="00E175AC">
            <w:pPr>
              <w:pStyle w:val="ListBullet"/>
              <w:numPr>
                <w:ilvl w:val="0"/>
                <w:numId w:val="25"/>
              </w:numPr>
            </w:pPr>
            <w:r>
              <w:lastRenderedPageBreak/>
              <w:t xml:space="preserve">Usage of the platform. The REST API and many of the components </w:t>
            </w:r>
            <w:r w:rsidR="00E175AC">
              <w:t>use</w:t>
            </w:r>
            <w:r>
              <w:t xml:space="preserve"> App Insights to report the actions and behavior of users. This information provides a better understanding of the fans and the platform. Most of the data generated in this case is used by the Analytics platform to provide insights into the platform to the business decision makers.</w:t>
            </w:r>
          </w:p>
        </w:tc>
      </w:tr>
      <w:tr w:rsidR="00282540" w14:paraId="6525FFDB" w14:textId="77777777" w:rsidTr="002A79A5">
        <w:tc>
          <w:tcPr>
            <w:tcW w:w="2070" w:type="dxa"/>
          </w:tcPr>
          <w:p w14:paraId="45266EAA" w14:textId="764554C8" w:rsidR="00282540" w:rsidRDefault="00282540" w:rsidP="007C3434">
            <w:r>
              <w:lastRenderedPageBreak/>
              <w:t>Operati</w:t>
            </w:r>
            <w:r w:rsidR="00E175AC">
              <w:t>on w</w:t>
            </w:r>
            <w:r>
              <w:t>ebsites</w:t>
            </w:r>
          </w:p>
        </w:tc>
        <w:tc>
          <w:tcPr>
            <w:tcW w:w="7290" w:type="dxa"/>
          </w:tcPr>
          <w:p w14:paraId="6E704C24" w14:textId="05A4389B" w:rsidR="00282540" w:rsidRDefault="00282540" w:rsidP="00282540">
            <w:r>
              <w:t>The ope</w:t>
            </w:r>
            <w:r w:rsidR="00E175AC">
              <w:t>ration websites provide simple w</w:t>
            </w:r>
            <w:r>
              <w:t>eb interfaces for the operations team to observe and review metrics and information collected in the deployment.</w:t>
            </w:r>
          </w:p>
        </w:tc>
      </w:tr>
      <w:tr w:rsidR="00282540" w14:paraId="2022B6CB" w14:textId="77777777" w:rsidTr="002A79A5">
        <w:tc>
          <w:tcPr>
            <w:tcW w:w="2070" w:type="dxa"/>
          </w:tcPr>
          <w:p w14:paraId="524A2B7E" w14:textId="6452BBB5" w:rsidR="00282540" w:rsidRDefault="00282540" w:rsidP="007C3434">
            <w:r>
              <w:t>CDN</w:t>
            </w:r>
          </w:p>
        </w:tc>
        <w:tc>
          <w:tcPr>
            <w:tcW w:w="7290" w:type="dxa"/>
          </w:tcPr>
          <w:p w14:paraId="02736628" w14:textId="1DF9EBC8" w:rsidR="00282540" w:rsidRDefault="00282540" w:rsidP="00282540">
            <w:r>
              <w:t>The CDN edges used to provide the content managed with the BackOffice will be created a</w:t>
            </w:r>
            <w:r w:rsidR="003528E0">
              <w:t>s part of</w:t>
            </w:r>
            <w:r>
              <w:t xml:space="preserve"> the deployment.</w:t>
            </w:r>
          </w:p>
        </w:tc>
      </w:tr>
    </w:tbl>
    <w:p w14:paraId="3914D53D" w14:textId="77777777" w:rsidR="007C3434" w:rsidRPr="001E5F05" w:rsidRDefault="007C3434" w:rsidP="007C3434"/>
    <w:p w14:paraId="43316763" w14:textId="77777777" w:rsidR="00AB512E" w:rsidRPr="001E5F05" w:rsidRDefault="00AB512E" w:rsidP="00AB512E"/>
    <w:p w14:paraId="59582059" w14:textId="18C793F7" w:rsidR="00AB512E" w:rsidRPr="00F3360B" w:rsidRDefault="00AB512E" w:rsidP="00AB512E"/>
    <w:p w14:paraId="24DDD8F1" w14:textId="79B47431" w:rsidR="00AB512E" w:rsidRDefault="00AB512E" w:rsidP="00AB512E">
      <w:pPr>
        <w:pStyle w:val="Heading1Numbered"/>
      </w:pPr>
      <w:bookmarkStart w:id="387" w:name="_Toc442690447"/>
      <w:bookmarkStart w:id="388" w:name="_Toc458787282"/>
      <w:bookmarkStart w:id="389" w:name="_Toc470622115"/>
      <w:r w:rsidRPr="002D75F0">
        <w:lastRenderedPageBreak/>
        <w:t>Installation</w:t>
      </w:r>
      <w:r w:rsidRPr="00AF0117">
        <w:t xml:space="preserve"> Strategy</w:t>
      </w:r>
      <w:bookmarkEnd w:id="387"/>
      <w:bookmarkEnd w:id="388"/>
      <w:bookmarkEnd w:id="389"/>
    </w:p>
    <w:p w14:paraId="216B842C" w14:textId="33DC40BB" w:rsidR="004E52C3" w:rsidRDefault="004E52C3" w:rsidP="004E52C3">
      <w:r>
        <w:t xml:space="preserve">The installation of a </w:t>
      </w:r>
      <w:r w:rsidR="00E175AC">
        <w:t>cloud</w:t>
      </w:r>
      <w:r w:rsidR="00E65580">
        <w:t>-</w:t>
      </w:r>
      <w:r>
        <w:t xml:space="preserve">based solution has the clear advantage </w:t>
      </w:r>
      <w:r w:rsidR="00E175AC">
        <w:t>in that it</w:t>
      </w:r>
      <w:r>
        <w:t xml:space="preserve"> can be easily automated. The project has created different artifacts that will be used to deploy the solution:</w:t>
      </w:r>
    </w:p>
    <w:p w14:paraId="6C827119" w14:textId="4E306130" w:rsidR="004E52C3" w:rsidRDefault="004E52C3">
      <w:pPr>
        <w:pStyle w:val="ListBullet"/>
        <w:numPr>
          <w:ilvl w:val="1"/>
          <w:numId w:val="5"/>
        </w:numPr>
        <w:pPrChange w:id="390" w:author="Sanyam Seth" w:date="2017-02-08T23:17:00Z">
          <w:pPr>
            <w:pStyle w:val="ListBullet"/>
          </w:pPr>
        </w:pPrChange>
      </w:pPr>
      <w:r>
        <w:t>Deployment scripts. These PowerShell Scripts drive the deployment workflow and provide the logging capabilities to troubleshoot deployments.</w:t>
      </w:r>
    </w:p>
    <w:p w14:paraId="6339CFE1" w14:textId="68B66BD3" w:rsidR="004E52C3" w:rsidRDefault="00E175AC" w:rsidP="004E52C3">
      <w:pPr>
        <w:pStyle w:val="ListBullet"/>
      </w:pPr>
      <w:r>
        <w:t>Resource t</w:t>
      </w:r>
      <w:r w:rsidR="004E52C3">
        <w:t>emplates. These JSON files define the resources created in the environment and are used as the input for the PowerShell Deployment Scripts.</w:t>
      </w:r>
      <w:ins w:id="391" w:author="Sanyam Seth" w:date="2017-02-08T23:18:00Z">
        <w:r w:rsidR="00525CE4">
          <w:t>(Basically Configuration files)</w:t>
        </w:r>
      </w:ins>
    </w:p>
    <w:p w14:paraId="6BB7F785" w14:textId="630DCE55" w:rsidR="00350912" w:rsidRDefault="00350912" w:rsidP="004E52C3">
      <w:pPr>
        <w:pStyle w:val="ListBullet"/>
      </w:pPr>
      <w:r>
        <w:t xml:space="preserve">Parameter files, these files contain a list of parameters for the </w:t>
      </w:r>
      <w:r w:rsidR="00074C94">
        <w:t>environment</w:t>
      </w:r>
      <w:r>
        <w:t xml:space="preserve"> being configured and are used to generate </w:t>
      </w:r>
      <w:r w:rsidR="00074C94">
        <w:t xml:space="preserve">the Deployment and Configuration json files. </w:t>
      </w:r>
    </w:p>
    <w:p w14:paraId="3BE8D80F" w14:textId="416F2FEE" w:rsidR="004E52C3" w:rsidRDefault="00E175AC" w:rsidP="004E52C3">
      <w:pPr>
        <w:pStyle w:val="ListBullet"/>
      </w:pPr>
      <w:r>
        <w:t>Custom p</w:t>
      </w:r>
      <w:r w:rsidR="004E52C3">
        <w:t xml:space="preserve">rovisioning </w:t>
      </w:r>
      <w:r>
        <w:t>o</w:t>
      </w:r>
      <w:r w:rsidR="004E52C3">
        <w:t xml:space="preserve">perations. These custom </w:t>
      </w:r>
      <w:hyperlink r:id="rId26" w:history="1">
        <w:r w:rsidR="004E52C3" w:rsidRPr="000E039E">
          <w:rPr>
            <w:rStyle w:val="Hyperlink"/>
          </w:rPr>
          <w:t>PowerShell CmdLets</w:t>
        </w:r>
      </w:hyperlink>
      <w:r w:rsidR="004E52C3">
        <w:rPr>
          <w:rStyle w:val="FootnoteReference"/>
        </w:rPr>
        <w:footnoteReference w:id="2"/>
      </w:r>
      <w:r w:rsidR="004E52C3" w:rsidRPr="0BC0FE98">
        <w:t xml:space="preserve"> </w:t>
      </w:r>
      <w:r>
        <w:t xml:space="preserve">are </w:t>
      </w:r>
      <w:r w:rsidR="004E52C3">
        <w:t>used to provide additional capabilities required to provision the environment.</w:t>
      </w:r>
    </w:p>
    <w:p w14:paraId="6EB591CF" w14:textId="77777777" w:rsidR="004E52C3" w:rsidRDefault="004E52C3" w:rsidP="004E52C3">
      <w:pPr>
        <w:pStyle w:val="ListBullet"/>
        <w:numPr>
          <w:ilvl w:val="0"/>
          <w:numId w:val="0"/>
        </w:numPr>
      </w:pPr>
    </w:p>
    <w:p w14:paraId="305E64B1" w14:textId="6C5E22B5" w:rsidR="0073584E" w:rsidRDefault="004E52C3" w:rsidP="0073584E">
      <w:pPr>
        <w:pStyle w:val="ListBullet"/>
        <w:numPr>
          <w:ilvl w:val="0"/>
          <w:numId w:val="0"/>
        </w:numPr>
      </w:pPr>
      <w:r w:rsidRPr="00525CE4">
        <w:rPr>
          <w:b/>
          <w:rPrChange w:id="392" w:author="Sanyam Seth" w:date="2017-02-08T23:19:00Z">
            <w:rPr/>
          </w:rPrChange>
        </w:rPr>
        <w:t>T</w:t>
      </w:r>
      <w:r w:rsidR="00E175AC" w:rsidRPr="00525CE4">
        <w:rPr>
          <w:b/>
          <w:rPrChange w:id="393" w:author="Sanyam Seth" w:date="2017-02-08T23:19:00Z">
            <w:rPr/>
          </w:rPrChange>
        </w:rPr>
        <w:t>he d</w:t>
      </w:r>
      <w:r w:rsidRPr="00525CE4">
        <w:rPr>
          <w:b/>
          <w:rPrChange w:id="394" w:author="Sanyam Seth" w:date="2017-02-08T23:19:00Z">
            <w:rPr/>
          </w:rPrChange>
        </w:rPr>
        <w:t xml:space="preserve">eployment scripts </w:t>
      </w:r>
      <w:r w:rsidR="0073584E" w:rsidRPr="00525CE4">
        <w:rPr>
          <w:b/>
          <w:rPrChange w:id="395" w:author="Sanyam Seth" w:date="2017-02-08T23:19:00Z">
            <w:rPr/>
          </w:rPrChange>
        </w:rPr>
        <w:t>will drive the process</w:t>
      </w:r>
      <w:r w:rsidR="00E175AC" w:rsidRPr="00525CE4">
        <w:rPr>
          <w:b/>
          <w:rPrChange w:id="396" w:author="Sanyam Seth" w:date="2017-02-08T23:19:00Z">
            <w:rPr/>
          </w:rPrChange>
        </w:rPr>
        <w:t>, as described in this document:</w:t>
      </w:r>
      <w:r w:rsidR="0073584E" w:rsidRPr="00525CE4">
        <w:rPr>
          <w:b/>
          <w:rPrChange w:id="397" w:author="Sanyam Seth" w:date="2017-02-08T23:19:00Z">
            <w:rPr/>
          </w:rPrChange>
        </w:rPr>
        <w:t xml:space="preserve"> however the configuration of the environment is up to the team deploying the solution.</w:t>
      </w:r>
      <w:r w:rsidR="0073584E">
        <w:t xml:space="preserve"> To improve the management and usability of the platform the following conventions are suggested for the installation/deployment of the solution:</w:t>
      </w:r>
    </w:p>
    <w:p w14:paraId="3049B8DD" w14:textId="77777777" w:rsidR="0073584E" w:rsidRDefault="0073584E" w:rsidP="0073584E">
      <w:pPr>
        <w:pStyle w:val="ListBullet"/>
        <w:numPr>
          <w:ilvl w:val="0"/>
          <w:numId w:val="0"/>
        </w:numPr>
      </w:pPr>
    </w:p>
    <w:p w14:paraId="45A3D14D" w14:textId="77777777" w:rsidR="00381B5D" w:rsidRPr="00F1653E" w:rsidRDefault="00381B5D" w:rsidP="00381B5D">
      <w:pPr>
        <w:pStyle w:val="ListBullet"/>
      </w:pPr>
      <w:r w:rsidRPr="008837A5">
        <w:t xml:space="preserve">Use a single resource group for deployment to </w:t>
      </w:r>
      <w:r w:rsidRPr="00F1653E">
        <w:t>simplify the management of every environment and make it simpler to remove failed or obsolete deployments.</w:t>
      </w:r>
    </w:p>
    <w:p w14:paraId="38A15C80" w14:textId="6A3C1E55" w:rsidR="00381B5D" w:rsidRPr="008837A5" w:rsidRDefault="00381B5D" w:rsidP="00381B5D">
      <w:pPr>
        <w:pStyle w:val="ListBullet"/>
      </w:pPr>
      <w:r w:rsidRPr="008837A5">
        <w:t>Use a single resource group for global resources to provide a clear understanding of all resources being used by all deployments.</w:t>
      </w:r>
      <w:ins w:id="398" w:author="Sanyam Seth" w:date="2017-02-08T23:20:00Z">
        <w:r w:rsidR="00525CE4">
          <w:t>(ARM)</w:t>
        </w:r>
      </w:ins>
    </w:p>
    <w:p w14:paraId="21667910" w14:textId="77777777" w:rsidR="00381B5D" w:rsidRPr="008837A5" w:rsidRDefault="00381B5D" w:rsidP="00381B5D">
      <w:pPr>
        <w:pStyle w:val="ListBullet"/>
      </w:pPr>
      <w:r w:rsidRPr="008837A5">
        <w:t xml:space="preserve">Use the deployment </w:t>
      </w:r>
      <w:r>
        <w:t>ID in the name of the resource g</w:t>
      </w:r>
      <w:r w:rsidRPr="008837A5">
        <w:t>roup and resources to make it clear to the deployment they belong to.</w:t>
      </w:r>
    </w:p>
    <w:p w14:paraId="733F1721" w14:textId="77777777" w:rsidR="00381B5D" w:rsidRPr="00F1653E" w:rsidRDefault="00381B5D" w:rsidP="00381B5D">
      <w:pPr>
        <w:pStyle w:val="ListBullet"/>
      </w:pPr>
      <w:r w:rsidRPr="00F1653E">
        <w:t>For the initial deployment</w:t>
      </w:r>
      <w:r>
        <w:t>,</w:t>
      </w:r>
      <w:r w:rsidRPr="00F1653E">
        <w:t xml:space="preserve"> start with all deployments even though they may not be used. This </w:t>
      </w:r>
      <w:r>
        <w:t xml:space="preserve">best practice </w:t>
      </w:r>
      <w:r w:rsidRPr="00F1653E">
        <w:t>will simplify and validate the data replication topology.</w:t>
      </w:r>
    </w:p>
    <w:p w14:paraId="56672F4B" w14:textId="77777777" w:rsidR="00381B5D" w:rsidRPr="00F1653E" w:rsidRDefault="00381B5D" w:rsidP="00381B5D">
      <w:pPr>
        <w:pStyle w:val="ListBullet"/>
      </w:pPr>
      <w:r w:rsidRPr="00F1653E">
        <w:t xml:space="preserve">Provide different units of scale for all </w:t>
      </w:r>
      <w:r>
        <w:t>web</w:t>
      </w:r>
      <w:r w:rsidRPr="00F1653E">
        <w:t xml:space="preserve"> components</w:t>
      </w:r>
      <w:r>
        <w:t xml:space="preserve">, which will </w:t>
      </w:r>
      <w:r w:rsidRPr="00F1653E">
        <w:t>allow you to tune and grow the platform without having unexpected dependencies.</w:t>
      </w:r>
    </w:p>
    <w:p w14:paraId="1F25DACC" w14:textId="77777777" w:rsidR="00381B5D" w:rsidRPr="000515EB" w:rsidRDefault="00381B5D" w:rsidP="00381B5D">
      <w:pPr>
        <w:pStyle w:val="ListBullet"/>
        <w:numPr>
          <w:ilvl w:val="0"/>
          <w:numId w:val="0"/>
        </w:numPr>
        <w:ind w:left="720"/>
      </w:pPr>
    </w:p>
    <w:p w14:paraId="2D585F8A" w14:textId="77777777" w:rsidR="00AB512E" w:rsidRPr="001E5F05" w:rsidRDefault="00AB512E" w:rsidP="00AB512E"/>
    <w:p w14:paraId="32560847" w14:textId="77777777" w:rsidR="00AB512E" w:rsidRPr="001E5F05" w:rsidRDefault="00AB512E" w:rsidP="00AB512E">
      <w:pPr>
        <w:pStyle w:val="Heading1Numbered"/>
      </w:pPr>
      <w:bookmarkStart w:id="399" w:name="_Toc442690448"/>
      <w:bookmarkStart w:id="400" w:name="_Ref442714887"/>
      <w:bookmarkStart w:id="401" w:name="_Toc458787283"/>
      <w:bookmarkStart w:id="402" w:name="_Toc470622116"/>
      <w:r w:rsidRPr="001E5F05">
        <w:lastRenderedPageBreak/>
        <w:t xml:space="preserve">Deployment </w:t>
      </w:r>
      <w:r w:rsidRPr="002D75F0">
        <w:t>Resources</w:t>
      </w:r>
      <w:bookmarkEnd w:id="399"/>
      <w:bookmarkEnd w:id="400"/>
      <w:bookmarkEnd w:id="401"/>
      <w:bookmarkEnd w:id="402"/>
    </w:p>
    <w:p w14:paraId="298848C9" w14:textId="77777777" w:rsidR="00AB512E" w:rsidRPr="001E5F05" w:rsidRDefault="00AB512E" w:rsidP="00AB512E">
      <w:pPr>
        <w:pStyle w:val="VisibleGuidance"/>
      </w:pPr>
      <w:r w:rsidRPr="001E5F05">
        <w:t>Use this section to identify the staffing that will be needed to complete the deployment and the sources of the personnel (internal staff, contractors and so on).</w:t>
      </w:r>
    </w:p>
    <w:p w14:paraId="14B63404" w14:textId="77777777" w:rsidR="00381B5D" w:rsidRDefault="00381B5D" w:rsidP="00381B5D">
      <w:r>
        <w:t>T</w:t>
      </w:r>
      <w:r w:rsidRPr="00F1653E">
        <w:t>o deploy a complete environment for the solution</w:t>
      </w:r>
      <w:r>
        <w:t>,</w:t>
      </w:r>
      <w:r w:rsidRPr="00F1653E">
        <w:t xml:space="preserve"> the following software </w:t>
      </w:r>
      <w:r>
        <w:t>must be set up:</w:t>
      </w:r>
    </w:p>
    <w:p w14:paraId="2CF63893" w14:textId="76A5EB7C" w:rsidR="00381B5D" w:rsidRDefault="00381B5D" w:rsidP="00381B5D">
      <w:pPr>
        <w:pStyle w:val="ListParagraph"/>
        <w:numPr>
          <w:ilvl w:val="0"/>
          <w:numId w:val="26"/>
        </w:numPr>
        <w:rPr>
          <w:ins w:id="403" w:author="Sanyam Seth" w:date="2017-03-28T19:33:00Z"/>
          <w:b/>
        </w:rPr>
      </w:pPr>
      <w:r w:rsidRPr="006C2DA8">
        <w:rPr>
          <w:b/>
          <w:rPrChange w:id="404" w:author="Sanyam Seth" w:date="2017-02-08T23:30:00Z">
            <w:rPr/>
          </w:rPrChange>
        </w:rPr>
        <w:t>Microsoft Azure subscription</w:t>
      </w:r>
    </w:p>
    <w:p w14:paraId="5647F778" w14:textId="49699B8C" w:rsidR="009F625C" w:rsidRPr="006C2DA8" w:rsidRDefault="009F625C" w:rsidP="00381B5D">
      <w:pPr>
        <w:pStyle w:val="ListParagraph"/>
        <w:numPr>
          <w:ilvl w:val="0"/>
          <w:numId w:val="26"/>
        </w:numPr>
        <w:rPr>
          <w:b/>
          <w:rPrChange w:id="405" w:author="Sanyam Seth" w:date="2017-02-08T23:30:00Z">
            <w:rPr/>
          </w:rPrChange>
        </w:rPr>
      </w:pPr>
      <w:ins w:id="406" w:author="Sanyam Seth" w:date="2017-03-28T19:33:00Z">
        <w:r>
          <w:rPr>
            <w:b/>
          </w:rPr>
          <w:t xml:space="preserve">Microsoft .NET framework 4.6 or </w:t>
        </w:r>
        <w:commentRangeStart w:id="407"/>
        <w:r>
          <w:rPr>
            <w:b/>
          </w:rPr>
          <w:t>more</w:t>
        </w:r>
        <w:commentRangeEnd w:id="407"/>
        <w:r>
          <w:rPr>
            <w:rStyle w:val="CommentReference"/>
          </w:rPr>
          <w:commentReference w:id="407"/>
        </w:r>
        <w:r>
          <w:rPr>
            <w:b/>
          </w:rPr>
          <w:t xml:space="preserve"> </w:t>
        </w:r>
      </w:ins>
    </w:p>
    <w:p w14:paraId="5AC572CD" w14:textId="618E9BB8" w:rsidR="007E41E6" w:rsidRPr="006C2DA8" w:rsidRDefault="00332170" w:rsidP="007E41E6">
      <w:pPr>
        <w:pStyle w:val="ListParagraph"/>
        <w:numPr>
          <w:ilvl w:val="0"/>
          <w:numId w:val="26"/>
        </w:numPr>
        <w:rPr>
          <w:b/>
          <w:rPrChange w:id="408" w:author="Sanyam Seth" w:date="2017-02-08T23:30:00Z">
            <w:rPr/>
          </w:rPrChange>
        </w:rPr>
      </w:pPr>
      <w:r w:rsidRPr="006C2DA8">
        <w:rPr>
          <w:b/>
          <w:rPrChange w:id="409" w:author="Sanyam Seth" w:date="2017-02-08T23:30:00Z">
            <w:rPr/>
          </w:rPrChange>
        </w:rPr>
        <w:t>Microsoft Azure PowerShell 2.0.1 (</w:t>
      </w:r>
      <w:r w:rsidRPr="006C2DA8">
        <w:rPr>
          <w:rFonts w:cs="Segoe UI"/>
          <w:b/>
          <w:color w:val="333333"/>
          <w:lang w:val="en"/>
          <w:rPrChange w:id="410" w:author="Sanyam Seth" w:date="2017-02-08T23:30:00Z">
            <w:rPr>
              <w:rFonts w:cs="Segoe UI"/>
              <w:color w:val="333333"/>
              <w:lang w:val="en"/>
            </w:rPr>
          </w:rPrChange>
        </w:rPr>
        <w:t xml:space="preserve">Installer: </w:t>
      </w:r>
      <w:commentRangeStart w:id="411"/>
      <w:r w:rsidR="006C2DA8" w:rsidRPr="006C2DA8">
        <w:rPr>
          <w:b/>
          <w:rPrChange w:id="412" w:author="Sanyam Seth" w:date="2017-02-08T23:30:00Z">
            <w:rPr/>
          </w:rPrChange>
        </w:rPr>
        <w:fldChar w:fldCharType="begin"/>
      </w:r>
      <w:r w:rsidR="006C2DA8" w:rsidRPr="006C2DA8">
        <w:rPr>
          <w:b/>
          <w:rPrChange w:id="413" w:author="Sanyam Seth" w:date="2017-02-08T23:30:00Z">
            <w:rPr/>
          </w:rPrChange>
        </w:rPr>
        <w:instrText xml:space="preserve"> HYPERLINK "https://github.com/Azure/azure-powershell/releases/download/v2.0.1-August2016/azure-powershell.2.0.1.msi" </w:instrText>
      </w:r>
      <w:r w:rsidR="006C2DA8" w:rsidRPr="006C2DA8">
        <w:rPr>
          <w:b/>
          <w:rPrChange w:id="414" w:author="Sanyam Seth" w:date="2017-02-08T23:30:00Z">
            <w:rPr>
              <w:rFonts w:cs="Segoe UI"/>
              <w:color w:val="4078C0"/>
              <w:lang w:val="en"/>
            </w:rPr>
          </w:rPrChange>
        </w:rPr>
        <w:fldChar w:fldCharType="separate"/>
      </w:r>
      <w:r w:rsidRPr="006C2DA8">
        <w:rPr>
          <w:rFonts w:cs="Segoe UI"/>
          <w:b/>
          <w:color w:val="4078C0"/>
          <w:lang w:val="en"/>
          <w:rPrChange w:id="415" w:author="Sanyam Seth" w:date="2017-02-08T23:30:00Z">
            <w:rPr>
              <w:rFonts w:cs="Segoe UI"/>
              <w:color w:val="4078C0"/>
              <w:lang w:val="en"/>
            </w:rPr>
          </w:rPrChange>
        </w:rPr>
        <w:t>link</w:t>
      </w:r>
      <w:r w:rsidR="006C2DA8" w:rsidRPr="006C2DA8">
        <w:rPr>
          <w:rFonts w:cs="Segoe UI"/>
          <w:b/>
          <w:color w:val="4078C0"/>
          <w:lang w:val="en"/>
          <w:rPrChange w:id="416" w:author="Sanyam Seth" w:date="2017-02-08T23:30:00Z">
            <w:rPr>
              <w:rFonts w:cs="Segoe UI"/>
              <w:color w:val="4078C0"/>
              <w:lang w:val="en"/>
            </w:rPr>
          </w:rPrChange>
        </w:rPr>
        <w:fldChar w:fldCharType="end"/>
      </w:r>
      <w:commentRangeEnd w:id="411"/>
      <w:r w:rsidR="00971297">
        <w:rPr>
          <w:rStyle w:val="CommentReference"/>
        </w:rPr>
        <w:commentReference w:id="411"/>
      </w:r>
      <w:r w:rsidRPr="006C2DA8">
        <w:rPr>
          <w:b/>
          <w:lang w:val="en"/>
          <w:rPrChange w:id="417" w:author="Sanyam Seth" w:date="2017-02-08T23:30:00Z">
            <w:rPr>
              <w:lang w:val="en"/>
            </w:rPr>
          </w:rPrChange>
        </w:rPr>
        <w:t>)</w:t>
      </w:r>
    </w:p>
    <w:p w14:paraId="7CE51EF0" w14:textId="629C3E13" w:rsidR="00381B5D" w:rsidRPr="006C2DA8" w:rsidRDefault="00381B5D" w:rsidP="00381B5D">
      <w:pPr>
        <w:pStyle w:val="ListParagraph"/>
        <w:numPr>
          <w:ilvl w:val="0"/>
          <w:numId w:val="26"/>
        </w:numPr>
        <w:rPr>
          <w:b/>
          <w:rPrChange w:id="418" w:author="Sanyam Seth" w:date="2017-02-08T23:30:00Z">
            <w:rPr/>
          </w:rPrChange>
        </w:rPr>
      </w:pPr>
      <w:r w:rsidRPr="006C2DA8">
        <w:rPr>
          <w:b/>
          <w:rPrChange w:id="419" w:author="Sanyam Seth" w:date="2017-02-08T23:30:00Z">
            <w:rPr/>
          </w:rPrChange>
        </w:rPr>
        <w:t>Microsoft Dynamics CRM Online Tenant</w:t>
      </w:r>
    </w:p>
    <w:p w14:paraId="7CE0DE96" w14:textId="77777777" w:rsidR="00381B5D" w:rsidRPr="006C2DA8" w:rsidRDefault="00381B5D" w:rsidP="00381B5D">
      <w:pPr>
        <w:pStyle w:val="ListParagraph"/>
        <w:numPr>
          <w:ilvl w:val="0"/>
          <w:numId w:val="26"/>
        </w:numPr>
        <w:rPr>
          <w:b/>
          <w:rPrChange w:id="420" w:author="Sanyam Seth" w:date="2017-02-08T23:30:00Z">
            <w:rPr/>
          </w:rPrChange>
        </w:rPr>
      </w:pPr>
      <w:r w:rsidRPr="006C2DA8">
        <w:rPr>
          <w:b/>
          <w:rPrChange w:id="421" w:author="Sanyam Seth" w:date="2017-02-08T23:30:00Z">
            <w:rPr/>
          </w:rPrChange>
        </w:rPr>
        <w:t>Microsoft Dynamics Social Listening Tenant</w:t>
      </w:r>
    </w:p>
    <w:p w14:paraId="59C81501" w14:textId="77777777" w:rsidR="00381B5D" w:rsidRPr="006C2DA8" w:rsidRDefault="00381B5D" w:rsidP="00381B5D">
      <w:pPr>
        <w:pStyle w:val="ListParagraph"/>
        <w:numPr>
          <w:ilvl w:val="0"/>
          <w:numId w:val="26"/>
        </w:numPr>
        <w:rPr>
          <w:b/>
          <w:rPrChange w:id="422" w:author="Sanyam Seth" w:date="2017-02-08T23:30:00Z">
            <w:rPr/>
          </w:rPrChange>
        </w:rPr>
      </w:pPr>
      <w:r w:rsidRPr="006C2DA8">
        <w:rPr>
          <w:b/>
          <w:rPrChange w:id="423" w:author="Sanyam Seth" w:date="2017-02-08T23:30:00Z">
            <w:rPr/>
          </w:rPrChange>
        </w:rPr>
        <w:t>Microsoft Dynamics Marketing Tenant</w:t>
      </w:r>
    </w:p>
    <w:p w14:paraId="6BDAB295" w14:textId="48292C45" w:rsidR="00381B5D" w:rsidRPr="006C2DA8" w:rsidRDefault="00381B5D" w:rsidP="00381B5D">
      <w:pPr>
        <w:pStyle w:val="ListParagraph"/>
        <w:numPr>
          <w:ilvl w:val="0"/>
          <w:numId w:val="26"/>
        </w:numPr>
        <w:rPr>
          <w:b/>
          <w:rPrChange w:id="424" w:author="Sanyam Seth" w:date="2017-02-08T23:30:00Z">
            <w:rPr/>
          </w:rPrChange>
        </w:rPr>
      </w:pPr>
      <w:r w:rsidRPr="006C2DA8">
        <w:rPr>
          <w:b/>
          <w:rPrChange w:id="425" w:author="Sanyam Seth" w:date="2017-02-08T23:30:00Z">
            <w:rPr/>
          </w:rPrChange>
        </w:rPr>
        <w:t>Visual Studio Team Services Project</w:t>
      </w:r>
      <w:r w:rsidR="007E41E6" w:rsidRPr="006C2DA8">
        <w:rPr>
          <w:b/>
          <w:rPrChange w:id="426" w:author="Sanyam Seth" w:date="2017-02-08T23:30:00Z">
            <w:rPr/>
          </w:rPrChange>
        </w:rPr>
        <w:t xml:space="preserve"> (required for the build step; if you will simply be deploying the solution, you won’t need it)</w:t>
      </w:r>
    </w:p>
    <w:p w14:paraId="6C5D1B50" w14:textId="11B7879E" w:rsidR="00AB512E" w:rsidRDefault="00697D99" w:rsidP="00AB512E">
      <w:r>
        <w:t>You will need to have users that have access and permissions to execute the following tasks:</w:t>
      </w:r>
    </w:p>
    <w:p w14:paraId="1716E2EC" w14:textId="1C742A4E" w:rsidR="00697D99" w:rsidRDefault="00381B5D" w:rsidP="00697D99">
      <w:pPr>
        <w:pStyle w:val="ListParagraph"/>
        <w:numPr>
          <w:ilvl w:val="0"/>
          <w:numId w:val="26"/>
        </w:numPr>
      </w:pPr>
      <w:r>
        <w:t>Co</w:t>
      </w:r>
      <w:r w:rsidR="00E65580">
        <w:t>-</w:t>
      </w:r>
      <w:r>
        <w:t>administrator of the Azure s</w:t>
      </w:r>
      <w:r w:rsidR="00697D99">
        <w:t>ubscription where you will deploy the Digital Platform.</w:t>
      </w:r>
    </w:p>
    <w:p w14:paraId="535E66FF" w14:textId="553BF60C" w:rsidR="00697D99" w:rsidRPr="001E5F05" w:rsidRDefault="00381B5D" w:rsidP="00697D99">
      <w:pPr>
        <w:pStyle w:val="ListParagraph"/>
        <w:numPr>
          <w:ilvl w:val="0"/>
          <w:numId w:val="26"/>
        </w:numPr>
      </w:pPr>
      <w:r>
        <w:t>Global a</w:t>
      </w:r>
      <w:r w:rsidR="00697D99">
        <w:t>dministrator of the Azure Active Directory Tenants if you will be using an existing AAD Tenant.</w:t>
      </w:r>
    </w:p>
    <w:p w14:paraId="4AEDB32A" w14:textId="77777777" w:rsidR="00AB512E" w:rsidRPr="001E5F05" w:rsidRDefault="00AB512E" w:rsidP="00AB512E"/>
    <w:p w14:paraId="0015C8CF" w14:textId="0F7385F1" w:rsidR="00877A6D" w:rsidRDefault="00877A6D" w:rsidP="00AB512E">
      <w:pPr>
        <w:pStyle w:val="Heading1Numbered"/>
      </w:pPr>
      <w:bookmarkStart w:id="427" w:name="_Toc470622117"/>
      <w:bookmarkStart w:id="428" w:name="_Ref442694071"/>
      <w:bookmarkStart w:id="429" w:name="_Toc458787284"/>
      <w:bookmarkStart w:id="430" w:name="_Toc442690455"/>
      <w:r>
        <w:lastRenderedPageBreak/>
        <w:t>Azure AD tenants and Apps</w:t>
      </w:r>
      <w:bookmarkEnd w:id="427"/>
    </w:p>
    <w:p w14:paraId="671D7CAE" w14:textId="215CD350" w:rsidR="0085041E" w:rsidRPr="0085041E" w:rsidRDefault="0085041E" w:rsidP="0085041E">
      <w:r>
        <w:t xml:space="preserve">This section walks you over the steps required to provision and configure the Azure AD tenants and the apps that will be used by the solution. </w:t>
      </w:r>
    </w:p>
    <w:p w14:paraId="39C24DBC" w14:textId="77777777" w:rsidR="00877A6D" w:rsidRPr="008B204D" w:rsidRDefault="00877A6D" w:rsidP="00877A6D">
      <w:pPr>
        <w:pStyle w:val="Heading2Numbered"/>
      </w:pPr>
      <w:bookmarkStart w:id="431" w:name="_Toc470622118"/>
      <w:r w:rsidRPr="008B204D">
        <w:t>Azure AD Admin tenant</w:t>
      </w:r>
      <w:bookmarkEnd w:id="431"/>
    </w:p>
    <w:p w14:paraId="6E2CF744" w14:textId="77777777" w:rsidR="00877A6D" w:rsidRPr="0000257C" w:rsidRDefault="00877A6D" w:rsidP="00877A6D">
      <w:pPr>
        <w:rPr>
          <w:color w:val="FF0000"/>
          <w:rPrChange w:id="432" w:author="Sanyam Seth" w:date="2017-02-12T14:48:00Z">
            <w:rPr/>
          </w:rPrChange>
        </w:rPr>
      </w:pPr>
      <w:r>
        <w:t xml:space="preserve">This Azure AD (AAD) tenant will be used by the customer’s personnel to manage the platform. </w:t>
      </w:r>
      <w:r w:rsidRPr="0000257C">
        <w:rPr>
          <w:color w:val="FF0000"/>
          <w:rPrChange w:id="433" w:author="Sanyam Seth" w:date="2017-02-12T14:48:00Z">
            <w:rPr/>
          </w:rPrChange>
        </w:rPr>
        <w:t>The creation of an AAD is at the subscription level, which means your user must be a subscription co-administrator.</w:t>
      </w:r>
    </w:p>
    <w:p w14:paraId="4E16E0F7" w14:textId="344EA7D2" w:rsidR="00877A6D" w:rsidRPr="008B7190" w:rsidRDefault="00877A6D" w:rsidP="005C7096">
      <w:pPr>
        <w:rPr>
          <w:color w:val="FF0000"/>
          <w:rPrChange w:id="434" w:author="Sanyam Seth" w:date="2017-02-12T14:49:00Z">
            <w:rPr/>
          </w:rPrChange>
        </w:rPr>
      </w:pPr>
      <w:r w:rsidRPr="008B7190">
        <w:rPr>
          <w:color w:val="FF0000"/>
          <w:rPrChange w:id="435" w:author="Sanyam Seth" w:date="2017-02-12T14:49:00Z">
            <w:rPr/>
          </w:rPrChange>
        </w:rPr>
        <w:t>Create your own AAD tenant or ask the customer access to their existing AAD tenant.</w:t>
      </w:r>
      <w:ins w:id="436" w:author="Srinivasan Rakhunathan" w:date="2016-12-27T10:29:00Z">
        <w:r w:rsidR="00053BAC" w:rsidRPr="008B7190">
          <w:rPr>
            <w:color w:val="FF0000"/>
            <w:rPrChange w:id="437" w:author="Sanyam Seth" w:date="2017-02-12T14:49:00Z">
              <w:rPr/>
            </w:rPrChange>
          </w:rPr>
          <w:t xml:space="preserve"> Note down the domain name for the tenant you are creating (xxx.onmicrosoft.com) and the tenant id (from the URL in the classic azure portal)</w:t>
        </w:r>
      </w:ins>
    </w:p>
    <w:p w14:paraId="5EC147E8" w14:textId="36F8CF04" w:rsidR="00877A6D" w:rsidRDefault="004502B7" w:rsidP="005C7096">
      <w:pPr>
        <w:pStyle w:val="ListNumber"/>
        <w:ind w:left="0" w:firstLine="0"/>
      </w:pPr>
      <w:hyperlink r:id="rId30">
        <w:r w:rsidR="00877A6D" w:rsidRPr="6DE2278B">
          <w:rPr>
            <w:rStyle w:val="Hyperlink"/>
          </w:rPr>
          <w:t>Create the following web applications</w:t>
        </w:r>
      </w:hyperlink>
      <w:r w:rsidR="00877A6D">
        <w:t xml:space="preserve"> in the AAD Tenant.</w:t>
      </w:r>
    </w:p>
    <w:p w14:paraId="37F089DD" w14:textId="022A98E2" w:rsidR="00877A6D" w:rsidRDefault="00877A6D" w:rsidP="00877A6D">
      <w:pPr>
        <w:pStyle w:val="Note"/>
        <w:rPr>
          <w:rStyle w:val="Hyperlink"/>
        </w:rPr>
      </w:pPr>
      <w:r w:rsidRPr="00D6174B">
        <w:rPr>
          <w:b/>
        </w:rPr>
        <w:t>Note:</w:t>
      </w:r>
      <w:r>
        <w:t xml:space="preserve"> Web apps </w:t>
      </w:r>
      <w:r w:rsidRPr="008B204D">
        <w:t>MUST</w:t>
      </w:r>
      <w:r>
        <w:t xml:space="preserve"> have the implicit flow enabled as described</w:t>
      </w:r>
      <w:r w:rsidRPr="008B204D">
        <w:t xml:space="preserve"> </w:t>
      </w:r>
      <w:hyperlink w:anchor="ImplicitFlow" w:history="1">
        <w:r w:rsidRPr="00BC08AE">
          <w:rPr>
            <w:rStyle w:val="Hyperlink"/>
          </w:rPr>
          <w:t>here</w:t>
        </w:r>
      </w:hyperlink>
      <w:r w:rsidRPr="6DE2278B">
        <w:rPr>
          <w:rStyle w:val="Hyperlink"/>
        </w:rPr>
        <w:t>.</w:t>
      </w:r>
    </w:p>
    <w:p w14:paraId="21E5C36C" w14:textId="77777777" w:rsidR="00877A6D" w:rsidRPr="00007BC8" w:rsidRDefault="00877A6D" w:rsidP="00877A6D">
      <w:pPr>
        <w:pStyle w:val="Note"/>
        <w:rPr>
          <w:rStyle w:val="Hyperlink"/>
        </w:rPr>
      </w:pPr>
      <w:r>
        <w:rPr>
          <w:b/>
        </w:rPr>
        <w:t xml:space="preserve">Note: </w:t>
      </w:r>
      <w:r w:rsidRPr="003849D7">
        <w:rPr>
          <w:color w:val="FF0000"/>
          <w:rPrChange w:id="438" w:author="Sanyam Seth" w:date="2017-02-10T16:22:00Z">
            <w:rPr/>
          </w:rPrChange>
        </w:rPr>
        <w:t xml:space="preserve">For multi-environment configurations, you can create a single web application per each AAD tenant, </w:t>
      </w:r>
      <w:r>
        <w:t>and then specify as many Reply URLs in the app’s configuration screen as the number of your deployment locations. And for the production environment you may always want to have the Reply URL corresponding to the Traffic Manager URL.</w:t>
      </w:r>
    </w:p>
    <w:p w14:paraId="17C769AF" w14:textId="3279C920" w:rsidR="003B0ECD" w:rsidRDefault="00877A6D" w:rsidP="00877A6D">
      <w:pPr>
        <w:pStyle w:val="Note"/>
      </w:pPr>
      <w:r w:rsidRPr="00F47068">
        <w:rPr>
          <w:b/>
        </w:rPr>
        <w:t>You also</w:t>
      </w:r>
      <w:r>
        <w:t xml:space="preserve"> need </w:t>
      </w:r>
      <w:r w:rsidRPr="008B204D">
        <w:t>to create two roles</w:t>
      </w:r>
      <w:r>
        <w:rPr>
          <w:rStyle w:val="FootnoteReference"/>
        </w:rPr>
        <w:footnoteReference w:id="3"/>
      </w:r>
      <w:r w:rsidRPr="0BC0FE98">
        <w:t xml:space="preserve"> (</w:t>
      </w:r>
      <w:r w:rsidRPr="00F47068">
        <w:rPr>
          <w:b/>
          <w:i/>
          <w:iCs/>
        </w:rPr>
        <w:t>PlatformAdmin</w:t>
      </w:r>
      <w:r w:rsidRPr="008B204D">
        <w:t xml:space="preserve"> and </w:t>
      </w:r>
      <w:r w:rsidRPr="00F47068">
        <w:rPr>
          <w:b/>
          <w:i/>
          <w:iCs/>
        </w:rPr>
        <w:t>ContentAdmin</w:t>
      </w:r>
      <w:r w:rsidRPr="008B204D">
        <w:t xml:space="preserve">) in </w:t>
      </w:r>
      <w:r>
        <w:t>both Web Admin and Web API</w:t>
      </w:r>
      <w:r w:rsidRPr="008B204D">
        <w:t xml:space="preserve"> </w:t>
      </w:r>
      <w:r>
        <w:t xml:space="preserve">web </w:t>
      </w:r>
      <w:r w:rsidRPr="008B204D">
        <w:t xml:space="preserve">applications </w:t>
      </w:r>
      <w:r>
        <w:t xml:space="preserve">that you’ll be creating. The </w:t>
      </w:r>
      <w:r w:rsidRPr="008B204D">
        <w:t xml:space="preserve">roles manifest </w:t>
      </w:r>
      <w:r>
        <w:t>is available in</w:t>
      </w:r>
      <w:r w:rsidR="003B0ECD">
        <w:t xml:space="preserve"> </w:t>
      </w:r>
      <w:r w:rsidR="009A49AC">
        <w:fldChar w:fldCharType="begin"/>
      </w:r>
      <w:r w:rsidR="009A49AC">
        <w:instrText xml:space="preserve"> REF _Ref465759355 \h </w:instrText>
      </w:r>
      <w:r w:rsidR="009A49AC">
        <w:fldChar w:fldCharType="separate"/>
      </w:r>
      <w:r w:rsidR="00E768F7">
        <w:t>Appendix A: Application Role Definition</w:t>
      </w:r>
      <w:r w:rsidR="009A49AC">
        <w:fldChar w:fldCharType="end"/>
      </w:r>
      <w:r>
        <w:t xml:space="preserve">. </w:t>
      </w:r>
    </w:p>
    <w:p w14:paraId="67D35F9C" w14:textId="77777777" w:rsidR="003B0ECD" w:rsidRDefault="003B0ECD" w:rsidP="003B0ECD"/>
    <w:tbl>
      <w:tblPr>
        <w:tblStyle w:val="TableGrid"/>
        <w:tblW w:w="10530" w:type="dxa"/>
        <w:tblLayout w:type="fixed"/>
        <w:tblLook w:val="04A0" w:firstRow="1" w:lastRow="0" w:firstColumn="1" w:lastColumn="0" w:noHBand="0" w:noVBand="1"/>
        <w:tblCaption w:val=""/>
        <w:tblDescription w:val=""/>
      </w:tblPr>
      <w:tblGrid>
        <w:gridCol w:w="1170"/>
        <w:gridCol w:w="810"/>
        <w:gridCol w:w="3060"/>
        <w:gridCol w:w="3067"/>
        <w:gridCol w:w="2423"/>
      </w:tblGrid>
      <w:tr w:rsidR="00877A6D" w:rsidRPr="00D6174B" w14:paraId="26A2B463" w14:textId="77777777" w:rsidTr="00757EFC">
        <w:trPr>
          <w:cnfStyle w:val="100000000000" w:firstRow="1" w:lastRow="0" w:firstColumn="0" w:lastColumn="0" w:oddVBand="0" w:evenVBand="0" w:oddHBand="0" w:evenHBand="0" w:firstRowFirstColumn="0" w:firstRowLastColumn="0" w:lastRowFirstColumn="0" w:lastRowLastColumn="0"/>
        </w:trPr>
        <w:tc>
          <w:tcPr>
            <w:tcW w:w="1170" w:type="dxa"/>
          </w:tcPr>
          <w:p w14:paraId="633D7FD8" w14:textId="77777777" w:rsidR="00877A6D" w:rsidRPr="00D6174B" w:rsidRDefault="00877A6D" w:rsidP="00757EFC">
            <w:pPr>
              <w:pStyle w:val="TableText"/>
            </w:pPr>
            <w:r w:rsidRPr="00D6174B">
              <w:t>Name</w:t>
            </w:r>
          </w:p>
        </w:tc>
        <w:tc>
          <w:tcPr>
            <w:tcW w:w="810" w:type="dxa"/>
          </w:tcPr>
          <w:p w14:paraId="495E6D37" w14:textId="77777777" w:rsidR="00877A6D" w:rsidRPr="00D6174B" w:rsidRDefault="00877A6D" w:rsidP="00757EFC">
            <w:pPr>
              <w:pStyle w:val="TableText"/>
            </w:pPr>
            <w:r w:rsidRPr="00D6174B">
              <w:t>Type</w:t>
            </w:r>
          </w:p>
        </w:tc>
        <w:tc>
          <w:tcPr>
            <w:tcW w:w="3060" w:type="dxa"/>
          </w:tcPr>
          <w:p w14:paraId="4690B876" w14:textId="77777777" w:rsidR="00877A6D" w:rsidRDefault="00877A6D" w:rsidP="00757EFC">
            <w:pPr>
              <w:pStyle w:val="TableText"/>
            </w:pPr>
            <w:r>
              <w:t>SIGN-ON URL</w:t>
            </w:r>
          </w:p>
        </w:tc>
        <w:tc>
          <w:tcPr>
            <w:tcW w:w="3067" w:type="dxa"/>
          </w:tcPr>
          <w:p w14:paraId="39016CC5" w14:textId="77777777" w:rsidR="00877A6D" w:rsidRDefault="00877A6D" w:rsidP="00757EFC">
            <w:pPr>
              <w:pStyle w:val="TableText"/>
            </w:pPr>
            <w:r>
              <w:t>APP ID URI</w:t>
            </w:r>
          </w:p>
        </w:tc>
        <w:tc>
          <w:tcPr>
            <w:tcW w:w="2423" w:type="dxa"/>
          </w:tcPr>
          <w:p w14:paraId="06B69C9C" w14:textId="77777777" w:rsidR="00877A6D" w:rsidRPr="00D6174B" w:rsidRDefault="00877A6D" w:rsidP="00757EFC">
            <w:pPr>
              <w:pStyle w:val="TableText"/>
            </w:pPr>
            <w:r>
              <w:t xml:space="preserve">Config </w:t>
            </w:r>
            <w:r w:rsidRPr="00D6174B">
              <w:t>Notes</w:t>
            </w:r>
          </w:p>
        </w:tc>
      </w:tr>
      <w:tr w:rsidR="00877A6D" w:rsidRPr="00D6174B" w14:paraId="4DDAD3B5" w14:textId="77777777" w:rsidTr="00757EFC">
        <w:tc>
          <w:tcPr>
            <w:tcW w:w="1170" w:type="dxa"/>
          </w:tcPr>
          <w:p w14:paraId="4AEEF7C8" w14:textId="77777777" w:rsidR="00877A6D" w:rsidRPr="00D6174B" w:rsidRDefault="00877A6D" w:rsidP="00757EFC">
            <w:pPr>
              <w:pStyle w:val="TableText"/>
            </w:pPr>
            <w:r>
              <w:t xml:space="preserve">MDP - </w:t>
            </w:r>
            <w:r w:rsidRPr="00D6174B">
              <w:t>Web API</w:t>
            </w:r>
          </w:p>
        </w:tc>
        <w:tc>
          <w:tcPr>
            <w:tcW w:w="810" w:type="dxa"/>
          </w:tcPr>
          <w:p w14:paraId="4CA487E0" w14:textId="77777777" w:rsidR="00877A6D" w:rsidRPr="00D6174B" w:rsidRDefault="00877A6D" w:rsidP="00757EFC">
            <w:pPr>
              <w:pStyle w:val="TableText"/>
            </w:pPr>
            <w:r w:rsidRPr="00D6174B">
              <w:t>Web App</w:t>
            </w:r>
          </w:p>
        </w:tc>
        <w:tc>
          <w:tcPr>
            <w:tcW w:w="3060" w:type="dxa"/>
          </w:tcPr>
          <w:p w14:paraId="5EFD7C82" w14:textId="1BCBFC8E" w:rsidR="00877A6D" w:rsidRPr="00C574FD" w:rsidRDefault="00877A6D" w:rsidP="00757EFC">
            <w:pPr>
              <w:pStyle w:val="TableText"/>
            </w:pPr>
            <w:r w:rsidRPr="002830FF">
              <w:t>https://</w:t>
            </w:r>
            <w:r>
              <w:t>[custId]</w:t>
            </w:r>
            <w:r w:rsidRPr="002830FF">
              <w:t>-</w:t>
            </w:r>
            <w:r>
              <w:t>[env]</w:t>
            </w:r>
            <w:r w:rsidRPr="002830FF">
              <w:t>-</w:t>
            </w:r>
            <w:r w:rsidR="00FE71F2">
              <w:t>[region]-</w:t>
            </w:r>
            <w:r w:rsidRPr="002830FF">
              <w:t>web-api.azurewebsites.net/</w:t>
            </w:r>
          </w:p>
        </w:tc>
        <w:tc>
          <w:tcPr>
            <w:tcW w:w="3067" w:type="dxa"/>
          </w:tcPr>
          <w:p w14:paraId="3D9E62CA" w14:textId="77777777" w:rsidR="00877A6D" w:rsidRPr="00D6174B" w:rsidRDefault="00877A6D" w:rsidP="00757EFC">
            <w:pPr>
              <w:pStyle w:val="TableText"/>
            </w:pPr>
            <w:r w:rsidRPr="00C574FD">
              <w:t>http://</w:t>
            </w:r>
            <w:r>
              <w:t>[custId]</w:t>
            </w:r>
            <w:r w:rsidRPr="00C574FD">
              <w:t>.digitalplatform.ms/web/api</w:t>
            </w:r>
          </w:p>
        </w:tc>
        <w:tc>
          <w:tcPr>
            <w:tcW w:w="2423" w:type="dxa"/>
          </w:tcPr>
          <w:p w14:paraId="5F5426BC" w14:textId="77777777" w:rsidR="00CE5A70" w:rsidRDefault="00DC73B2" w:rsidP="00757EFC">
            <w:pPr>
              <w:pStyle w:val="TableText"/>
            </w:pPr>
            <w:r w:rsidRPr="00D6174B">
              <w:t>Create a key and copy it. You will use in the configuration file.</w:t>
            </w:r>
          </w:p>
          <w:p w14:paraId="0040B7E1" w14:textId="24CC2855" w:rsidR="003A29D1" w:rsidRPr="00D6174B" w:rsidRDefault="003A29D1" w:rsidP="00757EFC">
            <w:pPr>
              <w:pStyle w:val="TableText"/>
            </w:pPr>
            <w:r>
              <w:lastRenderedPageBreak/>
              <w:t>Set User Assignment Required to Access App to “YES”</w:t>
            </w:r>
          </w:p>
        </w:tc>
      </w:tr>
      <w:tr w:rsidR="00877A6D" w:rsidRPr="00D6174B" w14:paraId="45AAEA17" w14:textId="77777777" w:rsidTr="00757EFC">
        <w:tc>
          <w:tcPr>
            <w:tcW w:w="1170" w:type="dxa"/>
          </w:tcPr>
          <w:p w14:paraId="5EF89D98" w14:textId="77777777" w:rsidR="00877A6D" w:rsidRPr="00D6174B" w:rsidRDefault="00877A6D" w:rsidP="00757EFC">
            <w:pPr>
              <w:pStyle w:val="TableText"/>
            </w:pPr>
            <w:r>
              <w:lastRenderedPageBreak/>
              <w:t xml:space="preserve">MDP - </w:t>
            </w:r>
            <w:r w:rsidRPr="00D6174B">
              <w:t>Web Admin</w:t>
            </w:r>
          </w:p>
        </w:tc>
        <w:tc>
          <w:tcPr>
            <w:tcW w:w="810" w:type="dxa"/>
          </w:tcPr>
          <w:p w14:paraId="02C2CC74" w14:textId="77777777" w:rsidR="00877A6D" w:rsidRPr="00D6174B" w:rsidRDefault="00877A6D" w:rsidP="00757EFC">
            <w:pPr>
              <w:pStyle w:val="TableText"/>
            </w:pPr>
            <w:r w:rsidRPr="00D6174B">
              <w:t>Web App</w:t>
            </w:r>
          </w:p>
        </w:tc>
        <w:tc>
          <w:tcPr>
            <w:tcW w:w="3060" w:type="dxa"/>
          </w:tcPr>
          <w:p w14:paraId="062A37C4" w14:textId="1FB71707" w:rsidR="00877A6D" w:rsidRPr="00D6174B" w:rsidRDefault="00877A6D" w:rsidP="00757EFC">
            <w:pPr>
              <w:pStyle w:val="TableText"/>
            </w:pPr>
            <w:r w:rsidRPr="003F2823">
              <w:t>https://</w:t>
            </w:r>
            <w:r>
              <w:t>[custId]</w:t>
            </w:r>
            <w:r w:rsidRPr="003F2823">
              <w:t>-</w:t>
            </w:r>
            <w:r>
              <w:t>[env]</w:t>
            </w:r>
            <w:r w:rsidRPr="003F2823">
              <w:t>-</w:t>
            </w:r>
            <w:r w:rsidR="00FE71F2">
              <w:t>[region]-</w:t>
            </w:r>
            <w:r w:rsidRPr="003F2823">
              <w:t>web-admin.azurewebsites.net</w:t>
            </w:r>
          </w:p>
        </w:tc>
        <w:tc>
          <w:tcPr>
            <w:tcW w:w="3067" w:type="dxa"/>
          </w:tcPr>
          <w:p w14:paraId="1CAA0178" w14:textId="77777777" w:rsidR="00877A6D" w:rsidRPr="00D6174B" w:rsidRDefault="00877A6D" w:rsidP="00757EFC">
            <w:pPr>
              <w:pStyle w:val="TableText"/>
            </w:pPr>
            <w:r w:rsidRPr="007E0295">
              <w:t>http://</w:t>
            </w:r>
            <w:r>
              <w:t>[custId].digi</w:t>
            </w:r>
            <w:r w:rsidRPr="007E0295">
              <w:t>talplatform.ms/web/admin</w:t>
            </w:r>
          </w:p>
        </w:tc>
        <w:tc>
          <w:tcPr>
            <w:tcW w:w="2423" w:type="dxa"/>
          </w:tcPr>
          <w:p w14:paraId="410729F5" w14:textId="77777777" w:rsidR="00877A6D" w:rsidRDefault="00877A6D" w:rsidP="00757EFC">
            <w:pPr>
              <w:pStyle w:val="TableText"/>
            </w:pPr>
            <w:r w:rsidRPr="00D6174B">
              <w:t>Grant delegated access to the Web API application</w:t>
            </w:r>
            <w:r>
              <w:t>;</w:t>
            </w:r>
          </w:p>
          <w:p w14:paraId="4AE170A3" w14:textId="77777777" w:rsidR="00877A6D" w:rsidRPr="00D6174B" w:rsidRDefault="00877A6D" w:rsidP="00757EFC">
            <w:pPr>
              <w:pStyle w:val="TableText"/>
            </w:pPr>
            <w:r>
              <w:t>Set User Assignment Required to Access App to “YES”</w:t>
            </w:r>
          </w:p>
        </w:tc>
      </w:tr>
      <w:tr w:rsidR="00877A6D" w:rsidRPr="00D6174B" w14:paraId="3780ADE4" w14:textId="77777777" w:rsidTr="00757EFC">
        <w:tc>
          <w:tcPr>
            <w:tcW w:w="1170" w:type="dxa"/>
          </w:tcPr>
          <w:p w14:paraId="48E35C22" w14:textId="77777777" w:rsidR="00877A6D" w:rsidRPr="00D6174B" w:rsidRDefault="00877A6D" w:rsidP="00757EFC">
            <w:pPr>
              <w:pStyle w:val="TableText"/>
            </w:pPr>
            <w:r>
              <w:t xml:space="preserve">MDP - </w:t>
            </w:r>
            <w:r w:rsidRPr="00D6174B">
              <w:t xml:space="preserve">Web </w:t>
            </w:r>
            <w:r>
              <w:t>C</w:t>
            </w:r>
            <w:r w:rsidRPr="00D6174B">
              <w:t>ontrol</w:t>
            </w:r>
          </w:p>
        </w:tc>
        <w:tc>
          <w:tcPr>
            <w:tcW w:w="810" w:type="dxa"/>
          </w:tcPr>
          <w:p w14:paraId="55524DC8" w14:textId="77777777" w:rsidR="00877A6D" w:rsidRPr="00D6174B" w:rsidRDefault="00877A6D" w:rsidP="00757EFC">
            <w:pPr>
              <w:pStyle w:val="TableText"/>
            </w:pPr>
            <w:r w:rsidRPr="00D6174B">
              <w:t>Web App</w:t>
            </w:r>
          </w:p>
        </w:tc>
        <w:tc>
          <w:tcPr>
            <w:tcW w:w="3060" w:type="dxa"/>
          </w:tcPr>
          <w:p w14:paraId="517ECBCB" w14:textId="5021BF79" w:rsidR="00877A6D" w:rsidRPr="00D6174B" w:rsidRDefault="00877A6D" w:rsidP="00757EFC">
            <w:pPr>
              <w:pStyle w:val="TableText"/>
            </w:pPr>
            <w:r w:rsidRPr="00174568">
              <w:t>https://</w:t>
            </w:r>
            <w:r>
              <w:t>[custId]</w:t>
            </w:r>
            <w:r w:rsidRPr="003F2823">
              <w:t>-</w:t>
            </w:r>
            <w:r>
              <w:t>[env]</w:t>
            </w:r>
            <w:r w:rsidRPr="00174568">
              <w:t>-</w:t>
            </w:r>
            <w:r w:rsidR="00FE71F2">
              <w:t>[region]-</w:t>
            </w:r>
            <w:r w:rsidRPr="00174568">
              <w:t>web-control.azurewebsites.net</w:t>
            </w:r>
          </w:p>
        </w:tc>
        <w:tc>
          <w:tcPr>
            <w:tcW w:w="3067" w:type="dxa"/>
          </w:tcPr>
          <w:p w14:paraId="085D184C" w14:textId="77777777" w:rsidR="00877A6D" w:rsidRPr="00D6174B" w:rsidRDefault="00877A6D" w:rsidP="00757EFC">
            <w:pPr>
              <w:pStyle w:val="TableText"/>
            </w:pPr>
            <w:r w:rsidRPr="005A37C9">
              <w:t>http://</w:t>
            </w:r>
            <w:r>
              <w:t>[custId]</w:t>
            </w:r>
            <w:r w:rsidRPr="005A37C9">
              <w:t>.digitalplatform.ms/web/control</w:t>
            </w:r>
          </w:p>
        </w:tc>
        <w:tc>
          <w:tcPr>
            <w:tcW w:w="2423" w:type="dxa"/>
          </w:tcPr>
          <w:p w14:paraId="7679BE26" w14:textId="4BE572AA" w:rsidR="00877A6D" w:rsidRPr="00D6174B" w:rsidRDefault="006B6B59" w:rsidP="00757EFC">
            <w:pPr>
              <w:pStyle w:val="TableText"/>
            </w:pPr>
            <w:r w:rsidRPr="00D6174B">
              <w:t>Create a key and copy it. You will use in the configuration file.</w:t>
            </w:r>
          </w:p>
        </w:tc>
      </w:tr>
      <w:tr w:rsidR="00877A6D" w:rsidRPr="00D6174B" w14:paraId="5E0692D2" w14:textId="77777777" w:rsidTr="00757EFC">
        <w:tc>
          <w:tcPr>
            <w:tcW w:w="1170" w:type="dxa"/>
          </w:tcPr>
          <w:p w14:paraId="5E9BE7DB" w14:textId="77777777" w:rsidR="00877A6D" w:rsidRPr="00D6174B" w:rsidRDefault="00877A6D" w:rsidP="00757EFC">
            <w:pPr>
              <w:pStyle w:val="TableText"/>
            </w:pPr>
            <w:r>
              <w:t xml:space="preserve">MDP - </w:t>
            </w:r>
            <w:r w:rsidRPr="00D6174B">
              <w:t xml:space="preserve">Web </w:t>
            </w:r>
            <w:r>
              <w:t>Load Content J</w:t>
            </w:r>
            <w:r w:rsidRPr="00D6174B">
              <w:t>ob</w:t>
            </w:r>
            <w:r>
              <w:t xml:space="preserve"> </w:t>
            </w:r>
          </w:p>
        </w:tc>
        <w:tc>
          <w:tcPr>
            <w:tcW w:w="810" w:type="dxa"/>
          </w:tcPr>
          <w:p w14:paraId="1E1AA935" w14:textId="77777777" w:rsidR="00877A6D" w:rsidRPr="00D6174B" w:rsidRDefault="00877A6D" w:rsidP="00757EFC">
            <w:pPr>
              <w:pStyle w:val="TableText"/>
            </w:pPr>
            <w:r w:rsidRPr="00D6174B">
              <w:t>Web App</w:t>
            </w:r>
          </w:p>
        </w:tc>
        <w:tc>
          <w:tcPr>
            <w:tcW w:w="3060" w:type="dxa"/>
          </w:tcPr>
          <w:p w14:paraId="7FDA1843" w14:textId="77FC4409" w:rsidR="00877A6D" w:rsidRPr="00D6174B" w:rsidRDefault="00877A6D" w:rsidP="00757EFC">
            <w:pPr>
              <w:pStyle w:val="TableText"/>
            </w:pPr>
            <w:r w:rsidRPr="007B33D9">
              <w:t>https://</w:t>
            </w:r>
            <w:r>
              <w:t>[custId]</w:t>
            </w:r>
            <w:r w:rsidRPr="003F2823">
              <w:t>-</w:t>
            </w:r>
            <w:r>
              <w:t>[env]</w:t>
            </w:r>
            <w:r w:rsidRPr="007B33D9">
              <w:t>-</w:t>
            </w:r>
            <w:r w:rsidR="00FE71F2">
              <w:t>[region]-</w:t>
            </w:r>
            <w:r w:rsidRPr="007B33D9">
              <w:t>web-loadcontent.azurewebsites.net</w:t>
            </w:r>
          </w:p>
        </w:tc>
        <w:tc>
          <w:tcPr>
            <w:tcW w:w="3067" w:type="dxa"/>
          </w:tcPr>
          <w:p w14:paraId="6CE1C384" w14:textId="77777777" w:rsidR="00877A6D" w:rsidRPr="00D6174B" w:rsidRDefault="00877A6D" w:rsidP="00757EFC">
            <w:pPr>
              <w:pStyle w:val="TableText"/>
            </w:pPr>
            <w:r w:rsidRPr="00FF6210">
              <w:t>http://</w:t>
            </w:r>
            <w:r>
              <w:t>[custId]</w:t>
            </w:r>
            <w:r w:rsidRPr="00FF6210">
              <w:t>.digitalplatform.ms/web/loadcontent</w:t>
            </w:r>
          </w:p>
        </w:tc>
        <w:tc>
          <w:tcPr>
            <w:tcW w:w="2423" w:type="dxa"/>
          </w:tcPr>
          <w:p w14:paraId="2C167E7D" w14:textId="77777777" w:rsidR="00877A6D" w:rsidRPr="00D6174B" w:rsidRDefault="00877A6D" w:rsidP="00757EFC">
            <w:pPr>
              <w:pStyle w:val="TableText"/>
            </w:pPr>
            <w:r w:rsidRPr="00D6174B">
              <w:t>Grant delegated access to the Web Control application.</w:t>
            </w:r>
          </w:p>
          <w:p w14:paraId="75FF4BA9" w14:textId="77777777" w:rsidR="00877A6D" w:rsidRPr="00D6174B" w:rsidRDefault="00877A6D" w:rsidP="00757EFC">
            <w:pPr>
              <w:pStyle w:val="TableText"/>
            </w:pPr>
            <w:r w:rsidRPr="00D6174B">
              <w:t>Create a key and copy it. You will use in the configuration file.</w:t>
            </w:r>
          </w:p>
        </w:tc>
      </w:tr>
      <w:tr w:rsidR="00877A6D" w:rsidRPr="00D6174B" w14:paraId="794519E2" w14:textId="77777777" w:rsidTr="00757EFC">
        <w:tc>
          <w:tcPr>
            <w:tcW w:w="1170" w:type="dxa"/>
          </w:tcPr>
          <w:p w14:paraId="3D3B6904" w14:textId="77777777" w:rsidR="00877A6D" w:rsidRPr="00D6174B" w:rsidRDefault="00877A6D" w:rsidP="00757EFC">
            <w:pPr>
              <w:pStyle w:val="TableText"/>
            </w:pPr>
            <w:r>
              <w:t xml:space="preserve">MDP - </w:t>
            </w:r>
            <w:r w:rsidRPr="00D6174B">
              <w:t>Web Operations</w:t>
            </w:r>
          </w:p>
        </w:tc>
        <w:tc>
          <w:tcPr>
            <w:tcW w:w="810" w:type="dxa"/>
          </w:tcPr>
          <w:p w14:paraId="2B38996B" w14:textId="77777777" w:rsidR="00877A6D" w:rsidRPr="00D6174B" w:rsidRDefault="00877A6D" w:rsidP="00757EFC">
            <w:pPr>
              <w:pStyle w:val="TableText"/>
            </w:pPr>
            <w:r w:rsidRPr="00D6174B">
              <w:t>Web App</w:t>
            </w:r>
          </w:p>
        </w:tc>
        <w:tc>
          <w:tcPr>
            <w:tcW w:w="3060" w:type="dxa"/>
          </w:tcPr>
          <w:p w14:paraId="356264FB" w14:textId="7D5E3732" w:rsidR="00877A6D" w:rsidRPr="00D6174B" w:rsidRDefault="00877A6D" w:rsidP="00757EFC">
            <w:pPr>
              <w:pStyle w:val="TableText"/>
            </w:pPr>
            <w:r w:rsidRPr="00981524">
              <w:t>https://</w:t>
            </w:r>
            <w:r>
              <w:t>[custId]</w:t>
            </w:r>
            <w:r w:rsidRPr="003F2823">
              <w:t>-</w:t>
            </w:r>
            <w:r>
              <w:t>[env]</w:t>
            </w:r>
            <w:r w:rsidR="00FE71F2">
              <w:t>-[region]</w:t>
            </w:r>
            <w:r w:rsidRPr="00981524">
              <w:t>-web-operations.azurewebsites.net</w:t>
            </w:r>
          </w:p>
        </w:tc>
        <w:tc>
          <w:tcPr>
            <w:tcW w:w="3067" w:type="dxa"/>
          </w:tcPr>
          <w:p w14:paraId="1AC8B320" w14:textId="77777777" w:rsidR="00877A6D" w:rsidRPr="00D6174B" w:rsidRDefault="00877A6D" w:rsidP="00757EFC">
            <w:pPr>
              <w:pStyle w:val="TableText"/>
            </w:pPr>
            <w:r w:rsidRPr="00476576">
              <w:t>http://</w:t>
            </w:r>
            <w:r>
              <w:t>[custId]</w:t>
            </w:r>
            <w:r w:rsidRPr="00476576">
              <w:t>.digitalplatform.ms/web/operations</w:t>
            </w:r>
          </w:p>
        </w:tc>
        <w:tc>
          <w:tcPr>
            <w:tcW w:w="2423" w:type="dxa"/>
          </w:tcPr>
          <w:p w14:paraId="491B6F77" w14:textId="77777777" w:rsidR="00877A6D" w:rsidRPr="00D6174B" w:rsidRDefault="00877A6D" w:rsidP="00757EFC">
            <w:pPr>
              <w:pStyle w:val="TableText"/>
            </w:pPr>
            <w:r w:rsidRPr="00D6174B">
              <w:t xml:space="preserve">Grant delegated access to </w:t>
            </w:r>
            <w:r>
              <w:t xml:space="preserve">Azure </w:t>
            </w:r>
            <w:r w:rsidRPr="00D167DB">
              <w:t>S</w:t>
            </w:r>
            <w:r>
              <w:t xml:space="preserve">ervice </w:t>
            </w:r>
            <w:r w:rsidRPr="00D167DB">
              <w:t>M</w:t>
            </w:r>
            <w:r>
              <w:t>anagement</w:t>
            </w:r>
          </w:p>
          <w:p w14:paraId="3C8FF209" w14:textId="77777777" w:rsidR="00877A6D" w:rsidRPr="00D6174B" w:rsidRDefault="00877A6D" w:rsidP="00757EFC">
            <w:pPr>
              <w:pStyle w:val="TableText"/>
            </w:pPr>
            <w:r w:rsidRPr="00D6174B">
              <w:t>Create a key and copy it. You will use in the configuration file.</w:t>
            </w:r>
          </w:p>
        </w:tc>
      </w:tr>
      <w:tr w:rsidR="00877A6D" w:rsidRPr="00D6174B" w14:paraId="3A891711" w14:textId="77777777" w:rsidTr="00757EFC">
        <w:tc>
          <w:tcPr>
            <w:tcW w:w="1170" w:type="dxa"/>
          </w:tcPr>
          <w:p w14:paraId="6AFEF267" w14:textId="19BE58E9" w:rsidR="00877A6D" w:rsidRPr="00D6174B" w:rsidRDefault="00877A6D" w:rsidP="00757EFC">
            <w:pPr>
              <w:pStyle w:val="TableText"/>
            </w:pPr>
            <w:bookmarkStart w:id="439" w:name="OLE_LINK7"/>
            <w:bookmarkStart w:id="440" w:name="OLE_LINK8"/>
            <w:r w:rsidRPr="008B204D">
              <w:t>Power</w:t>
            </w:r>
            <w:r>
              <w:t>Shell Scripts</w:t>
            </w:r>
            <w:bookmarkEnd w:id="439"/>
            <w:bookmarkEnd w:id="440"/>
          </w:p>
        </w:tc>
        <w:tc>
          <w:tcPr>
            <w:tcW w:w="810" w:type="dxa"/>
          </w:tcPr>
          <w:p w14:paraId="51A64AA2" w14:textId="77777777" w:rsidR="00877A6D" w:rsidRPr="00D6174B" w:rsidRDefault="00877A6D" w:rsidP="00757EFC">
            <w:pPr>
              <w:pStyle w:val="TableText"/>
            </w:pPr>
            <w:r>
              <w:t>Native Apps</w:t>
            </w:r>
          </w:p>
        </w:tc>
        <w:tc>
          <w:tcPr>
            <w:tcW w:w="3060" w:type="dxa"/>
          </w:tcPr>
          <w:p w14:paraId="738A145F" w14:textId="61E130B1" w:rsidR="00877A6D" w:rsidRDefault="004502B7" w:rsidP="00757EFC">
            <w:pPr>
              <w:pStyle w:val="TableText"/>
            </w:pPr>
            <w:hyperlink r:id="rId31" w:history="1">
              <w:r w:rsidR="00FE71F2" w:rsidRPr="008C3752">
                <w:rPr>
                  <w:rStyle w:val="Hyperlink"/>
                </w:rPr>
                <w:t>http://localhost</w:t>
              </w:r>
            </w:hyperlink>
          </w:p>
        </w:tc>
        <w:tc>
          <w:tcPr>
            <w:tcW w:w="3067" w:type="dxa"/>
          </w:tcPr>
          <w:p w14:paraId="133C7374" w14:textId="77777777" w:rsidR="00877A6D" w:rsidRDefault="00877A6D" w:rsidP="00757EFC">
            <w:pPr>
              <w:pStyle w:val="TableText"/>
            </w:pPr>
          </w:p>
        </w:tc>
        <w:tc>
          <w:tcPr>
            <w:tcW w:w="2423" w:type="dxa"/>
          </w:tcPr>
          <w:p w14:paraId="1125F532" w14:textId="77777777" w:rsidR="00877A6D" w:rsidRDefault="00877A6D" w:rsidP="00757EFC">
            <w:pPr>
              <w:pStyle w:val="TableText"/>
            </w:pPr>
            <w:r>
              <w:t xml:space="preserve">Set the redirect URL to http://localhost. </w:t>
            </w:r>
          </w:p>
          <w:p w14:paraId="783C40A6" w14:textId="77777777" w:rsidR="00877A6D" w:rsidRPr="00D6174B" w:rsidRDefault="00877A6D" w:rsidP="00757EFC">
            <w:pPr>
              <w:pStyle w:val="TableText"/>
            </w:pPr>
            <w:r w:rsidRPr="00D6174B">
              <w:t xml:space="preserve">Grant delegated access to the </w:t>
            </w:r>
            <w:r>
              <w:t>Web API application.</w:t>
            </w:r>
          </w:p>
        </w:tc>
      </w:tr>
    </w:tbl>
    <w:p w14:paraId="3846BD45" w14:textId="1CF62854" w:rsidR="00877A6D" w:rsidRDefault="00877A6D" w:rsidP="00877A6D"/>
    <w:p w14:paraId="42574724" w14:textId="77777777" w:rsidR="00DC554E" w:rsidRPr="008B204D" w:rsidRDefault="00DC554E" w:rsidP="00DC554E">
      <w:pPr>
        <w:pStyle w:val="Heading2Numbered"/>
      </w:pPr>
      <w:bookmarkStart w:id="441" w:name="_Toc460985775"/>
      <w:bookmarkStart w:id="442" w:name="_Toc470622119"/>
      <w:r w:rsidRPr="000720CB">
        <w:t>Assigning users and groups to application roles</w:t>
      </w:r>
      <w:bookmarkEnd w:id="441"/>
      <w:bookmarkEnd w:id="442"/>
    </w:p>
    <w:p w14:paraId="29510892" w14:textId="77777777" w:rsidR="00DC554E" w:rsidRDefault="00DC554E" w:rsidP="00DC554E">
      <w:r>
        <w:t xml:space="preserve">After you upload all the manifests back to AAD, make sure the </w:t>
      </w:r>
      <w:r w:rsidRPr="00C82F7A">
        <w:rPr>
          <w:b/>
        </w:rPr>
        <w:t>User Assignment Required To Access APP</w:t>
      </w:r>
      <w:r>
        <w:t xml:space="preserve"> control is enabled, and the users in your Active Directory are assigned accordingly to their authorization level (must be consulted with the customer). These roles must be assigned for </w:t>
      </w:r>
      <w:r w:rsidRPr="00066EEC">
        <w:rPr>
          <w:b/>
        </w:rPr>
        <w:t>Web API</w:t>
      </w:r>
      <w:r>
        <w:t xml:space="preserve"> and </w:t>
      </w:r>
      <w:r w:rsidRPr="00066EEC">
        <w:rPr>
          <w:b/>
        </w:rPr>
        <w:t>Web Admin</w:t>
      </w:r>
      <w:r>
        <w:t xml:space="preserve"> applications. </w:t>
      </w:r>
    </w:p>
    <w:p w14:paraId="24C2905F" w14:textId="77777777" w:rsidR="00DC554E" w:rsidRDefault="00DC554E" w:rsidP="00DC554E">
      <w:r>
        <w:t>Then, a</w:t>
      </w:r>
      <w:r w:rsidRPr="000720CB">
        <w:t xml:space="preserve">fter a global administrator of the customer’s organization has </w:t>
      </w:r>
      <w:r>
        <w:t>added their users into the AAD directory</w:t>
      </w:r>
      <w:r w:rsidRPr="000720CB">
        <w:t xml:space="preserve">, either they themselves or a user accounts administrator in their organization can </w:t>
      </w:r>
      <w:r>
        <w:t>assign users and groups to Sports</w:t>
      </w:r>
      <w:r w:rsidRPr="000720CB">
        <w:t xml:space="preserve"> application</w:t>
      </w:r>
      <w:r>
        <w:t>s</w:t>
      </w:r>
      <w:r w:rsidRPr="000720CB">
        <w:t xml:space="preserve">: navigate to the users tab under the application </w:t>
      </w:r>
      <w:r w:rsidRPr="000720CB">
        <w:lastRenderedPageBreak/>
        <w:t xml:space="preserve">to which you would like to assign users and groups. Select a user and click on the </w:t>
      </w:r>
      <w:r w:rsidRPr="00F17FBC">
        <w:rPr>
          <w:b/>
        </w:rPr>
        <w:t>Assign</w:t>
      </w:r>
      <w:r w:rsidRPr="000720CB">
        <w:t xml:space="preserve"> action on the bottom bar. Here you can assign the desired role to the user.</w:t>
      </w:r>
    </w:p>
    <w:p w14:paraId="5729635A" w14:textId="77777777" w:rsidR="00DC554E" w:rsidRPr="000720CB" w:rsidRDefault="00DC554E" w:rsidP="00DC554E">
      <w:r>
        <w:rPr>
          <w:noProof/>
        </w:rPr>
        <w:drawing>
          <wp:inline distT="0" distB="0" distL="0" distR="0" wp14:anchorId="338252D0" wp14:editId="29AFC2BE">
            <wp:extent cx="5943600" cy="19342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34210"/>
                    </a:xfrm>
                    <a:prstGeom prst="rect">
                      <a:avLst/>
                    </a:prstGeom>
                  </pic:spPr>
                </pic:pic>
              </a:graphicData>
            </a:graphic>
          </wp:inline>
        </w:drawing>
      </w:r>
    </w:p>
    <w:p w14:paraId="69D5618A" w14:textId="77777777" w:rsidR="00DC554E" w:rsidRDefault="00DC554E" w:rsidP="00DC554E">
      <w:pPr>
        <w:ind w:left="288" w:firstLine="432"/>
      </w:pPr>
      <w:r>
        <w:rPr>
          <w:noProof/>
        </w:rPr>
        <w:drawing>
          <wp:inline distT="0" distB="0" distL="0" distR="0" wp14:anchorId="56CEA9F2" wp14:editId="515A8839">
            <wp:extent cx="3138488" cy="2143294"/>
            <wp:effectExtent l="114300" t="114300" r="100330" b="142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7923" cy="2163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ab/>
      </w:r>
    </w:p>
    <w:p w14:paraId="3A0BCFE9" w14:textId="77777777" w:rsidR="00DC554E" w:rsidRDefault="00DC554E" w:rsidP="00DC554E"/>
    <w:p w14:paraId="7234033F" w14:textId="77777777" w:rsidR="00DC554E" w:rsidRDefault="00DC554E" w:rsidP="00DC554E">
      <w:pPr>
        <w:pStyle w:val="Heading2Numbered"/>
      </w:pPr>
      <w:bookmarkStart w:id="443" w:name="_Toc460985776"/>
      <w:bookmarkStart w:id="444" w:name="_Toc470622120"/>
      <w:r w:rsidRPr="008B204D">
        <w:t>Azure AD B2C Fans tenant</w:t>
      </w:r>
      <w:bookmarkEnd w:id="443"/>
      <w:bookmarkEnd w:id="444"/>
    </w:p>
    <w:p w14:paraId="506D6D6A" w14:textId="77777777" w:rsidR="00DC554E" w:rsidRPr="00366C32" w:rsidRDefault="00DC554E" w:rsidP="00DC554E">
      <w:pPr>
        <w:rPr>
          <w:color w:val="FF0000"/>
          <w:rPrChange w:id="445" w:author="Sanyam Seth" w:date="2017-02-10T16:34:00Z">
            <w:rPr/>
          </w:rPrChange>
        </w:rPr>
      </w:pPr>
      <w:r w:rsidRPr="00366C32">
        <w:rPr>
          <w:color w:val="FF0000"/>
          <w:rPrChange w:id="446" w:author="Sanyam Seth" w:date="2017-02-10T16:34:00Z">
            <w:rPr/>
          </w:rPrChange>
        </w:rPr>
        <w:t>This Azure AD (AAD) tenant will be used by to provide a single identity to all fans connecting to the platform. The creation of an AAD is at the subscription level, which means your user must be a subscription co-administrator.</w:t>
      </w:r>
    </w:p>
    <w:p w14:paraId="110B5A25" w14:textId="5D429B90" w:rsidR="00DC554E" w:rsidRDefault="004502B7" w:rsidP="00DC554E">
      <w:pPr>
        <w:pStyle w:val="ListNumber"/>
        <w:numPr>
          <w:ilvl w:val="0"/>
          <w:numId w:val="31"/>
        </w:numPr>
      </w:pPr>
      <w:hyperlink r:id="rId34">
        <w:r w:rsidR="00DC554E" w:rsidRPr="6DE2278B">
          <w:rPr>
            <w:rStyle w:val="Hyperlink"/>
          </w:rPr>
          <w:t>Create an AAD B2C Tenant</w:t>
        </w:r>
      </w:hyperlink>
      <w:r w:rsidR="00DC554E">
        <w:t>.</w:t>
      </w:r>
      <w:ins w:id="447" w:author="Srinivasan Rakhunathan" w:date="2016-12-27T10:30:00Z">
        <w:r w:rsidR="000F16F2">
          <w:t xml:space="preserve">(Note down the tenant name (xxx.onmicrosoft.com) and tenant </w:t>
        </w:r>
        <w:commentRangeStart w:id="448"/>
        <w:r w:rsidR="000F16F2">
          <w:t>id</w:t>
        </w:r>
      </w:ins>
      <w:commentRangeEnd w:id="448"/>
      <w:r w:rsidR="005F2446">
        <w:rPr>
          <w:rStyle w:val="CommentReference"/>
        </w:rPr>
        <w:commentReference w:id="448"/>
      </w:r>
      <w:ins w:id="449" w:author="Srinivasan Rakhunathan" w:date="2016-12-27T10:30:00Z">
        <w:r w:rsidR="000F16F2">
          <w:t xml:space="preserve"> .</w:t>
        </w:r>
      </w:ins>
    </w:p>
    <w:p w14:paraId="7B8E00B9" w14:textId="3E73BD7F" w:rsidR="00DC554E" w:rsidRDefault="004502B7" w:rsidP="00DC554E">
      <w:pPr>
        <w:pStyle w:val="ListNumber"/>
        <w:numPr>
          <w:ilvl w:val="0"/>
          <w:numId w:val="31"/>
        </w:numPr>
      </w:pPr>
      <w:hyperlink r:id="rId35">
        <w:r w:rsidR="00DC554E" w:rsidRPr="6DE2278B">
          <w:rPr>
            <w:rStyle w:val="Hyperlink"/>
          </w:rPr>
          <w:t>Create the following custom attributes</w:t>
        </w:r>
      </w:hyperlink>
      <w:r w:rsidR="00DC554E">
        <w:rPr>
          <w:rStyle w:val="Hyperlink"/>
        </w:rPr>
        <w:t xml:space="preserve"> to the User attributes collection</w:t>
      </w:r>
      <w:r w:rsidR="00DC554E">
        <w:t xml:space="preserve">. All names are case sensitive. </w:t>
      </w:r>
    </w:p>
    <w:p w14:paraId="11BEBDC2" w14:textId="77777777" w:rsidR="00DC554E" w:rsidRDefault="00DC554E" w:rsidP="00DC554E">
      <w:pPr>
        <w:pStyle w:val="ListNumber"/>
        <w:ind w:firstLine="0"/>
      </w:pPr>
      <w:r>
        <w:t>To access the B2C settings click on the Manage B2C settings under the b2c Administration in the Configure page of the directory you just created:</w:t>
      </w:r>
    </w:p>
    <w:p w14:paraId="5D827B64" w14:textId="77777777" w:rsidR="00DC554E" w:rsidRDefault="00DC554E" w:rsidP="00DC554E">
      <w:pPr>
        <w:pStyle w:val="ListNumber"/>
        <w:ind w:firstLine="0"/>
        <w:rPr>
          <w:noProof/>
        </w:rPr>
      </w:pPr>
    </w:p>
    <w:p w14:paraId="71C482D7" w14:textId="77777777" w:rsidR="00DC554E" w:rsidRDefault="00DC554E" w:rsidP="00DC554E">
      <w:pPr>
        <w:pStyle w:val="ListNumber"/>
        <w:ind w:firstLine="0"/>
      </w:pPr>
      <w:r>
        <w:rPr>
          <w:noProof/>
        </w:rPr>
        <w:lastRenderedPageBreak/>
        <w:drawing>
          <wp:inline distT="0" distB="0" distL="0" distR="0" wp14:anchorId="1928CE59" wp14:editId="4D80E56D">
            <wp:extent cx="5641391" cy="34909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42408" cy="3491541"/>
                    </a:xfrm>
                    <a:prstGeom prst="rect">
                      <a:avLst/>
                    </a:prstGeom>
                  </pic:spPr>
                </pic:pic>
              </a:graphicData>
            </a:graphic>
          </wp:inline>
        </w:drawing>
      </w:r>
    </w:p>
    <w:p w14:paraId="1ADC784E" w14:textId="77777777" w:rsidR="00DC554E" w:rsidRDefault="00DC554E" w:rsidP="00DC554E">
      <w:pPr>
        <w:pStyle w:val="ListNumber"/>
        <w:ind w:firstLine="0"/>
      </w:pPr>
    </w:p>
    <w:p w14:paraId="1700081A" w14:textId="77777777" w:rsidR="00DC554E" w:rsidRDefault="00DC554E" w:rsidP="00DC554E">
      <w:pPr>
        <w:pStyle w:val="ListNumber"/>
        <w:ind w:firstLine="0"/>
      </w:pPr>
      <w:r>
        <w:t>Then, you can add a new custom attribute by accessing the collection of User Attributes as it is shown on the following screenshot:</w:t>
      </w:r>
    </w:p>
    <w:p w14:paraId="77439706" w14:textId="77777777" w:rsidR="00DC554E" w:rsidRDefault="00DC554E" w:rsidP="00DC554E">
      <w:pPr>
        <w:pStyle w:val="ListNumber"/>
        <w:ind w:firstLine="0"/>
      </w:pPr>
      <w:r>
        <w:rPr>
          <w:noProof/>
        </w:rPr>
        <w:drawing>
          <wp:inline distT="0" distB="0" distL="0" distR="0" wp14:anchorId="64EE702B" wp14:editId="2A521F34">
            <wp:extent cx="5943600" cy="24866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86660"/>
                    </a:xfrm>
                    <a:prstGeom prst="rect">
                      <a:avLst/>
                    </a:prstGeom>
                  </pic:spPr>
                </pic:pic>
              </a:graphicData>
            </a:graphic>
          </wp:inline>
        </w:drawing>
      </w:r>
    </w:p>
    <w:p w14:paraId="7705A941" w14:textId="77777777" w:rsidR="00DC554E" w:rsidRDefault="00DC554E" w:rsidP="00DC554E">
      <w:pPr>
        <w:pStyle w:val="ListNumber"/>
        <w:ind w:firstLine="0"/>
      </w:pPr>
    </w:p>
    <w:p w14:paraId="2F3B07FE" w14:textId="77777777" w:rsidR="00DC554E" w:rsidRDefault="00DC554E" w:rsidP="00DC554E">
      <w:pPr>
        <w:pStyle w:val="ListNumber"/>
        <w:ind w:firstLine="0"/>
      </w:pPr>
    </w:p>
    <w:p w14:paraId="06AE6BFA" w14:textId="77777777" w:rsidR="00DC554E" w:rsidRDefault="00DC554E" w:rsidP="00DC554E">
      <w:pPr>
        <w:pStyle w:val="ListNumber"/>
        <w:ind w:firstLine="0"/>
      </w:pPr>
      <w:r>
        <w:t>The list of all custom attributes is listed below:</w:t>
      </w:r>
    </w:p>
    <w:tbl>
      <w:tblPr>
        <w:tblStyle w:val="TableGrid"/>
        <w:tblW w:w="0" w:type="auto"/>
        <w:tblInd w:w="720" w:type="dxa"/>
        <w:tblLook w:val="04A0" w:firstRow="1" w:lastRow="0" w:firstColumn="1" w:lastColumn="0" w:noHBand="0" w:noVBand="1"/>
      </w:tblPr>
      <w:tblGrid>
        <w:gridCol w:w="4428"/>
        <w:gridCol w:w="4212"/>
      </w:tblGrid>
      <w:tr w:rsidR="00DC554E" w:rsidRPr="00A64FB8" w14:paraId="139CF482" w14:textId="77777777" w:rsidTr="00FD182F">
        <w:trPr>
          <w:cnfStyle w:val="100000000000" w:firstRow="1" w:lastRow="0" w:firstColumn="0" w:lastColumn="0" w:oddVBand="0" w:evenVBand="0" w:oddHBand="0" w:evenHBand="0" w:firstRowFirstColumn="0" w:firstRowLastColumn="0" w:lastRowFirstColumn="0" w:lastRowLastColumn="0"/>
        </w:trPr>
        <w:tc>
          <w:tcPr>
            <w:tcW w:w="4428" w:type="dxa"/>
          </w:tcPr>
          <w:p w14:paraId="6C70FAFB" w14:textId="77777777" w:rsidR="00DC554E" w:rsidRDefault="00DC554E" w:rsidP="00FD182F">
            <w:pPr>
              <w:pStyle w:val="TableText"/>
            </w:pPr>
            <w:r>
              <w:t>Name</w:t>
            </w:r>
          </w:p>
        </w:tc>
        <w:tc>
          <w:tcPr>
            <w:tcW w:w="4212" w:type="dxa"/>
          </w:tcPr>
          <w:p w14:paraId="455972FC" w14:textId="77777777" w:rsidR="00DC554E" w:rsidRPr="00A64FB8" w:rsidRDefault="00DC554E" w:rsidP="00FD182F">
            <w:pPr>
              <w:pStyle w:val="TableText"/>
            </w:pPr>
            <w:r>
              <w:t>Type</w:t>
            </w:r>
          </w:p>
        </w:tc>
      </w:tr>
      <w:tr w:rsidR="00DC554E" w:rsidRPr="00A64FB8" w14:paraId="617DC56F" w14:textId="77777777" w:rsidTr="00FD182F">
        <w:tc>
          <w:tcPr>
            <w:tcW w:w="4428" w:type="dxa"/>
          </w:tcPr>
          <w:p w14:paraId="075CD33B" w14:textId="77777777" w:rsidR="00DC554E" w:rsidRPr="00A64FB8" w:rsidRDefault="00DC554E" w:rsidP="00FD182F">
            <w:pPr>
              <w:pStyle w:val="TableText"/>
            </w:pPr>
            <w:r w:rsidRPr="00A64FB8">
              <w:t>Cpim_Alias</w:t>
            </w:r>
          </w:p>
        </w:tc>
        <w:tc>
          <w:tcPr>
            <w:tcW w:w="4212" w:type="dxa"/>
          </w:tcPr>
          <w:p w14:paraId="0F203429" w14:textId="77777777" w:rsidR="00DC554E" w:rsidRPr="00A64FB8" w:rsidRDefault="00DC554E" w:rsidP="00FD182F">
            <w:pPr>
              <w:pStyle w:val="TableText"/>
            </w:pPr>
            <w:r w:rsidRPr="00A64FB8">
              <w:t>String</w:t>
            </w:r>
          </w:p>
        </w:tc>
      </w:tr>
      <w:tr w:rsidR="00DC554E" w:rsidRPr="00A64FB8" w14:paraId="3E2B09FE" w14:textId="77777777" w:rsidTr="00FD182F">
        <w:tc>
          <w:tcPr>
            <w:tcW w:w="4428" w:type="dxa"/>
          </w:tcPr>
          <w:p w14:paraId="310C2A89" w14:textId="546195A9" w:rsidR="00DC554E" w:rsidRPr="00A64FB8" w:rsidRDefault="00C6498C" w:rsidP="00FD182F">
            <w:pPr>
              <w:pStyle w:val="TableText"/>
            </w:pPr>
            <w:ins w:id="450" w:author="Srinivasan Rakhunathan" w:date="2017-01-05T09:49:00Z">
              <w:r>
                <w:lastRenderedPageBreak/>
                <w:t>mdp</w:t>
              </w:r>
            </w:ins>
            <w:r w:rsidR="00DC554E" w:rsidRPr="00A64FB8">
              <w:t>Cpim_AvatarName</w:t>
            </w:r>
          </w:p>
        </w:tc>
        <w:tc>
          <w:tcPr>
            <w:tcW w:w="4212" w:type="dxa"/>
          </w:tcPr>
          <w:p w14:paraId="3AC8A33C" w14:textId="77777777" w:rsidR="00DC554E" w:rsidRPr="00A64FB8" w:rsidRDefault="00DC554E" w:rsidP="00FD182F">
            <w:pPr>
              <w:pStyle w:val="TableText"/>
            </w:pPr>
            <w:r w:rsidRPr="00A64FB8">
              <w:t>String</w:t>
            </w:r>
          </w:p>
        </w:tc>
      </w:tr>
      <w:tr w:rsidR="00DC554E" w:rsidRPr="00A64FB8" w14:paraId="18517037" w14:textId="77777777" w:rsidTr="00FD182F">
        <w:tc>
          <w:tcPr>
            <w:tcW w:w="4428" w:type="dxa"/>
          </w:tcPr>
          <w:p w14:paraId="142B1CE8" w14:textId="77777777" w:rsidR="00DC554E" w:rsidRPr="00A64FB8" w:rsidRDefault="00DC554E" w:rsidP="00FD182F">
            <w:pPr>
              <w:pStyle w:val="TableText"/>
            </w:pPr>
            <w:r w:rsidRPr="00A64FB8">
              <w:t>Cpim_AvatarThumbnailName</w:t>
            </w:r>
          </w:p>
        </w:tc>
        <w:tc>
          <w:tcPr>
            <w:tcW w:w="4212" w:type="dxa"/>
          </w:tcPr>
          <w:p w14:paraId="5500BCA2" w14:textId="77777777" w:rsidR="00DC554E" w:rsidRPr="00A64FB8" w:rsidRDefault="00DC554E" w:rsidP="00FD182F">
            <w:pPr>
              <w:pStyle w:val="TableText"/>
            </w:pPr>
            <w:r w:rsidRPr="00A64FB8">
              <w:t>String</w:t>
            </w:r>
          </w:p>
        </w:tc>
      </w:tr>
      <w:tr w:rsidR="00DC554E" w:rsidRPr="00A64FB8" w14:paraId="69945C96" w14:textId="77777777" w:rsidTr="00FD182F">
        <w:tc>
          <w:tcPr>
            <w:tcW w:w="4428" w:type="dxa"/>
          </w:tcPr>
          <w:p w14:paraId="074AADE6" w14:textId="77777777" w:rsidR="00DC554E" w:rsidRPr="00A64FB8" w:rsidRDefault="00DC554E" w:rsidP="00FD182F">
            <w:pPr>
              <w:pStyle w:val="TableText"/>
            </w:pPr>
            <w:r w:rsidRPr="00A64FB8">
              <w:t>Cpim_BirthDate</w:t>
            </w:r>
          </w:p>
        </w:tc>
        <w:tc>
          <w:tcPr>
            <w:tcW w:w="4212" w:type="dxa"/>
          </w:tcPr>
          <w:p w14:paraId="56FE01B5" w14:textId="77777777" w:rsidR="00DC554E" w:rsidRPr="00A64FB8" w:rsidRDefault="00DC554E" w:rsidP="00FD182F">
            <w:pPr>
              <w:pStyle w:val="TableText"/>
            </w:pPr>
            <w:r w:rsidRPr="00A64FB8">
              <w:t>String</w:t>
            </w:r>
          </w:p>
        </w:tc>
      </w:tr>
      <w:tr w:rsidR="00DC554E" w:rsidRPr="008559B2" w14:paraId="50DABCDD" w14:textId="77777777" w:rsidTr="00FD182F">
        <w:tc>
          <w:tcPr>
            <w:tcW w:w="4428" w:type="dxa"/>
            <w:shd w:val="clear" w:color="auto" w:fill="auto"/>
          </w:tcPr>
          <w:p w14:paraId="7BB0CC8B" w14:textId="77777777" w:rsidR="00DC554E" w:rsidRPr="008559B2" w:rsidRDefault="00DC554E" w:rsidP="00FD182F">
            <w:pPr>
              <w:pStyle w:val="TableText"/>
              <w:rPr>
                <w:color w:val="000000" w:themeColor="text1"/>
              </w:rPr>
            </w:pPr>
            <w:r w:rsidRPr="00DB55C7">
              <w:rPr>
                <w:color w:val="000000" w:themeColor="text1"/>
              </w:rPr>
              <w:t>Cpim_ContactEmail</w:t>
            </w:r>
          </w:p>
        </w:tc>
        <w:tc>
          <w:tcPr>
            <w:tcW w:w="4212" w:type="dxa"/>
            <w:shd w:val="clear" w:color="auto" w:fill="auto"/>
          </w:tcPr>
          <w:p w14:paraId="48A3D978" w14:textId="77777777" w:rsidR="00DC554E" w:rsidRPr="008559B2" w:rsidRDefault="00DC554E" w:rsidP="00FD182F">
            <w:pPr>
              <w:pStyle w:val="TableText"/>
              <w:rPr>
                <w:color w:val="000000" w:themeColor="text1"/>
              </w:rPr>
            </w:pPr>
            <w:r w:rsidRPr="00DB55C7">
              <w:rPr>
                <w:color w:val="000000" w:themeColor="text1"/>
              </w:rPr>
              <w:t>String</w:t>
            </w:r>
          </w:p>
        </w:tc>
      </w:tr>
      <w:tr w:rsidR="00DC554E" w:rsidRPr="00A64FB8" w14:paraId="186B59BA" w14:textId="77777777" w:rsidTr="00FD182F">
        <w:tc>
          <w:tcPr>
            <w:tcW w:w="4428" w:type="dxa"/>
          </w:tcPr>
          <w:p w14:paraId="728C562E" w14:textId="77777777" w:rsidR="00DC554E" w:rsidRPr="00A64FB8" w:rsidRDefault="00DC554E" w:rsidP="00FD182F">
            <w:pPr>
              <w:pStyle w:val="TableText"/>
            </w:pPr>
            <w:r w:rsidRPr="00A64FB8">
              <w:t>Cpim_DisableDate</w:t>
            </w:r>
          </w:p>
        </w:tc>
        <w:tc>
          <w:tcPr>
            <w:tcW w:w="4212" w:type="dxa"/>
          </w:tcPr>
          <w:p w14:paraId="0CD31222" w14:textId="77777777" w:rsidR="00DC554E" w:rsidRPr="00A64FB8" w:rsidRDefault="00DC554E" w:rsidP="00FD182F">
            <w:pPr>
              <w:pStyle w:val="TableText"/>
            </w:pPr>
            <w:r w:rsidRPr="00A64FB8">
              <w:t>String</w:t>
            </w:r>
          </w:p>
        </w:tc>
      </w:tr>
      <w:tr w:rsidR="00DC554E" w:rsidRPr="00A64FB8" w14:paraId="048FD34A" w14:textId="77777777" w:rsidTr="00FD182F">
        <w:tc>
          <w:tcPr>
            <w:tcW w:w="4428" w:type="dxa"/>
          </w:tcPr>
          <w:p w14:paraId="695DF0F6" w14:textId="77777777" w:rsidR="00DC554E" w:rsidRPr="00A64FB8" w:rsidRDefault="00DC554E" w:rsidP="00FD182F">
            <w:pPr>
              <w:pStyle w:val="TableText"/>
            </w:pPr>
            <w:r w:rsidRPr="00A64FB8">
              <w:t>Cpim_DocumentNumber</w:t>
            </w:r>
          </w:p>
        </w:tc>
        <w:tc>
          <w:tcPr>
            <w:tcW w:w="4212" w:type="dxa"/>
          </w:tcPr>
          <w:p w14:paraId="53F1F6A4" w14:textId="77777777" w:rsidR="00DC554E" w:rsidRPr="00A64FB8" w:rsidRDefault="00DC554E" w:rsidP="00FD182F">
            <w:pPr>
              <w:pStyle w:val="TableText"/>
            </w:pPr>
            <w:r w:rsidRPr="00A64FB8">
              <w:t>String</w:t>
            </w:r>
          </w:p>
        </w:tc>
      </w:tr>
      <w:tr w:rsidR="00DC554E" w:rsidRPr="00A64FB8" w14:paraId="4B65B1FB" w14:textId="77777777" w:rsidTr="00FD182F">
        <w:tc>
          <w:tcPr>
            <w:tcW w:w="4428" w:type="dxa"/>
          </w:tcPr>
          <w:p w14:paraId="1CA96BF7" w14:textId="77777777" w:rsidR="00DC554E" w:rsidRPr="00A64FB8" w:rsidRDefault="00DC554E" w:rsidP="00FD182F">
            <w:pPr>
              <w:pStyle w:val="TableText"/>
            </w:pPr>
            <w:r w:rsidRPr="00A64FB8">
              <w:t>Cpim_DocumentType</w:t>
            </w:r>
          </w:p>
        </w:tc>
        <w:tc>
          <w:tcPr>
            <w:tcW w:w="4212" w:type="dxa"/>
          </w:tcPr>
          <w:p w14:paraId="2A9FB168" w14:textId="77777777" w:rsidR="00DC554E" w:rsidRPr="00A64FB8" w:rsidRDefault="00DC554E" w:rsidP="00FD182F">
            <w:pPr>
              <w:pStyle w:val="TableText"/>
            </w:pPr>
            <w:r w:rsidRPr="00A64FB8">
              <w:t>String</w:t>
            </w:r>
          </w:p>
        </w:tc>
      </w:tr>
      <w:tr w:rsidR="00DC554E" w:rsidRPr="00A64FB8" w14:paraId="613EA5E9" w14:textId="77777777" w:rsidTr="00FD182F">
        <w:tc>
          <w:tcPr>
            <w:tcW w:w="4428" w:type="dxa"/>
          </w:tcPr>
          <w:p w14:paraId="1769C3CD" w14:textId="77777777" w:rsidR="00DC554E" w:rsidRPr="00A64FB8" w:rsidRDefault="00DC554E" w:rsidP="00FD182F">
            <w:pPr>
              <w:pStyle w:val="TableText"/>
            </w:pPr>
            <w:commentRangeStart w:id="451"/>
            <w:r w:rsidRPr="00A64FB8">
              <w:t>cpim</w:t>
            </w:r>
            <w:commentRangeEnd w:id="451"/>
            <w:r w:rsidR="002B295A">
              <w:rPr>
                <w:rStyle w:val="CommentReference"/>
              </w:rPr>
              <w:commentReference w:id="451"/>
            </w:r>
            <w:r w:rsidRPr="00A64FB8">
              <w:t>_Email</w:t>
            </w:r>
          </w:p>
        </w:tc>
        <w:tc>
          <w:tcPr>
            <w:tcW w:w="4212" w:type="dxa"/>
          </w:tcPr>
          <w:p w14:paraId="4F894C3D" w14:textId="77777777" w:rsidR="00DC554E" w:rsidRPr="00A64FB8" w:rsidRDefault="00DC554E" w:rsidP="00FD182F">
            <w:pPr>
              <w:pStyle w:val="TableText"/>
            </w:pPr>
            <w:r w:rsidRPr="00A64FB8">
              <w:t>String</w:t>
            </w:r>
          </w:p>
        </w:tc>
      </w:tr>
      <w:tr w:rsidR="00DC554E" w:rsidRPr="00A64FB8" w14:paraId="1F1C0DD8" w14:textId="77777777" w:rsidTr="00FD182F">
        <w:tc>
          <w:tcPr>
            <w:tcW w:w="4428" w:type="dxa"/>
          </w:tcPr>
          <w:p w14:paraId="3B6FCF1C" w14:textId="77777777" w:rsidR="00DC554E" w:rsidRPr="00A64FB8" w:rsidRDefault="00DC554E" w:rsidP="00FD182F">
            <w:pPr>
              <w:pStyle w:val="TableText"/>
            </w:pPr>
            <w:r w:rsidRPr="00A64FB8">
              <w:t>Cpim_FanCardType</w:t>
            </w:r>
          </w:p>
        </w:tc>
        <w:tc>
          <w:tcPr>
            <w:tcW w:w="4212" w:type="dxa"/>
          </w:tcPr>
          <w:p w14:paraId="4B693B7D" w14:textId="77777777" w:rsidR="00DC554E" w:rsidRPr="00A64FB8" w:rsidRDefault="00DC554E" w:rsidP="00FD182F">
            <w:pPr>
              <w:pStyle w:val="TableText"/>
            </w:pPr>
            <w:r w:rsidRPr="00A64FB8">
              <w:t>String</w:t>
            </w:r>
          </w:p>
        </w:tc>
      </w:tr>
      <w:tr w:rsidR="00DC554E" w:rsidRPr="00A64FB8" w14:paraId="7BF36ACD" w14:textId="77777777" w:rsidTr="00FD182F">
        <w:tc>
          <w:tcPr>
            <w:tcW w:w="4428" w:type="dxa"/>
          </w:tcPr>
          <w:p w14:paraId="124BCC5F" w14:textId="77777777" w:rsidR="00DC554E" w:rsidRPr="00A64FB8" w:rsidRDefault="00DC554E" w:rsidP="00FD182F">
            <w:pPr>
              <w:pStyle w:val="TableText"/>
            </w:pPr>
            <w:r w:rsidRPr="00A64FB8">
              <w:t>Cpim_FanNumber</w:t>
            </w:r>
          </w:p>
        </w:tc>
        <w:tc>
          <w:tcPr>
            <w:tcW w:w="4212" w:type="dxa"/>
          </w:tcPr>
          <w:p w14:paraId="00EC1522" w14:textId="77777777" w:rsidR="00DC554E" w:rsidRPr="00A64FB8" w:rsidRDefault="00DC554E" w:rsidP="00FD182F">
            <w:pPr>
              <w:pStyle w:val="TableText"/>
            </w:pPr>
            <w:r w:rsidRPr="00A64FB8">
              <w:t>String</w:t>
            </w:r>
          </w:p>
        </w:tc>
      </w:tr>
      <w:tr w:rsidR="00DC554E" w:rsidRPr="00A64FB8" w14:paraId="3A611239" w14:textId="77777777" w:rsidTr="00FD182F">
        <w:tc>
          <w:tcPr>
            <w:tcW w:w="4428" w:type="dxa"/>
          </w:tcPr>
          <w:p w14:paraId="4455362E" w14:textId="77777777" w:rsidR="00DC554E" w:rsidRPr="00A64FB8" w:rsidRDefault="00DC554E" w:rsidP="00FD182F">
            <w:pPr>
              <w:pStyle w:val="TableText"/>
            </w:pPr>
            <w:r w:rsidRPr="00A64FB8">
              <w:t>Cpim_Gender</w:t>
            </w:r>
          </w:p>
        </w:tc>
        <w:tc>
          <w:tcPr>
            <w:tcW w:w="4212" w:type="dxa"/>
          </w:tcPr>
          <w:p w14:paraId="140C63E5" w14:textId="77777777" w:rsidR="00DC554E" w:rsidRPr="00A64FB8" w:rsidRDefault="00DC554E" w:rsidP="00FD182F">
            <w:pPr>
              <w:pStyle w:val="TableText"/>
            </w:pPr>
            <w:r w:rsidRPr="00A64FB8">
              <w:t>String</w:t>
            </w:r>
          </w:p>
        </w:tc>
      </w:tr>
      <w:tr w:rsidR="00DC554E" w:rsidRPr="00A64FB8" w14:paraId="115B0AFA" w14:textId="77777777" w:rsidTr="00FD182F">
        <w:tc>
          <w:tcPr>
            <w:tcW w:w="4428" w:type="dxa"/>
          </w:tcPr>
          <w:p w14:paraId="3904D9DE" w14:textId="77777777" w:rsidR="00DC554E" w:rsidRPr="00A64FB8" w:rsidRDefault="00DC554E" w:rsidP="00FD182F">
            <w:pPr>
              <w:pStyle w:val="TableText"/>
            </w:pPr>
            <w:r w:rsidRPr="00A64FB8">
              <w:t>Cpim_HasAvatar</w:t>
            </w:r>
          </w:p>
        </w:tc>
        <w:tc>
          <w:tcPr>
            <w:tcW w:w="4212" w:type="dxa"/>
          </w:tcPr>
          <w:p w14:paraId="0A26E63B" w14:textId="77777777" w:rsidR="00DC554E" w:rsidRPr="00A64FB8" w:rsidRDefault="00DC554E" w:rsidP="00FD182F">
            <w:pPr>
              <w:pStyle w:val="TableText"/>
            </w:pPr>
            <w:r w:rsidRPr="00A64FB8">
              <w:t>String</w:t>
            </w:r>
          </w:p>
        </w:tc>
      </w:tr>
      <w:tr w:rsidR="00DC554E" w:rsidRPr="00A64FB8" w14:paraId="67037A82" w14:textId="77777777" w:rsidTr="00FD182F">
        <w:tc>
          <w:tcPr>
            <w:tcW w:w="4428" w:type="dxa"/>
          </w:tcPr>
          <w:p w14:paraId="6CC0CC5E" w14:textId="77777777" w:rsidR="00DC554E" w:rsidRPr="00A64FB8" w:rsidRDefault="00DC554E" w:rsidP="00FD182F">
            <w:pPr>
              <w:pStyle w:val="TableText"/>
            </w:pPr>
            <w:r w:rsidRPr="00A64FB8">
              <w:t>Cpim_IsActiveMember</w:t>
            </w:r>
          </w:p>
        </w:tc>
        <w:tc>
          <w:tcPr>
            <w:tcW w:w="4212" w:type="dxa"/>
          </w:tcPr>
          <w:p w14:paraId="3B6D3127" w14:textId="77777777" w:rsidR="00DC554E" w:rsidRPr="00A64FB8" w:rsidRDefault="00DC554E" w:rsidP="00FD182F">
            <w:pPr>
              <w:pStyle w:val="TableText"/>
            </w:pPr>
            <w:r w:rsidRPr="00A64FB8">
              <w:t>String</w:t>
            </w:r>
          </w:p>
        </w:tc>
      </w:tr>
      <w:tr w:rsidR="00DC554E" w:rsidRPr="00A64FB8" w14:paraId="153B7A7A" w14:textId="77777777" w:rsidTr="00FD182F">
        <w:tc>
          <w:tcPr>
            <w:tcW w:w="4428" w:type="dxa"/>
          </w:tcPr>
          <w:p w14:paraId="0B7FC929" w14:textId="77777777" w:rsidR="00DC554E" w:rsidRPr="00A64FB8" w:rsidRDefault="00DC554E" w:rsidP="00FD182F">
            <w:pPr>
              <w:pStyle w:val="TableText"/>
            </w:pPr>
            <w:r w:rsidRPr="00A64FB8">
              <w:t>Cpim_IsActivePaidFan</w:t>
            </w:r>
          </w:p>
        </w:tc>
        <w:tc>
          <w:tcPr>
            <w:tcW w:w="4212" w:type="dxa"/>
          </w:tcPr>
          <w:p w14:paraId="4054EE01" w14:textId="77777777" w:rsidR="00DC554E" w:rsidRPr="00A64FB8" w:rsidRDefault="00DC554E" w:rsidP="00FD182F">
            <w:pPr>
              <w:pStyle w:val="TableText"/>
            </w:pPr>
            <w:r w:rsidRPr="00A64FB8">
              <w:t>String</w:t>
            </w:r>
          </w:p>
        </w:tc>
      </w:tr>
      <w:tr w:rsidR="00DC554E" w:rsidRPr="00A64FB8" w14:paraId="4D89062C" w14:textId="77777777" w:rsidTr="00FD182F">
        <w:tc>
          <w:tcPr>
            <w:tcW w:w="4428" w:type="dxa"/>
          </w:tcPr>
          <w:p w14:paraId="25D65331" w14:textId="77777777" w:rsidR="00DC554E" w:rsidRPr="00A64FB8" w:rsidRDefault="00DC554E" w:rsidP="00FD182F">
            <w:pPr>
              <w:pStyle w:val="TableText"/>
            </w:pPr>
            <w:r w:rsidRPr="00A64FB8">
              <w:t>Cpim_Language</w:t>
            </w:r>
          </w:p>
        </w:tc>
        <w:tc>
          <w:tcPr>
            <w:tcW w:w="4212" w:type="dxa"/>
          </w:tcPr>
          <w:p w14:paraId="2A425379" w14:textId="77777777" w:rsidR="00DC554E" w:rsidRPr="00A64FB8" w:rsidRDefault="00DC554E" w:rsidP="00FD182F">
            <w:pPr>
              <w:pStyle w:val="TableText"/>
            </w:pPr>
            <w:r w:rsidRPr="00A64FB8">
              <w:t>String</w:t>
            </w:r>
          </w:p>
        </w:tc>
      </w:tr>
      <w:tr w:rsidR="00DC554E" w:rsidRPr="00A64FB8" w14:paraId="4F4E9C21" w14:textId="77777777" w:rsidTr="00FD182F">
        <w:tc>
          <w:tcPr>
            <w:tcW w:w="4428" w:type="dxa"/>
          </w:tcPr>
          <w:p w14:paraId="1CBEAF30" w14:textId="77777777" w:rsidR="00DC554E" w:rsidRPr="00A64FB8" w:rsidRDefault="00DC554E" w:rsidP="00FD182F">
            <w:pPr>
              <w:pStyle w:val="TableText"/>
            </w:pPr>
            <w:r w:rsidRPr="00A64FB8">
              <w:t>Cpim_LastPolicyAcceptDate</w:t>
            </w:r>
          </w:p>
        </w:tc>
        <w:tc>
          <w:tcPr>
            <w:tcW w:w="4212" w:type="dxa"/>
          </w:tcPr>
          <w:p w14:paraId="5A5378D0" w14:textId="77777777" w:rsidR="00DC554E" w:rsidRPr="00A64FB8" w:rsidRDefault="00DC554E" w:rsidP="00FD182F">
            <w:pPr>
              <w:pStyle w:val="TableText"/>
            </w:pPr>
            <w:r w:rsidRPr="00A64FB8">
              <w:t>String</w:t>
            </w:r>
          </w:p>
        </w:tc>
      </w:tr>
      <w:tr w:rsidR="00DC554E" w:rsidRPr="00A64FB8" w14:paraId="2582732B" w14:textId="77777777" w:rsidTr="00FD182F">
        <w:tc>
          <w:tcPr>
            <w:tcW w:w="4428" w:type="dxa"/>
          </w:tcPr>
          <w:p w14:paraId="15C86C4B" w14:textId="77777777" w:rsidR="00DC554E" w:rsidRPr="00A64FB8" w:rsidRDefault="00DC554E" w:rsidP="00FD182F">
            <w:pPr>
              <w:pStyle w:val="TableText"/>
            </w:pPr>
            <w:r w:rsidRPr="00A64FB8">
              <w:t>Cpim_LastUpdate</w:t>
            </w:r>
          </w:p>
        </w:tc>
        <w:tc>
          <w:tcPr>
            <w:tcW w:w="4212" w:type="dxa"/>
          </w:tcPr>
          <w:p w14:paraId="44EF259B" w14:textId="77777777" w:rsidR="00DC554E" w:rsidRPr="00A64FB8" w:rsidRDefault="00DC554E" w:rsidP="00FD182F">
            <w:pPr>
              <w:pStyle w:val="TableText"/>
            </w:pPr>
            <w:r w:rsidRPr="00A64FB8">
              <w:t>String</w:t>
            </w:r>
          </w:p>
        </w:tc>
      </w:tr>
      <w:tr w:rsidR="00DC554E" w:rsidRPr="00A64FB8" w14:paraId="788654AD" w14:textId="77777777" w:rsidTr="00FD182F">
        <w:tc>
          <w:tcPr>
            <w:tcW w:w="4428" w:type="dxa"/>
          </w:tcPr>
          <w:p w14:paraId="1888F384" w14:textId="77777777" w:rsidR="00DC554E" w:rsidRPr="00A64FB8" w:rsidRDefault="00DC554E" w:rsidP="00FD182F">
            <w:pPr>
              <w:pStyle w:val="TableText"/>
            </w:pPr>
            <w:r w:rsidRPr="00A64FB8">
              <w:t>Cpim_MemberNumber</w:t>
            </w:r>
          </w:p>
        </w:tc>
        <w:tc>
          <w:tcPr>
            <w:tcW w:w="4212" w:type="dxa"/>
          </w:tcPr>
          <w:p w14:paraId="58F2DFF3" w14:textId="77777777" w:rsidR="00DC554E" w:rsidRPr="00A64FB8" w:rsidRDefault="00DC554E" w:rsidP="00FD182F">
            <w:pPr>
              <w:pStyle w:val="TableText"/>
            </w:pPr>
            <w:r w:rsidRPr="00A64FB8">
              <w:t>String</w:t>
            </w:r>
          </w:p>
        </w:tc>
      </w:tr>
      <w:tr w:rsidR="00DC554E" w:rsidRPr="00A64FB8" w14:paraId="730DA3C1" w14:textId="77777777" w:rsidTr="00FD182F">
        <w:tc>
          <w:tcPr>
            <w:tcW w:w="4428" w:type="dxa"/>
          </w:tcPr>
          <w:p w14:paraId="546B6429" w14:textId="77777777" w:rsidR="00DC554E" w:rsidRPr="00A64FB8" w:rsidRDefault="00DC554E" w:rsidP="00FD182F">
            <w:pPr>
              <w:pStyle w:val="TableText"/>
            </w:pPr>
            <w:r w:rsidRPr="00A64FB8">
              <w:t>Cpim_MemberSeatId</w:t>
            </w:r>
          </w:p>
        </w:tc>
        <w:tc>
          <w:tcPr>
            <w:tcW w:w="4212" w:type="dxa"/>
          </w:tcPr>
          <w:p w14:paraId="36EE67B7" w14:textId="77777777" w:rsidR="00DC554E" w:rsidRPr="00A64FB8" w:rsidRDefault="00DC554E" w:rsidP="00FD182F">
            <w:pPr>
              <w:pStyle w:val="TableText"/>
            </w:pPr>
            <w:r w:rsidRPr="00A64FB8">
              <w:t>String</w:t>
            </w:r>
          </w:p>
        </w:tc>
      </w:tr>
      <w:tr w:rsidR="00DC554E" w:rsidRPr="00A64FB8" w14:paraId="719DED72" w14:textId="77777777" w:rsidTr="00FD182F">
        <w:tc>
          <w:tcPr>
            <w:tcW w:w="4428" w:type="dxa"/>
          </w:tcPr>
          <w:p w14:paraId="6D501FDE" w14:textId="77777777" w:rsidR="00DC554E" w:rsidRPr="00A64FB8" w:rsidRDefault="00DC554E" w:rsidP="00FD182F">
            <w:pPr>
              <w:pStyle w:val="TableText"/>
            </w:pPr>
            <w:r w:rsidRPr="00A64FB8">
              <w:t>Cpim_MobileNumber</w:t>
            </w:r>
          </w:p>
        </w:tc>
        <w:tc>
          <w:tcPr>
            <w:tcW w:w="4212" w:type="dxa"/>
          </w:tcPr>
          <w:p w14:paraId="35E3721F" w14:textId="77777777" w:rsidR="00DC554E" w:rsidRPr="00A64FB8" w:rsidRDefault="00DC554E" w:rsidP="00FD182F">
            <w:pPr>
              <w:pStyle w:val="TableText"/>
            </w:pPr>
            <w:r w:rsidRPr="00A64FB8">
              <w:t>String</w:t>
            </w:r>
          </w:p>
        </w:tc>
      </w:tr>
      <w:tr w:rsidR="00DC554E" w:rsidRPr="00A64FB8" w14:paraId="041744DF" w14:textId="77777777" w:rsidTr="00FD182F">
        <w:tc>
          <w:tcPr>
            <w:tcW w:w="4428" w:type="dxa"/>
          </w:tcPr>
          <w:p w14:paraId="52AB149E" w14:textId="77777777" w:rsidR="00DC554E" w:rsidRPr="00A64FB8" w:rsidRDefault="00DC554E" w:rsidP="00FD182F">
            <w:pPr>
              <w:pStyle w:val="TableText"/>
            </w:pPr>
            <w:r w:rsidRPr="00A64FB8">
              <w:t>Cpim_NoSendDataToThirds</w:t>
            </w:r>
          </w:p>
        </w:tc>
        <w:tc>
          <w:tcPr>
            <w:tcW w:w="4212" w:type="dxa"/>
          </w:tcPr>
          <w:p w14:paraId="0842C1F3" w14:textId="77777777" w:rsidR="00DC554E" w:rsidRPr="00A64FB8" w:rsidRDefault="00DC554E" w:rsidP="00FD182F">
            <w:pPr>
              <w:pStyle w:val="TableText"/>
            </w:pPr>
            <w:r w:rsidRPr="00A64FB8">
              <w:t>String</w:t>
            </w:r>
          </w:p>
        </w:tc>
      </w:tr>
      <w:tr w:rsidR="00DC554E" w:rsidRPr="00A64FB8" w14:paraId="46D974BE" w14:textId="77777777" w:rsidTr="00FD182F">
        <w:tc>
          <w:tcPr>
            <w:tcW w:w="4428" w:type="dxa"/>
          </w:tcPr>
          <w:p w14:paraId="0BB9DE54" w14:textId="77777777" w:rsidR="00DC554E" w:rsidRPr="00A64FB8" w:rsidRDefault="00DC554E" w:rsidP="00FD182F">
            <w:pPr>
              <w:pStyle w:val="TableText"/>
            </w:pPr>
            <w:r w:rsidRPr="00A64FB8">
              <w:t>Cpim_NoSendInfoData</w:t>
            </w:r>
          </w:p>
        </w:tc>
        <w:tc>
          <w:tcPr>
            <w:tcW w:w="4212" w:type="dxa"/>
          </w:tcPr>
          <w:p w14:paraId="749302A5" w14:textId="77777777" w:rsidR="00DC554E" w:rsidRPr="00A64FB8" w:rsidRDefault="00DC554E" w:rsidP="00FD182F">
            <w:pPr>
              <w:pStyle w:val="TableText"/>
            </w:pPr>
            <w:r w:rsidRPr="00A64FB8">
              <w:t>String</w:t>
            </w:r>
          </w:p>
        </w:tc>
      </w:tr>
      <w:tr w:rsidR="00DC554E" w:rsidRPr="00A64FB8" w14:paraId="1A5153D7" w14:textId="77777777" w:rsidTr="00FD182F">
        <w:tc>
          <w:tcPr>
            <w:tcW w:w="4428" w:type="dxa"/>
          </w:tcPr>
          <w:p w14:paraId="1F608028" w14:textId="77777777" w:rsidR="00DC554E" w:rsidRPr="00A64FB8" w:rsidRDefault="00DC554E" w:rsidP="00FD182F">
            <w:pPr>
              <w:pStyle w:val="TableText"/>
            </w:pPr>
            <w:r w:rsidRPr="00A64FB8">
              <w:t>Cpim_Penya</w:t>
            </w:r>
          </w:p>
        </w:tc>
        <w:tc>
          <w:tcPr>
            <w:tcW w:w="4212" w:type="dxa"/>
          </w:tcPr>
          <w:p w14:paraId="54213DEB" w14:textId="77777777" w:rsidR="00DC554E" w:rsidRPr="00A64FB8" w:rsidRDefault="00DC554E" w:rsidP="00FD182F">
            <w:pPr>
              <w:pStyle w:val="TableText"/>
            </w:pPr>
            <w:r w:rsidRPr="00A64FB8">
              <w:t>String</w:t>
            </w:r>
          </w:p>
        </w:tc>
      </w:tr>
      <w:tr w:rsidR="00DC554E" w:rsidRPr="00A64FB8" w14:paraId="39B2B400" w14:textId="77777777" w:rsidTr="00FD182F">
        <w:tc>
          <w:tcPr>
            <w:tcW w:w="4428" w:type="dxa"/>
          </w:tcPr>
          <w:p w14:paraId="3D0A0F0F" w14:textId="77777777" w:rsidR="00DC554E" w:rsidRPr="00A64FB8" w:rsidRDefault="00DC554E" w:rsidP="00FD182F">
            <w:pPr>
              <w:pStyle w:val="TableText"/>
            </w:pPr>
            <w:r w:rsidRPr="00A64FB8">
              <w:t>Cpim_PictureUrl</w:t>
            </w:r>
          </w:p>
        </w:tc>
        <w:tc>
          <w:tcPr>
            <w:tcW w:w="4212" w:type="dxa"/>
          </w:tcPr>
          <w:p w14:paraId="45F095E1" w14:textId="77777777" w:rsidR="00DC554E" w:rsidRPr="00A64FB8" w:rsidRDefault="00DC554E" w:rsidP="00FD182F">
            <w:pPr>
              <w:pStyle w:val="TableText"/>
            </w:pPr>
            <w:r w:rsidRPr="00A64FB8">
              <w:t>String</w:t>
            </w:r>
          </w:p>
        </w:tc>
      </w:tr>
      <w:tr w:rsidR="00DC554E" w:rsidRPr="00A64FB8" w14:paraId="70D44C57" w14:textId="77777777" w:rsidTr="00FD182F">
        <w:tc>
          <w:tcPr>
            <w:tcW w:w="4428" w:type="dxa"/>
          </w:tcPr>
          <w:p w14:paraId="17B046FC" w14:textId="77777777" w:rsidR="00DC554E" w:rsidRPr="00A64FB8" w:rsidRDefault="00DC554E" w:rsidP="00FD182F">
            <w:pPr>
              <w:pStyle w:val="TableText"/>
            </w:pPr>
            <w:r w:rsidRPr="00A64FB8">
              <w:t>Cpim_PreferenceSport</w:t>
            </w:r>
          </w:p>
        </w:tc>
        <w:tc>
          <w:tcPr>
            <w:tcW w:w="4212" w:type="dxa"/>
          </w:tcPr>
          <w:p w14:paraId="609FE2FF" w14:textId="77777777" w:rsidR="00DC554E" w:rsidRPr="00A64FB8" w:rsidRDefault="00DC554E" w:rsidP="00FD182F">
            <w:pPr>
              <w:pStyle w:val="TableText"/>
            </w:pPr>
            <w:r w:rsidRPr="00A64FB8">
              <w:t>String</w:t>
            </w:r>
          </w:p>
        </w:tc>
      </w:tr>
      <w:tr w:rsidR="00DC554E" w:rsidRPr="00A64FB8" w14:paraId="58D2BB60" w14:textId="77777777" w:rsidTr="00FD182F">
        <w:tc>
          <w:tcPr>
            <w:tcW w:w="4428" w:type="dxa"/>
          </w:tcPr>
          <w:p w14:paraId="1B81A18A" w14:textId="77777777" w:rsidR="00DC554E" w:rsidRPr="00A64FB8" w:rsidRDefault="00DC554E" w:rsidP="00FD182F">
            <w:pPr>
              <w:pStyle w:val="TableText"/>
            </w:pPr>
            <w:r w:rsidRPr="00A64FB8">
              <w:lastRenderedPageBreak/>
              <w:t>Cpim_RegistrationDate</w:t>
            </w:r>
          </w:p>
        </w:tc>
        <w:tc>
          <w:tcPr>
            <w:tcW w:w="4212" w:type="dxa"/>
          </w:tcPr>
          <w:p w14:paraId="571EEF64" w14:textId="77777777" w:rsidR="00DC554E" w:rsidRPr="00A64FB8" w:rsidRDefault="00DC554E" w:rsidP="00FD182F">
            <w:pPr>
              <w:pStyle w:val="TableText"/>
            </w:pPr>
            <w:r w:rsidRPr="00A64FB8">
              <w:t>String</w:t>
            </w:r>
          </w:p>
        </w:tc>
      </w:tr>
      <w:tr w:rsidR="00DC554E" w:rsidRPr="00A64FB8" w14:paraId="3A5542B7" w14:textId="77777777" w:rsidTr="00FD182F">
        <w:tc>
          <w:tcPr>
            <w:tcW w:w="4428" w:type="dxa"/>
          </w:tcPr>
          <w:p w14:paraId="276B28DE" w14:textId="77777777" w:rsidR="00DC554E" w:rsidRPr="00A64FB8" w:rsidRDefault="00DC554E" w:rsidP="00FD182F">
            <w:pPr>
              <w:pStyle w:val="TableText"/>
            </w:pPr>
            <w:r w:rsidRPr="00A64FB8">
              <w:t>Cpim_SecondName</w:t>
            </w:r>
          </w:p>
        </w:tc>
        <w:tc>
          <w:tcPr>
            <w:tcW w:w="4212" w:type="dxa"/>
          </w:tcPr>
          <w:p w14:paraId="550BA211" w14:textId="77777777" w:rsidR="00DC554E" w:rsidRPr="00A64FB8" w:rsidRDefault="00DC554E" w:rsidP="00FD182F">
            <w:pPr>
              <w:pStyle w:val="TableText"/>
            </w:pPr>
            <w:r w:rsidRPr="00A64FB8">
              <w:t>String</w:t>
            </w:r>
          </w:p>
        </w:tc>
      </w:tr>
      <w:tr w:rsidR="00DC554E" w:rsidRPr="00A64FB8" w14:paraId="7DE1E30D" w14:textId="77777777" w:rsidTr="00FD182F">
        <w:tc>
          <w:tcPr>
            <w:tcW w:w="4428" w:type="dxa"/>
          </w:tcPr>
          <w:p w14:paraId="73ED2677" w14:textId="77777777" w:rsidR="00DC554E" w:rsidRPr="00A64FB8" w:rsidRDefault="00DC554E" w:rsidP="00FD182F">
            <w:pPr>
              <w:pStyle w:val="TableText"/>
            </w:pPr>
            <w:r w:rsidRPr="00A64FB8">
              <w:t>Cpim_SendDataToThirds</w:t>
            </w:r>
          </w:p>
        </w:tc>
        <w:tc>
          <w:tcPr>
            <w:tcW w:w="4212" w:type="dxa"/>
          </w:tcPr>
          <w:p w14:paraId="6BE9A813" w14:textId="77777777" w:rsidR="00DC554E" w:rsidRPr="00A64FB8" w:rsidRDefault="00DC554E" w:rsidP="00FD182F">
            <w:pPr>
              <w:pStyle w:val="TableText"/>
            </w:pPr>
            <w:r w:rsidRPr="00A64FB8">
              <w:t>String</w:t>
            </w:r>
          </w:p>
        </w:tc>
      </w:tr>
      <w:tr w:rsidR="00DC554E" w:rsidRPr="00A64FB8" w14:paraId="54BE2829" w14:textId="77777777" w:rsidTr="00FD182F">
        <w:tc>
          <w:tcPr>
            <w:tcW w:w="4428" w:type="dxa"/>
          </w:tcPr>
          <w:p w14:paraId="5DD05731" w14:textId="77777777" w:rsidR="00DC554E" w:rsidRPr="00A64FB8" w:rsidRDefault="00DC554E" w:rsidP="00FD182F">
            <w:pPr>
              <w:pStyle w:val="TableText"/>
            </w:pPr>
            <w:r w:rsidRPr="00A64FB8">
              <w:t>Cpim_SendInfoData</w:t>
            </w:r>
          </w:p>
        </w:tc>
        <w:tc>
          <w:tcPr>
            <w:tcW w:w="4212" w:type="dxa"/>
          </w:tcPr>
          <w:p w14:paraId="1CADDB2E" w14:textId="77777777" w:rsidR="00DC554E" w:rsidRPr="00A64FB8" w:rsidRDefault="00DC554E" w:rsidP="00FD182F">
            <w:pPr>
              <w:pStyle w:val="TableText"/>
            </w:pPr>
            <w:r w:rsidRPr="00A64FB8">
              <w:t>String</w:t>
            </w:r>
          </w:p>
        </w:tc>
      </w:tr>
      <w:tr w:rsidR="00DC554E" w:rsidRPr="00A64FB8" w14:paraId="43F1922C" w14:textId="77777777" w:rsidTr="00FD182F">
        <w:tc>
          <w:tcPr>
            <w:tcW w:w="4428" w:type="dxa"/>
          </w:tcPr>
          <w:p w14:paraId="1E178C6E" w14:textId="77777777" w:rsidR="00DC554E" w:rsidRPr="00A64FB8" w:rsidRDefault="00DC554E" w:rsidP="00FD182F">
            <w:pPr>
              <w:pStyle w:val="TableText"/>
            </w:pPr>
            <w:r w:rsidRPr="00A64FB8">
              <w:t>Cpim_SendStoreInfoData</w:t>
            </w:r>
          </w:p>
        </w:tc>
        <w:tc>
          <w:tcPr>
            <w:tcW w:w="4212" w:type="dxa"/>
          </w:tcPr>
          <w:p w14:paraId="08732225" w14:textId="77777777" w:rsidR="00DC554E" w:rsidRPr="00A64FB8" w:rsidRDefault="00DC554E" w:rsidP="00FD182F">
            <w:pPr>
              <w:pStyle w:val="TableText"/>
            </w:pPr>
            <w:r w:rsidRPr="00A64FB8">
              <w:t>String</w:t>
            </w:r>
          </w:p>
        </w:tc>
      </w:tr>
      <w:tr w:rsidR="00DC554E" w:rsidRPr="00A64FB8" w14:paraId="4E399DF1" w14:textId="77777777" w:rsidTr="00FD182F">
        <w:tc>
          <w:tcPr>
            <w:tcW w:w="4428" w:type="dxa"/>
          </w:tcPr>
          <w:p w14:paraId="25818CAF" w14:textId="77777777" w:rsidR="00DC554E" w:rsidRPr="00A64FB8" w:rsidRDefault="00DC554E" w:rsidP="00FD182F">
            <w:pPr>
              <w:pStyle w:val="TableText"/>
            </w:pPr>
            <w:r w:rsidRPr="00A64FB8">
              <w:t>Cpim_Source</w:t>
            </w:r>
          </w:p>
        </w:tc>
        <w:tc>
          <w:tcPr>
            <w:tcW w:w="4212" w:type="dxa"/>
          </w:tcPr>
          <w:p w14:paraId="75FEE239" w14:textId="77777777" w:rsidR="00DC554E" w:rsidRPr="00A64FB8" w:rsidRDefault="00DC554E" w:rsidP="00FD182F">
            <w:pPr>
              <w:pStyle w:val="TableText"/>
            </w:pPr>
            <w:r w:rsidRPr="00A64FB8">
              <w:t>String</w:t>
            </w:r>
          </w:p>
        </w:tc>
      </w:tr>
      <w:tr w:rsidR="00DC554E" w:rsidRPr="00A64FB8" w14:paraId="68022D13" w14:textId="77777777" w:rsidTr="00FD182F">
        <w:tc>
          <w:tcPr>
            <w:tcW w:w="4428" w:type="dxa"/>
          </w:tcPr>
          <w:p w14:paraId="136CFC7F" w14:textId="77777777" w:rsidR="00DC554E" w:rsidRPr="00A64FB8" w:rsidRDefault="00DC554E" w:rsidP="00FD182F">
            <w:pPr>
              <w:pStyle w:val="TableText"/>
            </w:pPr>
            <w:r w:rsidRPr="00A64FB8">
              <w:t>Cpim_Title</w:t>
            </w:r>
          </w:p>
        </w:tc>
        <w:tc>
          <w:tcPr>
            <w:tcW w:w="4212" w:type="dxa"/>
          </w:tcPr>
          <w:p w14:paraId="571F54B9" w14:textId="77777777" w:rsidR="00DC554E" w:rsidRPr="00A64FB8" w:rsidRDefault="00DC554E" w:rsidP="00FD182F">
            <w:pPr>
              <w:pStyle w:val="TableText"/>
            </w:pPr>
            <w:r w:rsidRPr="00A64FB8">
              <w:t>String</w:t>
            </w:r>
          </w:p>
        </w:tc>
      </w:tr>
    </w:tbl>
    <w:p w14:paraId="36881303" w14:textId="79398042" w:rsidR="00DC554E" w:rsidRDefault="004502B7" w:rsidP="00DC554E">
      <w:pPr>
        <w:pStyle w:val="ListParagraph"/>
      </w:pPr>
      <w:hyperlink r:id="rId38">
        <w:r w:rsidR="00DC554E">
          <w:rPr>
            <w:rStyle w:val="Hyperlink"/>
          </w:rPr>
          <w:t xml:space="preserve">Create a </w:t>
        </w:r>
        <w:r w:rsidR="000C1237">
          <w:rPr>
            <w:rStyle w:val="Hyperlink"/>
          </w:rPr>
          <w:t>“</w:t>
        </w:r>
        <w:r w:rsidR="00DC554E">
          <w:rPr>
            <w:rStyle w:val="Hyperlink"/>
          </w:rPr>
          <w:t>SignIn or SignUp</w:t>
        </w:r>
        <w:r w:rsidR="000C1237">
          <w:rPr>
            <w:rStyle w:val="Hyperlink"/>
          </w:rPr>
          <w:t>”</w:t>
        </w:r>
        <w:r w:rsidR="00DC554E">
          <w:rPr>
            <w:rStyle w:val="Hyperlink"/>
          </w:rPr>
          <w:t xml:space="preserve"> policy</w:t>
        </w:r>
      </w:hyperlink>
      <w:r w:rsidR="00DC554E">
        <w:t xml:space="preserve">, call it </w:t>
      </w:r>
      <w:r w:rsidR="00DC554E" w:rsidRPr="00883F5D">
        <w:t>B2C_1_Sign</w:t>
      </w:r>
      <w:r w:rsidR="00DC554E">
        <w:t>InSign</w:t>
      </w:r>
      <w:r w:rsidR="00DC554E" w:rsidRPr="00883F5D">
        <w:t>Up</w:t>
      </w:r>
      <w:r w:rsidR="00DC554E">
        <w:t xml:space="preserve"> and save the po</w:t>
      </w:r>
      <w:r w:rsidR="000C1237">
        <w:t>licy name</w:t>
      </w:r>
      <w:r w:rsidR="00DC554E">
        <w:t xml:space="preserve"> to use them in the configuration file (the apps will use these policies during SignIn and Registration)</w:t>
      </w:r>
      <w:r w:rsidR="00DC554E" w:rsidRPr="008B204D">
        <w:t xml:space="preserve">. </w:t>
      </w:r>
    </w:p>
    <w:p w14:paraId="1D4E1D27" w14:textId="77777777" w:rsidR="00DC554E" w:rsidRDefault="00DC554E" w:rsidP="00DC554E">
      <w:pPr>
        <w:pStyle w:val="ListParagraph"/>
        <w:numPr>
          <w:ilvl w:val="0"/>
          <w:numId w:val="0"/>
        </w:numPr>
        <w:ind w:left="1080"/>
      </w:pPr>
      <w:r>
        <w:t>For Sign-up policy you should add the following attributes:</w:t>
      </w:r>
    </w:p>
    <w:p w14:paraId="58C12A72" w14:textId="77777777" w:rsidR="00DC554E" w:rsidRPr="00910C01" w:rsidRDefault="00DC554E" w:rsidP="00DC554E">
      <w:pPr>
        <w:pStyle w:val="ListParagraph"/>
        <w:numPr>
          <w:ilvl w:val="1"/>
          <w:numId w:val="7"/>
        </w:numPr>
        <w:rPr>
          <w:b/>
        </w:rPr>
      </w:pPr>
      <w:r w:rsidRPr="00910C01">
        <w:rPr>
          <w:b/>
        </w:rPr>
        <w:t>Identity providers</w:t>
      </w:r>
    </w:p>
    <w:p w14:paraId="058649FC" w14:textId="77777777" w:rsidR="00DC554E" w:rsidRDefault="00DC554E" w:rsidP="00DC554E">
      <w:pPr>
        <w:pStyle w:val="ListParagraph"/>
        <w:numPr>
          <w:ilvl w:val="0"/>
          <w:numId w:val="0"/>
        </w:numPr>
        <w:ind w:left="1800"/>
      </w:pPr>
      <w:r>
        <w:rPr>
          <w:noProof/>
        </w:rPr>
        <w:drawing>
          <wp:inline distT="0" distB="0" distL="0" distR="0" wp14:anchorId="2B83D1DA" wp14:editId="7B16685E">
            <wp:extent cx="4381500" cy="127419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0448" cy="1282612"/>
                    </a:xfrm>
                    <a:prstGeom prst="rect">
                      <a:avLst/>
                    </a:prstGeom>
                  </pic:spPr>
                </pic:pic>
              </a:graphicData>
            </a:graphic>
          </wp:inline>
        </w:drawing>
      </w:r>
    </w:p>
    <w:p w14:paraId="0BD0F19C" w14:textId="77777777" w:rsidR="00DC554E" w:rsidRDefault="00DC554E" w:rsidP="00DC554E">
      <w:pPr>
        <w:pStyle w:val="ListParagraph"/>
        <w:numPr>
          <w:ilvl w:val="1"/>
          <w:numId w:val="7"/>
        </w:numPr>
        <w:rPr>
          <w:b/>
        </w:rPr>
      </w:pPr>
      <w:r w:rsidRPr="00910C01">
        <w:rPr>
          <w:b/>
        </w:rPr>
        <w:t>Sign-up attributes:</w:t>
      </w:r>
    </w:p>
    <w:p w14:paraId="69D1B5D3" w14:textId="77777777" w:rsidR="00DC554E" w:rsidRPr="008B204D" w:rsidRDefault="00DC554E" w:rsidP="00DC554E">
      <w:pPr>
        <w:pStyle w:val="ListParagraph"/>
        <w:numPr>
          <w:ilvl w:val="0"/>
          <w:numId w:val="0"/>
        </w:numPr>
        <w:ind w:left="1080" w:firstLine="216"/>
      </w:pPr>
      <w:r>
        <w:t>It is recommended to use at least these fields in the Sign-up policy:</w:t>
      </w:r>
    </w:p>
    <w:tbl>
      <w:tblPr>
        <w:tblStyle w:val="TablaMicrosoftServicios1"/>
        <w:tblW w:w="8250" w:type="dxa"/>
        <w:tblInd w:w="720" w:type="dxa"/>
        <w:tblLook w:val="04A0" w:firstRow="1" w:lastRow="0" w:firstColumn="1" w:lastColumn="0" w:noHBand="0" w:noVBand="1"/>
      </w:tblPr>
      <w:tblGrid>
        <w:gridCol w:w="2340"/>
        <w:gridCol w:w="2641"/>
        <w:gridCol w:w="1106"/>
        <w:gridCol w:w="2163"/>
      </w:tblGrid>
      <w:tr w:rsidR="00DC554E" w:rsidRPr="008B204D" w14:paraId="02DA2F5E" w14:textId="77777777" w:rsidTr="00FD182F">
        <w:trPr>
          <w:cnfStyle w:val="100000000000" w:firstRow="1" w:lastRow="0" w:firstColumn="0" w:lastColumn="0" w:oddVBand="0" w:evenVBand="0" w:oddHBand="0" w:evenHBand="0" w:firstRowFirstColumn="0" w:firstRowLastColumn="0" w:lastRowFirstColumn="0" w:lastRowLastColumn="0"/>
        </w:trPr>
        <w:tc>
          <w:tcPr>
            <w:tcW w:w="2340" w:type="dxa"/>
          </w:tcPr>
          <w:p w14:paraId="2D395CC9" w14:textId="77777777" w:rsidR="00DC554E" w:rsidRDefault="00DC554E" w:rsidP="00FD182F">
            <w:r>
              <w:t>NAME</w:t>
            </w:r>
          </w:p>
        </w:tc>
        <w:tc>
          <w:tcPr>
            <w:tcW w:w="2641" w:type="dxa"/>
          </w:tcPr>
          <w:p w14:paraId="0CA94B89" w14:textId="77777777" w:rsidR="00DC554E" w:rsidRPr="008B204D" w:rsidRDefault="00DC554E" w:rsidP="00FD182F">
            <w:r>
              <w:t>LABEL</w:t>
            </w:r>
          </w:p>
        </w:tc>
        <w:tc>
          <w:tcPr>
            <w:tcW w:w="1106" w:type="dxa"/>
          </w:tcPr>
          <w:p w14:paraId="55C3894E" w14:textId="77777777" w:rsidR="00DC554E" w:rsidRPr="008B204D" w:rsidRDefault="00DC554E" w:rsidP="00FD182F">
            <w:r>
              <w:t>OPTIONAL</w:t>
            </w:r>
          </w:p>
        </w:tc>
        <w:tc>
          <w:tcPr>
            <w:tcW w:w="2163" w:type="dxa"/>
          </w:tcPr>
          <w:p w14:paraId="49775A90" w14:textId="77777777" w:rsidR="00DC554E" w:rsidRPr="008B204D" w:rsidRDefault="00DC554E" w:rsidP="00FD182F">
            <w:r>
              <w:t>TYPE</w:t>
            </w:r>
          </w:p>
        </w:tc>
      </w:tr>
      <w:tr w:rsidR="00DC554E" w:rsidRPr="008B204D" w14:paraId="0C28865E" w14:textId="77777777" w:rsidTr="00FD182F">
        <w:tc>
          <w:tcPr>
            <w:tcW w:w="2340" w:type="dxa"/>
            <w:hideMark/>
          </w:tcPr>
          <w:p w14:paraId="0757CF97" w14:textId="77777777" w:rsidR="00DC554E" w:rsidRPr="008B204D" w:rsidRDefault="00DC554E" w:rsidP="00FD182F">
            <w:r w:rsidRPr="008B204D">
              <w:t>Cpim_Language</w:t>
            </w:r>
          </w:p>
        </w:tc>
        <w:tc>
          <w:tcPr>
            <w:tcW w:w="2641" w:type="dxa"/>
            <w:hideMark/>
          </w:tcPr>
          <w:p w14:paraId="4EC38E4D" w14:textId="77777777" w:rsidR="00DC554E" w:rsidRPr="008B204D" w:rsidRDefault="00DC554E" w:rsidP="00FD182F">
            <w:r w:rsidRPr="008B204D">
              <w:t>Language</w:t>
            </w:r>
          </w:p>
        </w:tc>
        <w:tc>
          <w:tcPr>
            <w:tcW w:w="1106" w:type="dxa"/>
            <w:hideMark/>
          </w:tcPr>
          <w:p w14:paraId="3F370484" w14:textId="77777777" w:rsidR="00DC554E" w:rsidRPr="008B204D" w:rsidRDefault="00DC554E" w:rsidP="00FD182F">
            <w:r w:rsidRPr="008B204D">
              <w:t>No</w:t>
            </w:r>
          </w:p>
        </w:tc>
        <w:tc>
          <w:tcPr>
            <w:tcW w:w="2163" w:type="dxa"/>
            <w:hideMark/>
          </w:tcPr>
          <w:p w14:paraId="3CB523BB" w14:textId="77777777" w:rsidR="00DC554E" w:rsidRPr="008B204D" w:rsidRDefault="00DC554E" w:rsidP="00FD182F">
            <w:r w:rsidRPr="008B204D">
              <w:t>DropdownSingleSelect</w:t>
            </w:r>
          </w:p>
        </w:tc>
      </w:tr>
      <w:tr w:rsidR="00DC554E" w:rsidRPr="008B204D" w14:paraId="3EC1B5CD" w14:textId="77777777" w:rsidTr="00FD182F">
        <w:tc>
          <w:tcPr>
            <w:tcW w:w="2340" w:type="dxa"/>
          </w:tcPr>
          <w:p w14:paraId="09B777ED" w14:textId="77777777" w:rsidR="00DC554E" w:rsidRDefault="00DC554E" w:rsidP="00FD182F">
            <w:r w:rsidRPr="00E80BC9">
              <w:t>Cpim_LastPolicyAcceptDate</w:t>
            </w:r>
          </w:p>
        </w:tc>
        <w:tc>
          <w:tcPr>
            <w:tcW w:w="2641" w:type="dxa"/>
          </w:tcPr>
          <w:p w14:paraId="5E808647" w14:textId="77777777" w:rsidR="00DC554E" w:rsidRDefault="00DC554E" w:rsidP="00FD182F"/>
        </w:tc>
        <w:tc>
          <w:tcPr>
            <w:tcW w:w="1106" w:type="dxa"/>
          </w:tcPr>
          <w:p w14:paraId="03AC4111" w14:textId="77777777" w:rsidR="00DC554E" w:rsidRPr="008B204D" w:rsidRDefault="00DC554E" w:rsidP="00FD182F">
            <w:r>
              <w:t>No</w:t>
            </w:r>
          </w:p>
        </w:tc>
        <w:tc>
          <w:tcPr>
            <w:tcW w:w="2163" w:type="dxa"/>
          </w:tcPr>
          <w:p w14:paraId="0248D28A" w14:textId="77777777" w:rsidR="00DC554E" w:rsidRDefault="00DC554E" w:rsidP="00FD182F">
            <w:r>
              <w:t>TextBox</w:t>
            </w:r>
          </w:p>
        </w:tc>
      </w:tr>
      <w:tr w:rsidR="00DC554E" w:rsidRPr="008B204D" w14:paraId="5B8E1DF3" w14:textId="77777777" w:rsidTr="00FD182F">
        <w:tc>
          <w:tcPr>
            <w:tcW w:w="2340" w:type="dxa"/>
          </w:tcPr>
          <w:p w14:paraId="28683FC2" w14:textId="77777777" w:rsidR="00DC554E" w:rsidRDefault="00DC554E" w:rsidP="00FD182F">
            <w:r w:rsidRPr="00E80BC9">
              <w:t>Cpim_LastUpdate</w:t>
            </w:r>
          </w:p>
        </w:tc>
        <w:tc>
          <w:tcPr>
            <w:tcW w:w="2641" w:type="dxa"/>
          </w:tcPr>
          <w:p w14:paraId="4262CE7E" w14:textId="77777777" w:rsidR="00DC554E" w:rsidRDefault="00DC554E" w:rsidP="00FD182F"/>
        </w:tc>
        <w:tc>
          <w:tcPr>
            <w:tcW w:w="1106" w:type="dxa"/>
          </w:tcPr>
          <w:p w14:paraId="63988985" w14:textId="77777777" w:rsidR="00DC554E" w:rsidRPr="008B204D" w:rsidRDefault="00DC554E" w:rsidP="00FD182F">
            <w:r>
              <w:t>No</w:t>
            </w:r>
          </w:p>
        </w:tc>
        <w:tc>
          <w:tcPr>
            <w:tcW w:w="2163" w:type="dxa"/>
          </w:tcPr>
          <w:p w14:paraId="6DE093AC" w14:textId="77777777" w:rsidR="00DC554E" w:rsidRDefault="00DC554E" w:rsidP="00FD182F">
            <w:r>
              <w:t>Text Box</w:t>
            </w:r>
          </w:p>
        </w:tc>
      </w:tr>
      <w:tr w:rsidR="00DC554E" w:rsidRPr="008B204D" w14:paraId="69E775F5" w14:textId="77777777" w:rsidTr="00FD182F">
        <w:tc>
          <w:tcPr>
            <w:tcW w:w="2340" w:type="dxa"/>
            <w:hideMark/>
          </w:tcPr>
          <w:p w14:paraId="761FE5D7" w14:textId="77777777" w:rsidR="00DC554E" w:rsidRPr="008B204D" w:rsidRDefault="00DC554E" w:rsidP="00FD182F">
            <w:r w:rsidRPr="008B204D">
              <w:t>Cpim_NoSendDataToThirds</w:t>
            </w:r>
          </w:p>
        </w:tc>
        <w:tc>
          <w:tcPr>
            <w:tcW w:w="2641" w:type="dxa"/>
            <w:hideMark/>
          </w:tcPr>
          <w:p w14:paraId="40C15EE5" w14:textId="77777777" w:rsidR="00DC554E" w:rsidRPr="008B204D" w:rsidRDefault="00DC554E" w:rsidP="00FD182F">
            <w:r w:rsidRPr="008B204D">
              <w:t>Don't send data to 3rds</w:t>
            </w:r>
          </w:p>
        </w:tc>
        <w:tc>
          <w:tcPr>
            <w:tcW w:w="1106" w:type="dxa"/>
            <w:hideMark/>
          </w:tcPr>
          <w:p w14:paraId="55623F59" w14:textId="77777777" w:rsidR="00DC554E" w:rsidRPr="008B204D" w:rsidRDefault="00DC554E" w:rsidP="00FD182F">
            <w:r w:rsidRPr="008B204D">
              <w:t>No</w:t>
            </w:r>
          </w:p>
        </w:tc>
        <w:tc>
          <w:tcPr>
            <w:tcW w:w="2163" w:type="dxa"/>
            <w:hideMark/>
          </w:tcPr>
          <w:p w14:paraId="3525101A" w14:textId="77777777" w:rsidR="00DC554E" w:rsidRPr="008B204D" w:rsidRDefault="00DC554E" w:rsidP="00FD182F">
            <w:r w:rsidRPr="008B204D">
              <w:t>RadioSingleSelect</w:t>
            </w:r>
          </w:p>
        </w:tc>
      </w:tr>
      <w:tr w:rsidR="00DC554E" w:rsidRPr="008B204D" w14:paraId="39D54B40" w14:textId="77777777" w:rsidTr="00FD182F">
        <w:tc>
          <w:tcPr>
            <w:tcW w:w="2340" w:type="dxa"/>
            <w:hideMark/>
          </w:tcPr>
          <w:p w14:paraId="6FA520E7" w14:textId="77777777" w:rsidR="00DC554E" w:rsidRPr="008B204D" w:rsidRDefault="00DC554E" w:rsidP="00FD182F">
            <w:r w:rsidRPr="008B204D">
              <w:t>Cpim_NoSendInfoData</w:t>
            </w:r>
          </w:p>
        </w:tc>
        <w:tc>
          <w:tcPr>
            <w:tcW w:w="2641" w:type="dxa"/>
            <w:hideMark/>
          </w:tcPr>
          <w:p w14:paraId="2CEC2326" w14:textId="77777777" w:rsidR="00DC554E" w:rsidRPr="008B204D" w:rsidRDefault="00DC554E" w:rsidP="00FD182F">
            <w:r w:rsidRPr="008B204D">
              <w:t>Don't send info</w:t>
            </w:r>
          </w:p>
        </w:tc>
        <w:tc>
          <w:tcPr>
            <w:tcW w:w="1106" w:type="dxa"/>
            <w:hideMark/>
          </w:tcPr>
          <w:p w14:paraId="7A0D2B90" w14:textId="77777777" w:rsidR="00DC554E" w:rsidRPr="008B204D" w:rsidRDefault="00DC554E" w:rsidP="00FD182F">
            <w:r w:rsidRPr="008B204D">
              <w:t>No</w:t>
            </w:r>
          </w:p>
        </w:tc>
        <w:tc>
          <w:tcPr>
            <w:tcW w:w="2163" w:type="dxa"/>
            <w:hideMark/>
          </w:tcPr>
          <w:p w14:paraId="664D2D72" w14:textId="77777777" w:rsidR="00DC554E" w:rsidRPr="008B204D" w:rsidRDefault="00DC554E" w:rsidP="00FD182F">
            <w:r w:rsidRPr="008B204D">
              <w:t>RadioSingleSelect</w:t>
            </w:r>
          </w:p>
        </w:tc>
      </w:tr>
      <w:tr w:rsidR="00DC554E" w:rsidRPr="008B204D" w14:paraId="7608096F" w14:textId="77777777" w:rsidTr="00FD182F">
        <w:tc>
          <w:tcPr>
            <w:tcW w:w="2340" w:type="dxa"/>
          </w:tcPr>
          <w:p w14:paraId="46B4B21D" w14:textId="77777777" w:rsidR="00DC554E" w:rsidRDefault="00DC554E" w:rsidP="00FD182F">
            <w:r w:rsidRPr="00E80BC9">
              <w:t>Cpim_RegistrationDate</w:t>
            </w:r>
          </w:p>
        </w:tc>
        <w:tc>
          <w:tcPr>
            <w:tcW w:w="2641" w:type="dxa"/>
          </w:tcPr>
          <w:p w14:paraId="1D21D08A" w14:textId="77777777" w:rsidR="00DC554E" w:rsidRDefault="00DC554E" w:rsidP="00FD182F"/>
        </w:tc>
        <w:tc>
          <w:tcPr>
            <w:tcW w:w="1106" w:type="dxa"/>
          </w:tcPr>
          <w:p w14:paraId="3549F4FB" w14:textId="77777777" w:rsidR="00DC554E" w:rsidRPr="008B204D" w:rsidRDefault="00DC554E" w:rsidP="00FD182F">
            <w:r>
              <w:t>No</w:t>
            </w:r>
          </w:p>
        </w:tc>
        <w:tc>
          <w:tcPr>
            <w:tcW w:w="2163" w:type="dxa"/>
          </w:tcPr>
          <w:p w14:paraId="71481985" w14:textId="77777777" w:rsidR="00DC554E" w:rsidRPr="008B204D" w:rsidRDefault="00DC554E" w:rsidP="00FD182F">
            <w:r>
              <w:t>Text Box</w:t>
            </w:r>
          </w:p>
        </w:tc>
      </w:tr>
      <w:tr w:rsidR="00DC554E" w:rsidRPr="008B204D" w14:paraId="16DF87C3" w14:textId="77777777" w:rsidTr="00FD182F">
        <w:tc>
          <w:tcPr>
            <w:tcW w:w="2340" w:type="dxa"/>
            <w:hideMark/>
          </w:tcPr>
          <w:p w14:paraId="2D5EECEC" w14:textId="77777777" w:rsidR="00DC554E" w:rsidRPr="008B204D" w:rsidRDefault="00DC554E" w:rsidP="00FD182F">
            <w:r w:rsidRPr="008B204D">
              <w:t>Cpim_SendStoreInfoData</w:t>
            </w:r>
          </w:p>
        </w:tc>
        <w:tc>
          <w:tcPr>
            <w:tcW w:w="2641" w:type="dxa"/>
            <w:hideMark/>
          </w:tcPr>
          <w:p w14:paraId="2DB3EE7B" w14:textId="77777777" w:rsidR="00DC554E" w:rsidRPr="008B204D" w:rsidRDefault="00DC554E" w:rsidP="00FD182F">
            <w:r>
              <w:t>S</w:t>
            </w:r>
            <w:r w:rsidRPr="008B204D">
              <w:t>end store info</w:t>
            </w:r>
          </w:p>
        </w:tc>
        <w:tc>
          <w:tcPr>
            <w:tcW w:w="1106" w:type="dxa"/>
            <w:hideMark/>
          </w:tcPr>
          <w:p w14:paraId="6AD0A8DE" w14:textId="77777777" w:rsidR="00DC554E" w:rsidRPr="008B204D" w:rsidRDefault="00DC554E" w:rsidP="00FD182F">
            <w:r w:rsidRPr="008B204D">
              <w:t>No</w:t>
            </w:r>
          </w:p>
        </w:tc>
        <w:tc>
          <w:tcPr>
            <w:tcW w:w="2163" w:type="dxa"/>
            <w:hideMark/>
          </w:tcPr>
          <w:p w14:paraId="61EB31BA" w14:textId="77777777" w:rsidR="00DC554E" w:rsidRPr="008B204D" w:rsidRDefault="00DC554E" w:rsidP="00FD182F">
            <w:r w:rsidRPr="008B204D">
              <w:t>RadioSingleSelect</w:t>
            </w:r>
          </w:p>
        </w:tc>
      </w:tr>
      <w:tr w:rsidR="00DC554E" w:rsidRPr="008B204D" w14:paraId="4C8F3487" w14:textId="77777777" w:rsidTr="00FD182F">
        <w:tc>
          <w:tcPr>
            <w:tcW w:w="2340" w:type="dxa"/>
            <w:hideMark/>
          </w:tcPr>
          <w:p w14:paraId="1867F97E" w14:textId="77777777" w:rsidR="00DC554E" w:rsidRPr="008B204D" w:rsidRDefault="00DC554E" w:rsidP="00FD182F">
            <w:r w:rsidRPr="008B204D">
              <w:lastRenderedPageBreak/>
              <w:t>Cpim_Source</w:t>
            </w:r>
          </w:p>
        </w:tc>
        <w:tc>
          <w:tcPr>
            <w:tcW w:w="2641" w:type="dxa"/>
            <w:hideMark/>
          </w:tcPr>
          <w:p w14:paraId="67DB0C58" w14:textId="77777777" w:rsidR="00DC554E" w:rsidRPr="008B204D" w:rsidRDefault="00DC554E" w:rsidP="00FD182F">
            <w:r w:rsidRPr="008B204D">
              <w:t>Source</w:t>
            </w:r>
          </w:p>
        </w:tc>
        <w:tc>
          <w:tcPr>
            <w:tcW w:w="1106" w:type="dxa"/>
            <w:hideMark/>
          </w:tcPr>
          <w:p w14:paraId="5975874D" w14:textId="77777777" w:rsidR="00DC554E" w:rsidRPr="008B204D" w:rsidRDefault="00DC554E" w:rsidP="00FD182F">
            <w:r w:rsidRPr="008B204D">
              <w:t>Yes</w:t>
            </w:r>
          </w:p>
        </w:tc>
        <w:tc>
          <w:tcPr>
            <w:tcW w:w="2163" w:type="dxa"/>
            <w:hideMark/>
          </w:tcPr>
          <w:p w14:paraId="0CD46E11" w14:textId="77777777" w:rsidR="00DC554E" w:rsidRPr="008B204D" w:rsidRDefault="00DC554E" w:rsidP="00FD182F">
            <w:r w:rsidRPr="008B204D">
              <w:t>TextBox</w:t>
            </w:r>
          </w:p>
        </w:tc>
      </w:tr>
      <w:tr w:rsidR="00DC554E" w:rsidRPr="008B204D" w14:paraId="09DB6485" w14:textId="77777777" w:rsidTr="00FD182F">
        <w:tc>
          <w:tcPr>
            <w:tcW w:w="2340" w:type="dxa"/>
            <w:hideMark/>
          </w:tcPr>
          <w:p w14:paraId="2CDEFB48" w14:textId="77777777" w:rsidR="00DC554E" w:rsidRPr="008B204D" w:rsidRDefault="00DC554E" w:rsidP="00FD182F">
            <w:r>
              <w:t>Email Addresses</w:t>
            </w:r>
          </w:p>
        </w:tc>
        <w:tc>
          <w:tcPr>
            <w:tcW w:w="2641" w:type="dxa"/>
            <w:hideMark/>
          </w:tcPr>
          <w:p w14:paraId="015AC3A4" w14:textId="77777777" w:rsidR="00DC554E" w:rsidRPr="008B204D" w:rsidRDefault="00DC554E" w:rsidP="00FD182F">
            <w:r w:rsidRPr="008B204D">
              <w:t>Email Address</w:t>
            </w:r>
            <w:r>
              <w:t>es</w:t>
            </w:r>
          </w:p>
        </w:tc>
        <w:tc>
          <w:tcPr>
            <w:tcW w:w="1106" w:type="dxa"/>
            <w:hideMark/>
          </w:tcPr>
          <w:p w14:paraId="12100CD3" w14:textId="77777777" w:rsidR="00DC554E" w:rsidRPr="008B204D" w:rsidRDefault="00DC554E" w:rsidP="00FD182F">
            <w:r w:rsidRPr="008B204D">
              <w:t>No</w:t>
            </w:r>
          </w:p>
        </w:tc>
        <w:tc>
          <w:tcPr>
            <w:tcW w:w="2163" w:type="dxa"/>
            <w:hideMark/>
          </w:tcPr>
          <w:p w14:paraId="0CC8AE82" w14:textId="77777777" w:rsidR="00DC554E" w:rsidRPr="008B204D" w:rsidRDefault="00DC554E" w:rsidP="00FD182F">
            <w:r w:rsidRPr="008B204D">
              <w:t>TextBox</w:t>
            </w:r>
          </w:p>
        </w:tc>
      </w:tr>
    </w:tbl>
    <w:p w14:paraId="40ABEF63" w14:textId="77777777" w:rsidR="00DC554E" w:rsidRDefault="00DC554E" w:rsidP="00DC554E">
      <w:pPr>
        <w:pStyle w:val="ListParagraph"/>
        <w:numPr>
          <w:ilvl w:val="0"/>
          <w:numId w:val="0"/>
        </w:numPr>
        <w:ind w:left="1800"/>
        <w:rPr>
          <w:b/>
        </w:rPr>
      </w:pPr>
    </w:p>
    <w:p w14:paraId="1F0B797A" w14:textId="77777777" w:rsidR="00DC554E" w:rsidRDefault="00DC554E" w:rsidP="00DC554E">
      <w:pPr>
        <w:pStyle w:val="ListParagraph"/>
        <w:numPr>
          <w:ilvl w:val="1"/>
          <w:numId w:val="7"/>
        </w:numPr>
        <w:rPr>
          <w:b/>
        </w:rPr>
      </w:pPr>
      <w:r>
        <w:rPr>
          <w:b/>
        </w:rPr>
        <w:t>Application claims:</w:t>
      </w:r>
    </w:p>
    <w:p w14:paraId="16400AA6" w14:textId="77777777" w:rsidR="00DC554E" w:rsidRDefault="00DC554E" w:rsidP="00DC554E">
      <w:pPr>
        <w:pStyle w:val="ListParagraph"/>
        <w:numPr>
          <w:ilvl w:val="0"/>
          <w:numId w:val="0"/>
        </w:numPr>
        <w:ind w:left="1800"/>
      </w:pPr>
      <w:r>
        <w:t xml:space="preserve">The minimum selected field requirements are: </w:t>
      </w:r>
      <w:r w:rsidRPr="00EF4452">
        <w:rPr>
          <w:b/>
        </w:rPr>
        <w:t>Email Addresses</w:t>
      </w:r>
      <w:r>
        <w:t xml:space="preserve"> and </w:t>
      </w:r>
      <w:r w:rsidRPr="00EF4452">
        <w:rPr>
          <w:b/>
        </w:rPr>
        <w:t>User’s Object ID</w:t>
      </w:r>
      <w:r>
        <w:t>, but you may consider adding the following claims must be selected:</w:t>
      </w:r>
    </w:p>
    <w:tbl>
      <w:tblPr>
        <w:tblStyle w:val="TablaMicrosoftServicios1"/>
        <w:tblW w:w="8370" w:type="dxa"/>
        <w:tblInd w:w="720" w:type="dxa"/>
        <w:tblLook w:val="04A0" w:firstRow="1" w:lastRow="0" w:firstColumn="1" w:lastColumn="0" w:noHBand="0" w:noVBand="1"/>
      </w:tblPr>
      <w:tblGrid>
        <w:gridCol w:w="8370"/>
      </w:tblGrid>
      <w:tr w:rsidR="00DC554E" w:rsidRPr="008B204D" w14:paraId="43E7ED53" w14:textId="77777777" w:rsidTr="00FD182F">
        <w:trPr>
          <w:cnfStyle w:val="100000000000" w:firstRow="1" w:lastRow="0" w:firstColumn="0" w:lastColumn="0" w:oddVBand="0" w:evenVBand="0" w:oddHBand="0" w:evenHBand="0" w:firstRowFirstColumn="0" w:firstRowLastColumn="0" w:lastRowFirstColumn="0" w:lastRowLastColumn="0"/>
        </w:trPr>
        <w:tc>
          <w:tcPr>
            <w:tcW w:w="8370" w:type="dxa"/>
          </w:tcPr>
          <w:p w14:paraId="31E5472A" w14:textId="77777777" w:rsidR="00DC554E" w:rsidRDefault="00DC554E" w:rsidP="00FD182F">
            <w:r>
              <w:t>NAME</w:t>
            </w:r>
          </w:p>
        </w:tc>
      </w:tr>
      <w:tr w:rsidR="00DC554E" w:rsidRPr="008B204D" w14:paraId="12AC378D" w14:textId="77777777" w:rsidTr="00FD182F">
        <w:tc>
          <w:tcPr>
            <w:tcW w:w="8370" w:type="dxa"/>
            <w:hideMark/>
          </w:tcPr>
          <w:p w14:paraId="3388658A" w14:textId="77777777" w:rsidR="00DC554E" w:rsidRPr="008B204D" w:rsidRDefault="00DC554E" w:rsidP="00FD182F">
            <w:r w:rsidRPr="008B204D">
              <w:t>Cpim_Language</w:t>
            </w:r>
          </w:p>
        </w:tc>
      </w:tr>
      <w:tr w:rsidR="00DC554E" w:rsidRPr="008B204D" w14:paraId="54AA4174" w14:textId="77777777" w:rsidTr="00FD182F">
        <w:tc>
          <w:tcPr>
            <w:tcW w:w="8370" w:type="dxa"/>
          </w:tcPr>
          <w:p w14:paraId="73DBDC95" w14:textId="77777777" w:rsidR="00DC554E" w:rsidRDefault="00DC554E" w:rsidP="00FD182F">
            <w:r w:rsidRPr="008B204D">
              <w:t>Cpim_NoSendDataToThirds</w:t>
            </w:r>
          </w:p>
        </w:tc>
      </w:tr>
      <w:tr w:rsidR="00DC554E" w:rsidRPr="008B204D" w14:paraId="1F90C4B7" w14:textId="77777777" w:rsidTr="00FD182F">
        <w:tc>
          <w:tcPr>
            <w:tcW w:w="8370" w:type="dxa"/>
          </w:tcPr>
          <w:p w14:paraId="229DECC3" w14:textId="77777777" w:rsidR="00DC554E" w:rsidRDefault="00DC554E" w:rsidP="00FD182F">
            <w:r w:rsidRPr="008B204D">
              <w:t>Cpim_NoSendInfoData</w:t>
            </w:r>
          </w:p>
        </w:tc>
      </w:tr>
      <w:tr w:rsidR="00DC554E" w:rsidRPr="008B204D" w14:paraId="565A4608" w14:textId="77777777" w:rsidTr="00FD182F">
        <w:tc>
          <w:tcPr>
            <w:tcW w:w="8370" w:type="dxa"/>
          </w:tcPr>
          <w:p w14:paraId="0FD76C16" w14:textId="77777777" w:rsidR="00DC554E" w:rsidRPr="008B204D" w:rsidRDefault="00DC554E" w:rsidP="00FD182F">
            <w:r w:rsidRPr="008B204D">
              <w:t>Cpim_SendStoreInfoData</w:t>
            </w:r>
          </w:p>
        </w:tc>
      </w:tr>
      <w:tr w:rsidR="00DC554E" w:rsidRPr="008B204D" w14:paraId="33E528AD" w14:textId="77777777" w:rsidTr="00FD182F">
        <w:tc>
          <w:tcPr>
            <w:tcW w:w="8370" w:type="dxa"/>
          </w:tcPr>
          <w:p w14:paraId="603D8A07" w14:textId="77777777" w:rsidR="00DC554E" w:rsidRPr="008B204D" w:rsidRDefault="00DC554E" w:rsidP="00FD182F">
            <w:r w:rsidRPr="008B204D">
              <w:t>Cpim_Source</w:t>
            </w:r>
          </w:p>
        </w:tc>
      </w:tr>
      <w:tr w:rsidR="00DC554E" w:rsidRPr="008B204D" w14:paraId="7F82C2B1" w14:textId="77777777" w:rsidTr="00FD182F">
        <w:tc>
          <w:tcPr>
            <w:tcW w:w="8370" w:type="dxa"/>
          </w:tcPr>
          <w:p w14:paraId="79565188" w14:textId="77777777" w:rsidR="00DC554E" w:rsidRDefault="00DC554E" w:rsidP="00FD182F">
            <w:r>
              <w:t>Cpim_SendInfoData</w:t>
            </w:r>
          </w:p>
        </w:tc>
      </w:tr>
      <w:tr w:rsidR="00DC554E" w:rsidRPr="008B204D" w14:paraId="3ABA2CD1" w14:textId="77777777" w:rsidTr="00FD182F">
        <w:tc>
          <w:tcPr>
            <w:tcW w:w="8370" w:type="dxa"/>
          </w:tcPr>
          <w:p w14:paraId="5673FCE8" w14:textId="77777777" w:rsidR="00DC554E" w:rsidRPr="003E23F2" w:rsidRDefault="00DC554E" w:rsidP="00FD182F">
            <w:r w:rsidRPr="00A64FB8">
              <w:t>Cpim_SendDataToThirds</w:t>
            </w:r>
          </w:p>
        </w:tc>
      </w:tr>
      <w:tr w:rsidR="00DC554E" w:rsidRPr="008B204D" w14:paraId="6D206646" w14:textId="77777777" w:rsidTr="00FD182F">
        <w:tc>
          <w:tcPr>
            <w:tcW w:w="8370" w:type="dxa"/>
          </w:tcPr>
          <w:p w14:paraId="13563448" w14:textId="77777777" w:rsidR="00DC554E" w:rsidRPr="008B204D" w:rsidRDefault="00DC554E" w:rsidP="00FD182F">
            <w:r w:rsidRPr="003E23F2">
              <w:t>Country/Region</w:t>
            </w:r>
          </w:p>
        </w:tc>
      </w:tr>
      <w:tr w:rsidR="00DC554E" w:rsidRPr="008B204D" w14:paraId="2341744B" w14:textId="77777777" w:rsidTr="00FD182F">
        <w:tc>
          <w:tcPr>
            <w:tcW w:w="8370" w:type="dxa"/>
          </w:tcPr>
          <w:p w14:paraId="0F008D82" w14:textId="77777777" w:rsidR="00DC554E" w:rsidRPr="008B204D" w:rsidRDefault="00DC554E" w:rsidP="00FD182F">
            <w:r>
              <w:t>Display Name</w:t>
            </w:r>
          </w:p>
        </w:tc>
      </w:tr>
      <w:tr w:rsidR="00DC554E" w:rsidRPr="008B204D" w14:paraId="0F405AD6" w14:textId="77777777" w:rsidTr="00FD182F">
        <w:tc>
          <w:tcPr>
            <w:tcW w:w="8370" w:type="dxa"/>
            <w:hideMark/>
          </w:tcPr>
          <w:p w14:paraId="21172057" w14:textId="77777777" w:rsidR="00DC554E" w:rsidRPr="008B204D" w:rsidRDefault="00DC554E" w:rsidP="00FD182F">
            <w:r>
              <w:t>Email Addresses</w:t>
            </w:r>
          </w:p>
        </w:tc>
      </w:tr>
      <w:tr w:rsidR="00DC554E" w:rsidRPr="008B204D" w14:paraId="4380BAA4" w14:textId="77777777" w:rsidTr="00FD182F">
        <w:tc>
          <w:tcPr>
            <w:tcW w:w="8370" w:type="dxa"/>
          </w:tcPr>
          <w:p w14:paraId="32E9842F" w14:textId="77777777" w:rsidR="00DC554E" w:rsidRDefault="00DC554E" w:rsidP="00FD182F">
            <w:r>
              <w:t>Given Name</w:t>
            </w:r>
          </w:p>
        </w:tc>
      </w:tr>
      <w:tr w:rsidR="00DC554E" w:rsidRPr="008B204D" w14:paraId="579A82C5" w14:textId="77777777" w:rsidTr="00FD182F">
        <w:tc>
          <w:tcPr>
            <w:tcW w:w="8370" w:type="dxa"/>
          </w:tcPr>
          <w:p w14:paraId="3C850EEE" w14:textId="77777777" w:rsidR="00DC554E" w:rsidRDefault="00DC554E" w:rsidP="00FD182F">
            <w:r>
              <w:t>Identity Provider</w:t>
            </w:r>
          </w:p>
        </w:tc>
      </w:tr>
      <w:tr w:rsidR="00DC554E" w:rsidRPr="008B204D" w14:paraId="2037AAAA" w14:textId="77777777" w:rsidTr="00FD182F">
        <w:tc>
          <w:tcPr>
            <w:tcW w:w="8370" w:type="dxa"/>
          </w:tcPr>
          <w:p w14:paraId="5D97B640" w14:textId="77777777" w:rsidR="00DC554E" w:rsidRDefault="00DC554E" w:rsidP="00FD182F">
            <w:r>
              <w:t>Surname</w:t>
            </w:r>
          </w:p>
        </w:tc>
      </w:tr>
      <w:tr w:rsidR="00DC554E" w:rsidRPr="008B204D" w14:paraId="607918B2" w14:textId="77777777" w:rsidTr="00FD182F">
        <w:tc>
          <w:tcPr>
            <w:tcW w:w="8370" w:type="dxa"/>
          </w:tcPr>
          <w:p w14:paraId="129B0770" w14:textId="77777777" w:rsidR="00DC554E" w:rsidRDefault="00DC554E" w:rsidP="00FD182F">
            <w:r>
              <w:t>User is new</w:t>
            </w:r>
          </w:p>
        </w:tc>
      </w:tr>
      <w:tr w:rsidR="00DC554E" w:rsidRPr="008B204D" w14:paraId="65D7F943" w14:textId="77777777" w:rsidTr="00FD182F">
        <w:tc>
          <w:tcPr>
            <w:tcW w:w="8370" w:type="dxa"/>
          </w:tcPr>
          <w:p w14:paraId="20B549AB" w14:textId="77777777" w:rsidR="00DC554E" w:rsidRDefault="00DC554E" w:rsidP="00FD182F">
            <w:r>
              <w:t>User’s Object ID</w:t>
            </w:r>
          </w:p>
        </w:tc>
      </w:tr>
    </w:tbl>
    <w:p w14:paraId="29827EDF" w14:textId="77777777" w:rsidR="00DC554E" w:rsidRPr="00D318D9" w:rsidRDefault="00DC554E" w:rsidP="00DC554E">
      <w:pPr>
        <w:pStyle w:val="ListParagraph"/>
        <w:numPr>
          <w:ilvl w:val="0"/>
          <w:numId w:val="0"/>
        </w:numPr>
        <w:ind w:left="1800"/>
      </w:pPr>
    </w:p>
    <w:p w14:paraId="0E49EA56" w14:textId="77777777" w:rsidR="00DC554E" w:rsidRPr="00910C01" w:rsidRDefault="00DC554E" w:rsidP="00DC554E">
      <w:pPr>
        <w:pStyle w:val="ListParagraph"/>
        <w:numPr>
          <w:ilvl w:val="1"/>
          <w:numId w:val="7"/>
        </w:numPr>
        <w:rPr>
          <w:b/>
        </w:rPr>
      </w:pPr>
      <w:r w:rsidRPr="004D2903">
        <w:t>Leave all other settings</w:t>
      </w:r>
      <w:r>
        <w:rPr>
          <w:b/>
        </w:rPr>
        <w:t xml:space="preserve"> default. </w:t>
      </w:r>
      <w:r>
        <w:t xml:space="preserve">Then click </w:t>
      </w:r>
      <w:r w:rsidRPr="000000BF">
        <w:rPr>
          <w:b/>
        </w:rPr>
        <w:t>Create</w:t>
      </w:r>
      <w:r>
        <w:t>.</w:t>
      </w:r>
    </w:p>
    <w:p w14:paraId="44AF96FF" w14:textId="77777777" w:rsidR="00DC554E" w:rsidRPr="008B204D" w:rsidRDefault="00DC554E" w:rsidP="00DC554E">
      <w:pPr>
        <w:rPr>
          <w:lang w:val="x-none"/>
        </w:rPr>
      </w:pPr>
    </w:p>
    <w:p w14:paraId="1F407F7E" w14:textId="77777777" w:rsidR="00DC554E" w:rsidRDefault="00DC554E" w:rsidP="00DC554E">
      <w:pPr>
        <w:pStyle w:val="Note"/>
      </w:pPr>
      <w:r w:rsidRPr="007B679D">
        <w:rPr>
          <w:b/>
          <w:bCs/>
        </w:rPr>
        <w:lastRenderedPageBreak/>
        <w:t xml:space="preserve">Note: </w:t>
      </w:r>
      <w:r>
        <w:t>You can add other attributes if needed, but consider that a</w:t>
      </w:r>
      <w:r w:rsidRPr="008B204D">
        <w:t>dding to</w:t>
      </w:r>
      <w:r>
        <w:t>o</w:t>
      </w:r>
      <w:r w:rsidRPr="008B204D">
        <w:t xml:space="preserve"> many fields may result in larger </w:t>
      </w:r>
      <w:r>
        <w:t xml:space="preserve">authentication </w:t>
      </w:r>
      <w:r w:rsidRPr="008B204D">
        <w:t>codes and errors during authentication</w:t>
      </w:r>
      <w:r>
        <w:t xml:space="preserve">. </w:t>
      </w:r>
    </w:p>
    <w:p w14:paraId="0867C9DC" w14:textId="77777777" w:rsidR="00DC554E" w:rsidRDefault="00DC554E" w:rsidP="00DC554E">
      <w:pPr>
        <w:pStyle w:val="ListParagraph"/>
        <w:numPr>
          <w:ilvl w:val="0"/>
          <w:numId w:val="0"/>
        </w:numPr>
        <w:ind w:left="360"/>
      </w:pPr>
    </w:p>
    <w:p w14:paraId="10B7C289" w14:textId="77777777" w:rsidR="00DC554E" w:rsidRDefault="00DC554E" w:rsidP="00DC554E">
      <w:pPr>
        <w:pStyle w:val="ListParagraph"/>
      </w:pPr>
      <w:r>
        <w:t>Create the following applications using the old azure portal:</w:t>
      </w:r>
    </w:p>
    <w:tbl>
      <w:tblPr>
        <w:tblStyle w:val="TableGrid"/>
        <w:tblW w:w="9090" w:type="dxa"/>
        <w:tblInd w:w="360" w:type="dxa"/>
        <w:tblLook w:val="04A0" w:firstRow="1" w:lastRow="0" w:firstColumn="1" w:lastColumn="0" w:noHBand="0" w:noVBand="1"/>
      </w:tblPr>
      <w:tblGrid>
        <w:gridCol w:w="2160"/>
        <w:gridCol w:w="1170"/>
        <w:gridCol w:w="3600"/>
        <w:gridCol w:w="2160"/>
      </w:tblGrid>
      <w:tr w:rsidR="00DC554E" w14:paraId="673DB4A1" w14:textId="77777777" w:rsidTr="00E25017">
        <w:trPr>
          <w:cnfStyle w:val="100000000000" w:firstRow="1" w:lastRow="0" w:firstColumn="0" w:lastColumn="0" w:oddVBand="0" w:evenVBand="0" w:oddHBand="0" w:evenHBand="0" w:firstRowFirstColumn="0" w:firstRowLastColumn="0" w:lastRowFirstColumn="0" w:lastRowLastColumn="0"/>
        </w:trPr>
        <w:tc>
          <w:tcPr>
            <w:tcW w:w="2160" w:type="dxa"/>
          </w:tcPr>
          <w:p w14:paraId="74AEAB6D" w14:textId="77777777" w:rsidR="00DC554E" w:rsidRDefault="00DC554E" w:rsidP="00FD182F">
            <w:pPr>
              <w:pStyle w:val="TableText"/>
            </w:pPr>
            <w:r>
              <w:t>NAME</w:t>
            </w:r>
          </w:p>
        </w:tc>
        <w:tc>
          <w:tcPr>
            <w:tcW w:w="1170" w:type="dxa"/>
          </w:tcPr>
          <w:p w14:paraId="6BF3747F" w14:textId="77777777" w:rsidR="00DC554E" w:rsidRDefault="00DC554E" w:rsidP="00FD182F">
            <w:pPr>
              <w:pStyle w:val="TableText"/>
            </w:pPr>
            <w:r>
              <w:t>TYPE</w:t>
            </w:r>
          </w:p>
        </w:tc>
        <w:tc>
          <w:tcPr>
            <w:tcW w:w="3600" w:type="dxa"/>
          </w:tcPr>
          <w:p w14:paraId="75C92EBC" w14:textId="77777777" w:rsidR="00DC554E" w:rsidRDefault="00DC554E" w:rsidP="00FD182F">
            <w:pPr>
              <w:pStyle w:val="TableText"/>
            </w:pPr>
            <w:r>
              <w:t>Reply URL</w:t>
            </w:r>
          </w:p>
        </w:tc>
        <w:tc>
          <w:tcPr>
            <w:tcW w:w="2160" w:type="dxa"/>
          </w:tcPr>
          <w:p w14:paraId="4212D337" w14:textId="77777777" w:rsidR="00DC554E" w:rsidRDefault="00DC554E" w:rsidP="00FD182F">
            <w:pPr>
              <w:pStyle w:val="TableText"/>
            </w:pPr>
            <w:r>
              <w:t>CONFIG NOTES</w:t>
            </w:r>
          </w:p>
        </w:tc>
      </w:tr>
      <w:tr w:rsidR="00DC554E" w14:paraId="78D62EFA" w14:textId="77777777" w:rsidTr="00E25017">
        <w:tc>
          <w:tcPr>
            <w:tcW w:w="2160" w:type="dxa"/>
          </w:tcPr>
          <w:p w14:paraId="4547618D" w14:textId="4D5C407E" w:rsidR="00DC554E" w:rsidRDefault="00DC554E" w:rsidP="00FD182F">
            <w:pPr>
              <w:pStyle w:val="TableText"/>
            </w:pPr>
            <w:r>
              <w:t>MDP -</w:t>
            </w:r>
            <w:ins w:id="452" w:author="Sanyam Seth" w:date="2017-03-27T17:59:00Z">
              <w:r w:rsidR="00AE11DF">
                <w:t xml:space="preserve"> </w:t>
              </w:r>
            </w:ins>
            <w:del w:id="453" w:author="Sanyam Seth" w:date="2017-03-27T17:59:00Z">
              <w:r w:rsidDel="00AE11DF">
                <w:delText xml:space="preserve"> </w:delText>
              </w:r>
            </w:del>
            <w:r>
              <w:t>Identity Provider</w:t>
            </w:r>
          </w:p>
        </w:tc>
        <w:tc>
          <w:tcPr>
            <w:tcW w:w="1170" w:type="dxa"/>
          </w:tcPr>
          <w:p w14:paraId="5E7628A0" w14:textId="77777777" w:rsidR="00DC554E" w:rsidRDefault="00DC554E" w:rsidP="00FD182F">
            <w:pPr>
              <w:pStyle w:val="TableText"/>
            </w:pPr>
            <w:r>
              <w:t>Web App</w:t>
            </w:r>
          </w:p>
        </w:tc>
        <w:tc>
          <w:tcPr>
            <w:tcW w:w="3600" w:type="dxa"/>
          </w:tcPr>
          <w:p w14:paraId="76016A1F" w14:textId="77777777" w:rsidR="00DC554E" w:rsidRDefault="00DC554E" w:rsidP="00FD182F">
            <w:pPr>
              <w:pStyle w:val="TableText"/>
            </w:pPr>
            <w:r w:rsidRPr="0024462B">
              <w:t>https://</w:t>
            </w:r>
            <w:r>
              <w:t>[custId]</w:t>
            </w:r>
            <w:r w:rsidRPr="0024462B">
              <w:t>-</w:t>
            </w:r>
            <w:r>
              <w:t>[env]</w:t>
            </w:r>
            <w:r w:rsidRPr="0024462B">
              <w:t>-</w:t>
            </w:r>
            <w:r>
              <w:t>[region]</w:t>
            </w:r>
            <w:r w:rsidRPr="0024462B">
              <w:t>-web-idp.azurewebsites.net</w:t>
            </w:r>
          </w:p>
          <w:p w14:paraId="2F512BF6" w14:textId="77777777" w:rsidR="00DC554E" w:rsidRDefault="00DC554E" w:rsidP="00FD182F">
            <w:pPr>
              <w:pStyle w:val="TableText"/>
            </w:pPr>
            <w:r>
              <w:t xml:space="preserve">App ID URI: </w:t>
            </w:r>
          </w:p>
          <w:p w14:paraId="58104A37" w14:textId="77777777" w:rsidR="00DC554E" w:rsidRPr="00242D1B" w:rsidRDefault="00DC554E" w:rsidP="00FD182F">
            <w:pPr>
              <w:pStyle w:val="TableText"/>
            </w:pPr>
            <w:r w:rsidRPr="00C574FD">
              <w:t>http://</w:t>
            </w:r>
            <w:r>
              <w:t>[custId]</w:t>
            </w:r>
            <w:r w:rsidRPr="00C574FD">
              <w:t>.digitalplatform.ms/web/</w:t>
            </w:r>
            <w:r>
              <w:t>idp</w:t>
            </w:r>
          </w:p>
        </w:tc>
        <w:tc>
          <w:tcPr>
            <w:tcW w:w="2160" w:type="dxa"/>
          </w:tcPr>
          <w:p w14:paraId="03FC159F" w14:textId="77777777" w:rsidR="00DC554E" w:rsidRDefault="00DC554E" w:rsidP="00FD182F">
            <w:pPr>
              <w:pStyle w:val="TableText"/>
            </w:pPr>
            <w:r w:rsidRPr="00242D1B">
              <w:t>Create a key and copy it to be included in the configuration.</w:t>
            </w:r>
          </w:p>
        </w:tc>
      </w:tr>
      <w:tr w:rsidR="00DC554E" w14:paraId="20EF187E" w14:textId="77777777" w:rsidTr="00E25017">
        <w:tc>
          <w:tcPr>
            <w:tcW w:w="2160" w:type="dxa"/>
          </w:tcPr>
          <w:p w14:paraId="4BD53231" w14:textId="77777777" w:rsidR="00DC554E" w:rsidRDefault="00DC554E" w:rsidP="00FD182F">
            <w:pPr>
              <w:pStyle w:val="TableText"/>
            </w:pPr>
            <w:r>
              <w:t xml:space="preserve">MDP - </w:t>
            </w:r>
            <w:r w:rsidRPr="00D6174B">
              <w:t>Web API</w:t>
            </w:r>
          </w:p>
        </w:tc>
        <w:tc>
          <w:tcPr>
            <w:tcW w:w="1170" w:type="dxa"/>
          </w:tcPr>
          <w:p w14:paraId="4CF367ED" w14:textId="77777777" w:rsidR="00DC554E" w:rsidRDefault="00DC554E" w:rsidP="00FD182F">
            <w:pPr>
              <w:pStyle w:val="TableText"/>
            </w:pPr>
            <w:r>
              <w:t>Web App</w:t>
            </w:r>
          </w:p>
        </w:tc>
        <w:tc>
          <w:tcPr>
            <w:tcW w:w="3600" w:type="dxa"/>
          </w:tcPr>
          <w:p w14:paraId="30E6DF0B" w14:textId="77777777" w:rsidR="00DC554E" w:rsidRDefault="00DC554E" w:rsidP="00FD182F">
            <w:pPr>
              <w:pStyle w:val="TableText"/>
            </w:pPr>
            <w:r w:rsidRPr="0024462B">
              <w:t>https://</w:t>
            </w:r>
            <w:r>
              <w:t>[custId]</w:t>
            </w:r>
            <w:r w:rsidRPr="0024462B">
              <w:t>-</w:t>
            </w:r>
            <w:r>
              <w:t>[env]</w:t>
            </w:r>
            <w:r w:rsidRPr="0024462B">
              <w:t>-</w:t>
            </w:r>
            <w:r>
              <w:t>[region]</w:t>
            </w:r>
            <w:r w:rsidRPr="0024462B">
              <w:t>-web-api.azurewebsites.net</w:t>
            </w:r>
          </w:p>
          <w:p w14:paraId="24076AB6" w14:textId="77777777" w:rsidR="00DC554E" w:rsidRDefault="00DC554E" w:rsidP="00FD182F">
            <w:pPr>
              <w:pStyle w:val="TableText"/>
            </w:pPr>
            <w:r>
              <w:t xml:space="preserve">App ID URI: </w:t>
            </w:r>
            <w:r w:rsidRPr="00C574FD">
              <w:t>http://</w:t>
            </w:r>
            <w:r>
              <w:t>[custId]</w:t>
            </w:r>
            <w:r w:rsidRPr="00C574FD">
              <w:t>.digitalplatform.ms/web/</w:t>
            </w:r>
            <w:r>
              <w:t>api</w:t>
            </w:r>
          </w:p>
        </w:tc>
        <w:tc>
          <w:tcPr>
            <w:tcW w:w="2160" w:type="dxa"/>
          </w:tcPr>
          <w:p w14:paraId="4B95870E" w14:textId="77777777" w:rsidR="00DC554E" w:rsidRDefault="00DC554E" w:rsidP="00FD182F">
            <w:pPr>
              <w:pStyle w:val="TableText"/>
            </w:pPr>
            <w:r>
              <w:t>Gr</w:t>
            </w:r>
            <w:r w:rsidRPr="0072785B">
              <w:t>ant read/write permission on the directory to the application</w:t>
            </w:r>
            <w:r>
              <w:t>.</w:t>
            </w:r>
          </w:p>
          <w:p w14:paraId="426B141B" w14:textId="77777777" w:rsidR="00DC554E" w:rsidRDefault="00DC554E" w:rsidP="00FD182F">
            <w:pPr>
              <w:pStyle w:val="TableText"/>
            </w:pPr>
            <w:r w:rsidRPr="00242D1B">
              <w:t>Create a key and copy it to be included in the configuration.</w:t>
            </w:r>
          </w:p>
        </w:tc>
      </w:tr>
      <w:tr w:rsidR="00DC554E" w14:paraId="2EB8720E" w14:textId="77777777" w:rsidTr="00E25017">
        <w:tc>
          <w:tcPr>
            <w:tcW w:w="2160" w:type="dxa"/>
          </w:tcPr>
          <w:p w14:paraId="0F8B5498" w14:textId="77777777" w:rsidR="00DC554E" w:rsidRDefault="00DC554E" w:rsidP="00FD182F">
            <w:pPr>
              <w:pStyle w:val="TableText"/>
            </w:pPr>
            <w:r>
              <w:t>MDP - UWP - Phone</w:t>
            </w:r>
          </w:p>
        </w:tc>
        <w:tc>
          <w:tcPr>
            <w:tcW w:w="1170" w:type="dxa"/>
          </w:tcPr>
          <w:p w14:paraId="6F39153F" w14:textId="77777777" w:rsidR="00DC554E" w:rsidRDefault="00DC554E" w:rsidP="00FD182F">
            <w:pPr>
              <w:pStyle w:val="TableText"/>
            </w:pPr>
            <w:r>
              <w:t>Native App</w:t>
            </w:r>
          </w:p>
        </w:tc>
        <w:tc>
          <w:tcPr>
            <w:tcW w:w="3600" w:type="dxa"/>
          </w:tcPr>
          <w:p w14:paraId="7BF0FD68" w14:textId="77777777" w:rsidR="00DC554E" w:rsidRDefault="00DC554E" w:rsidP="00FD182F">
            <w:pPr>
              <w:pStyle w:val="TableText"/>
            </w:pPr>
            <w:r>
              <w:t>http://localhost</w:t>
            </w:r>
          </w:p>
        </w:tc>
        <w:tc>
          <w:tcPr>
            <w:tcW w:w="2160" w:type="dxa"/>
          </w:tcPr>
          <w:p w14:paraId="673671CB" w14:textId="77777777" w:rsidR="00DC554E" w:rsidRDefault="00DC554E" w:rsidP="00FD182F">
            <w:pPr>
              <w:pStyle w:val="TableText"/>
            </w:pPr>
          </w:p>
        </w:tc>
      </w:tr>
      <w:tr w:rsidR="00DC554E" w14:paraId="68A6C077" w14:textId="77777777" w:rsidTr="00E25017">
        <w:tc>
          <w:tcPr>
            <w:tcW w:w="2160" w:type="dxa"/>
          </w:tcPr>
          <w:p w14:paraId="74FC5FD8" w14:textId="77777777" w:rsidR="00DC554E" w:rsidRDefault="00DC554E" w:rsidP="00FD182F">
            <w:pPr>
              <w:pStyle w:val="TableText"/>
            </w:pPr>
            <w:r>
              <w:t>MDP - UWP - Tablet</w:t>
            </w:r>
          </w:p>
        </w:tc>
        <w:tc>
          <w:tcPr>
            <w:tcW w:w="1170" w:type="dxa"/>
          </w:tcPr>
          <w:p w14:paraId="10F5DCBB" w14:textId="77777777" w:rsidR="00DC554E" w:rsidRDefault="00DC554E" w:rsidP="00FD182F">
            <w:pPr>
              <w:pStyle w:val="TableText"/>
            </w:pPr>
            <w:r>
              <w:t>Native App</w:t>
            </w:r>
          </w:p>
        </w:tc>
        <w:tc>
          <w:tcPr>
            <w:tcW w:w="3600" w:type="dxa"/>
          </w:tcPr>
          <w:p w14:paraId="43219DC4" w14:textId="77777777" w:rsidR="00DC554E" w:rsidRDefault="00DC554E" w:rsidP="00FD182F">
            <w:pPr>
              <w:pStyle w:val="TableText"/>
            </w:pPr>
            <w:r>
              <w:t>http://localhost</w:t>
            </w:r>
          </w:p>
        </w:tc>
        <w:tc>
          <w:tcPr>
            <w:tcW w:w="2160" w:type="dxa"/>
          </w:tcPr>
          <w:p w14:paraId="7BAE4C01" w14:textId="77777777" w:rsidR="00DC554E" w:rsidRDefault="00DC554E" w:rsidP="00FD182F">
            <w:pPr>
              <w:pStyle w:val="TableText"/>
            </w:pPr>
          </w:p>
        </w:tc>
      </w:tr>
      <w:tr w:rsidR="00DC554E" w14:paraId="61A0173B" w14:textId="77777777" w:rsidTr="00E25017">
        <w:tc>
          <w:tcPr>
            <w:tcW w:w="2160" w:type="dxa"/>
          </w:tcPr>
          <w:p w14:paraId="60328A0B" w14:textId="77777777" w:rsidR="00DC554E" w:rsidRDefault="00DC554E" w:rsidP="00FD182F">
            <w:pPr>
              <w:pStyle w:val="TableText"/>
            </w:pPr>
            <w:r>
              <w:t>MDP - Android - Phone</w:t>
            </w:r>
          </w:p>
        </w:tc>
        <w:tc>
          <w:tcPr>
            <w:tcW w:w="1170" w:type="dxa"/>
          </w:tcPr>
          <w:p w14:paraId="0DE6A8A8" w14:textId="77777777" w:rsidR="00DC554E" w:rsidRDefault="00DC554E" w:rsidP="00FD182F">
            <w:pPr>
              <w:pStyle w:val="TableText"/>
            </w:pPr>
            <w:r>
              <w:t>Native App</w:t>
            </w:r>
          </w:p>
        </w:tc>
        <w:tc>
          <w:tcPr>
            <w:tcW w:w="3600" w:type="dxa"/>
          </w:tcPr>
          <w:p w14:paraId="64E0F4A5" w14:textId="77777777" w:rsidR="00DC554E" w:rsidRDefault="00DC554E" w:rsidP="00FD182F">
            <w:pPr>
              <w:pStyle w:val="TableText"/>
            </w:pPr>
            <w:r>
              <w:t>http://localhost</w:t>
            </w:r>
          </w:p>
        </w:tc>
        <w:tc>
          <w:tcPr>
            <w:tcW w:w="2160" w:type="dxa"/>
          </w:tcPr>
          <w:p w14:paraId="25163FF3" w14:textId="77777777" w:rsidR="00DC554E" w:rsidRDefault="00DC554E" w:rsidP="00FD182F">
            <w:pPr>
              <w:pStyle w:val="TableText"/>
            </w:pPr>
          </w:p>
        </w:tc>
      </w:tr>
      <w:tr w:rsidR="00DC554E" w14:paraId="1B0ECB9D" w14:textId="77777777" w:rsidTr="00E25017">
        <w:tc>
          <w:tcPr>
            <w:tcW w:w="2160" w:type="dxa"/>
          </w:tcPr>
          <w:p w14:paraId="55A816FD" w14:textId="77777777" w:rsidR="00DC554E" w:rsidRDefault="00DC554E" w:rsidP="00FD182F">
            <w:pPr>
              <w:pStyle w:val="TableText"/>
            </w:pPr>
            <w:r>
              <w:t>MDP - Android - Tablet</w:t>
            </w:r>
          </w:p>
        </w:tc>
        <w:tc>
          <w:tcPr>
            <w:tcW w:w="1170" w:type="dxa"/>
          </w:tcPr>
          <w:p w14:paraId="2C86B89C" w14:textId="77777777" w:rsidR="00DC554E" w:rsidRDefault="00DC554E" w:rsidP="00FD182F">
            <w:pPr>
              <w:pStyle w:val="TableText"/>
            </w:pPr>
            <w:r>
              <w:t>Native App</w:t>
            </w:r>
          </w:p>
        </w:tc>
        <w:tc>
          <w:tcPr>
            <w:tcW w:w="3600" w:type="dxa"/>
          </w:tcPr>
          <w:p w14:paraId="47650433" w14:textId="77777777" w:rsidR="00DC554E" w:rsidRDefault="00DC554E" w:rsidP="00FD182F">
            <w:pPr>
              <w:pStyle w:val="TableText"/>
            </w:pPr>
            <w:r>
              <w:t>http://localhost</w:t>
            </w:r>
          </w:p>
        </w:tc>
        <w:tc>
          <w:tcPr>
            <w:tcW w:w="2160" w:type="dxa"/>
          </w:tcPr>
          <w:p w14:paraId="095EF5F7" w14:textId="77777777" w:rsidR="00DC554E" w:rsidRDefault="00DC554E" w:rsidP="00FD182F">
            <w:pPr>
              <w:pStyle w:val="TableText"/>
            </w:pPr>
          </w:p>
        </w:tc>
      </w:tr>
      <w:tr w:rsidR="00DC554E" w14:paraId="21C1FAB7" w14:textId="77777777" w:rsidTr="00E25017">
        <w:tc>
          <w:tcPr>
            <w:tcW w:w="2160" w:type="dxa"/>
          </w:tcPr>
          <w:p w14:paraId="21A6196F" w14:textId="77777777" w:rsidR="00DC554E" w:rsidRDefault="00DC554E" w:rsidP="00FD182F">
            <w:pPr>
              <w:pStyle w:val="TableText"/>
            </w:pPr>
            <w:r>
              <w:t>MDP - iOS - Phone</w:t>
            </w:r>
          </w:p>
        </w:tc>
        <w:tc>
          <w:tcPr>
            <w:tcW w:w="1170" w:type="dxa"/>
          </w:tcPr>
          <w:p w14:paraId="7C2A712A" w14:textId="77777777" w:rsidR="00DC554E" w:rsidRDefault="00DC554E" w:rsidP="00FD182F">
            <w:pPr>
              <w:pStyle w:val="TableText"/>
            </w:pPr>
            <w:r>
              <w:t>Native App</w:t>
            </w:r>
          </w:p>
        </w:tc>
        <w:tc>
          <w:tcPr>
            <w:tcW w:w="3600" w:type="dxa"/>
          </w:tcPr>
          <w:p w14:paraId="03446128" w14:textId="77777777" w:rsidR="00DC554E" w:rsidRDefault="00DC554E" w:rsidP="00FD182F">
            <w:pPr>
              <w:pStyle w:val="TableText"/>
            </w:pPr>
            <w:r>
              <w:t>http://localhost</w:t>
            </w:r>
          </w:p>
        </w:tc>
        <w:tc>
          <w:tcPr>
            <w:tcW w:w="2160" w:type="dxa"/>
          </w:tcPr>
          <w:p w14:paraId="714FE99C" w14:textId="77777777" w:rsidR="00DC554E" w:rsidRDefault="00DC554E" w:rsidP="00FD182F">
            <w:pPr>
              <w:pStyle w:val="TableText"/>
            </w:pPr>
          </w:p>
        </w:tc>
      </w:tr>
      <w:tr w:rsidR="00DC554E" w14:paraId="4E8A11F8" w14:textId="77777777" w:rsidTr="00E25017">
        <w:tc>
          <w:tcPr>
            <w:tcW w:w="2160" w:type="dxa"/>
          </w:tcPr>
          <w:p w14:paraId="29BBFE65" w14:textId="77777777" w:rsidR="00DC554E" w:rsidRDefault="00DC554E" w:rsidP="00FD182F">
            <w:pPr>
              <w:pStyle w:val="TableText"/>
            </w:pPr>
            <w:r>
              <w:t>MDP - iOS - Tablet</w:t>
            </w:r>
          </w:p>
        </w:tc>
        <w:tc>
          <w:tcPr>
            <w:tcW w:w="1170" w:type="dxa"/>
          </w:tcPr>
          <w:p w14:paraId="2C1B4036" w14:textId="77777777" w:rsidR="00DC554E" w:rsidRDefault="00DC554E" w:rsidP="00FD182F">
            <w:pPr>
              <w:pStyle w:val="TableText"/>
            </w:pPr>
            <w:r>
              <w:t>Native App</w:t>
            </w:r>
          </w:p>
        </w:tc>
        <w:tc>
          <w:tcPr>
            <w:tcW w:w="3600" w:type="dxa"/>
          </w:tcPr>
          <w:p w14:paraId="2C7B1117" w14:textId="77777777" w:rsidR="00DC554E" w:rsidRDefault="00DC554E" w:rsidP="00FD182F">
            <w:pPr>
              <w:pStyle w:val="TableText"/>
            </w:pPr>
            <w:r>
              <w:t>http://localhost</w:t>
            </w:r>
          </w:p>
        </w:tc>
        <w:tc>
          <w:tcPr>
            <w:tcW w:w="2160" w:type="dxa"/>
          </w:tcPr>
          <w:p w14:paraId="084B5F0C" w14:textId="77777777" w:rsidR="00DC554E" w:rsidRDefault="00DC554E" w:rsidP="00FD182F">
            <w:pPr>
              <w:pStyle w:val="TableText"/>
            </w:pPr>
          </w:p>
        </w:tc>
      </w:tr>
    </w:tbl>
    <w:p w14:paraId="21E0434B" w14:textId="77777777" w:rsidR="00DC554E" w:rsidRDefault="00DC554E" w:rsidP="00DC554E"/>
    <w:p w14:paraId="2A75E4BA" w14:textId="6AC634AA" w:rsidR="00DC554E" w:rsidRDefault="00ED60FA">
      <w:pPr>
        <w:pStyle w:val="Heading2Numbered"/>
        <w:rPr>
          <w:ins w:id="454" w:author="Laxmikant Naik" w:date="2017-09-24T21:48:00Z"/>
        </w:rPr>
        <w:pPrChange w:id="455" w:author="Laxmikant Naik" w:date="2017-09-24T21:48:00Z">
          <w:pPr/>
        </w:pPrChange>
      </w:pPr>
      <w:ins w:id="456" w:author="Laxmikant Naik" w:date="2017-09-24T21:47:00Z">
        <w:r>
          <w:t>B2C Cust</w:t>
        </w:r>
      </w:ins>
      <w:ins w:id="457" w:author="Laxmikant Naik" w:date="2017-09-24T21:48:00Z">
        <w:r>
          <w:t>om Policies</w:t>
        </w:r>
      </w:ins>
    </w:p>
    <w:p w14:paraId="50DF4528" w14:textId="63E3792E" w:rsidR="00ED60FA" w:rsidRDefault="00ED60FA">
      <w:pPr>
        <w:ind w:left="432"/>
        <w:rPr>
          <w:ins w:id="458" w:author="Laxmikant Naik" w:date="2017-09-24T22:04:00Z"/>
        </w:rPr>
        <w:pPrChange w:id="459" w:author="Laxmikant Naik" w:date="2017-09-24T23:51:00Z">
          <w:pPr/>
        </w:pPrChange>
      </w:pPr>
      <w:ins w:id="460" w:author="Laxmikant Naik" w:date="2017-09-24T21:50:00Z">
        <w:r>
          <w:t xml:space="preserve">While B2C primarily allows </w:t>
        </w:r>
      </w:ins>
      <w:ins w:id="461" w:author="Laxmikant Naik" w:date="2017-09-24T21:51:00Z">
        <w:r>
          <w:t>end customers (fans) to sign-up and sign-</w:t>
        </w:r>
      </w:ins>
      <w:ins w:id="462" w:author="Laxmikant Naik" w:date="2017-09-24T21:52:00Z">
        <w:r>
          <w:t>in</w:t>
        </w:r>
      </w:ins>
      <w:ins w:id="463" w:author="Laxmikant Naik" w:date="2017-09-24T21:51:00Z">
        <w:r>
          <w:t xml:space="preserve"> using local email account and by using external identity providers </w:t>
        </w:r>
      </w:ins>
      <w:ins w:id="464" w:author="Laxmikant Naik" w:date="2017-09-24T21:52:00Z">
        <w:r>
          <w:t>like Facebook</w:t>
        </w:r>
      </w:ins>
      <w:ins w:id="465" w:author="Laxmikant Naik" w:date="2017-09-24T21:56:00Z">
        <w:r>
          <w:t>,</w:t>
        </w:r>
      </w:ins>
      <w:ins w:id="466" w:author="Laxmikant Naik" w:date="2017-09-24T21:52:00Z">
        <w:r>
          <w:t xml:space="preserve"> Google</w:t>
        </w:r>
      </w:ins>
      <w:ins w:id="467" w:author="Laxmikant Naik" w:date="2017-09-24T21:56:00Z">
        <w:r w:rsidR="00974F7A">
          <w:t xml:space="preserve"> </w:t>
        </w:r>
      </w:ins>
      <w:ins w:id="468" w:author="Laxmikant Naik" w:date="2017-09-24T21:59:00Z">
        <w:r w:rsidR="00974F7A">
          <w:t>using built-</w:t>
        </w:r>
      </w:ins>
      <w:ins w:id="469" w:author="Laxmikant Naik" w:date="2017-09-24T21:56:00Z">
        <w:r w:rsidR="00974F7A">
          <w:t>in po</w:t>
        </w:r>
      </w:ins>
      <w:ins w:id="470" w:author="Laxmikant Naik" w:date="2017-09-24T21:57:00Z">
        <w:r w:rsidR="00974F7A">
          <w:t xml:space="preserve">licies; it further extends the experience by </w:t>
        </w:r>
      </w:ins>
      <w:ins w:id="471" w:author="Laxmikant Naik" w:date="2017-09-24T21:58:00Z">
        <w:r w:rsidR="00974F7A">
          <w:t>invoking REST API’s</w:t>
        </w:r>
      </w:ins>
      <w:ins w:id="472" w:author="Laxmikant Naik" w:date="2017-09-24T21:59:00Z">
        <w:r w:rsidR="00974F7A">
          <w:t xml:space="preserve"> hosted by the </w:t>
        </w:r>
      </w:ins>
      <w:ins w:id="473" w:author="Laxmikant Naik" w:date="2017-09-24T21:50:00Z">
        <w:r>
          <w:t>digital platform</w:t>
        </w:r>
      </w:ins>
      <w:ins w:id="474" w:author="Laxmikant Naik" w:date="2017-09-24T21:59:00Z">
        <w:r w:rsidR="00974F7A">
          <w:t xml:space="preserve">. These APIs establish </w:t>
        </w:r>
      </w:ins>
      <w:ins w:id="475" w:author="Laxmikant Naik" w:date="2017-09-24T22:00:00Z">
        <w:r w:rsidR="00974F7A">
          <w:t>Fan identity of the new user in the platform and proceed to records use</w:t>
        </w:r>
      </w:ins>
      <w:ins w:id="476" w:author="Laxmikant Naik" w:date="2017-09-24T23:36:00Z">
        <w:r w:rsidR="005D7583">
          <w:t>r</w:t>
        </w:r>
      </w:ins>
      <w:ins w:id="477" w:author="Laxmikant Naik" w:date="2017-09-24T22:00:00Z">
        <w:r w:rsidR="00974F7A">
          <w:t xml:space="preserve"> actions.</w:t>
        </w:r>
      </w:ins>
    </w:p>
    <w:p w14:paraId="2D9B922B" w14:textId="641E6F3D" w:rsidR="00102974" w:rsidRDefault="00974F7A">
      <w:pPr>
        <w:ind w:left="432"/>
        <w:rPr>
          <w:ins w:id="478" w:author="Laxmikant Naik" w:date="2017-09-24T22:11:00Z"/>
          <w:rFonts w:cs="Segoe UI"/>
          <w:color w:val="222222"/>
          <w:shd w:val="clear" w:color="auto" w:fill="FFFFFF"/>
        </w:rPr>
        <w:pPrChange w:id="479" w:author="Laxmikant Naik" w:date="2017-09-24T23:51:00Z">
          <w:pPr/>
        </w:pPrChange>
      </w:pPr>
      <w:ins w:id="480" w:author="Laxmikant Naik" w:date="2017-09-24T22:04:00Z">
        <w:r>
          <w:t xml:space="preserve">B2C provides an </w:t>
        </w:r>
        <w:r>
          <w:rPr>
            <w:rFonts w:cs="Segoe UI"/>
            <w:color w:val="222222"/>
            <w:shd w:val="clear" w:color="auto" w:fill="FFFFFF"/>
          </w:rPr>
          <w:t>active-directory-b2c-custom-policy-starterpa</w:t>
        </w:r>
        <w:r w:rsidR="000011FF">
          <w:rPr>
            <w:rFonts w:cs="Segoe UI"/>
            <w:color w:val="222222"/>
            <w:shd w:val="clear" w:color="auto" w:fill="FFFFFF"/>
          </w:rPr>
          <w:t xml:space="preserve">ck that can be downloaded from </w:t>
        </w:r>
        <w:r>
          <w:rPr>
            <w:rFonts w:cs="Segoe UI"/>
            <w:color w:val="222222"/>
            <w:shd w:val="clear" w:color="auto" w:fill="FFFFFF"/>
          </w:rPr>
          <w:t xml:space="preserve">GitHub </w:t>
        </w:r>
      </w:ins>
      <w:ins w:id="481" w:author="Laxmikant Naik" w:date="2017-09-24T22:09:00Z">
        <w:r w:rsidR="00102974">
          <w:rPr>
            <w:rFonts w:cs="Segoe UI"/>
            <w:color w:val="222222"/>
            <w:shd w:val="clear" w:color="auto" w:fill="FFFFFF"/>
          </w:rPr>
          <w:fldChar w:fldCharType="begin"/>
        </w:r>
        <w:r w:rsidR="00102974">
          <w:rPr>
            <w:rFonts w:cs="Segoe UI"/>
            <w:color w:val="222222"/>
            <w:shd w:val="clear" w:color="auto" w:fill="FFFFFF"/>
          </w:rPr>
          <w:instrText xml:space="preserve"> HYPERLINK "https://github.com/Azure-Samples/active-directory-b2c-custom-policy-starterpack/archive/master.zip" </w:instrText>
        </w:r>
        <w:r w:rsidR="00102974">
          <w:rPr>
            <w:rFonts w:cs="Segoe UI"/>
            <w:color w:val="222222"/>
            <w:shd w:val="clear" w:color="auto" w:fill="FFFFFF"/>
          </w:rPr>
          <w:fldChar w:fldCharType="separate"/>
        </w:r>
        <w:r w:rsidRPr="00102974">
          <w:rPr>
            <w:rStyle w:val="Hyperlink"/>
            <w:rFonts w:cs="Segoe UI"/>
            <w:shd w:val="clear" w:color="auto" w:fill="FFFFFF"/>
          </w:rPr>
          <w:t>link</w:t>
        </w:r>
        <w:r w:rsidR="00102974">
          <w:rPr>
            <w:rFonts w:cs="Segoe UI"/>
            <w:color w:val="222222"/>
            <w:shd w:val="clear" w:color="auto" w:fill="FFFFFF"/>
          </w:rPr>
          <w:fldChar w:fldCharType="end"/>
        </w:r>
      </w:ins>
      <w:ins w:id="482" w:author="Laxmikant Naik" w:date="2017-09-24T22:05:00Z">
        <w:r>
          <w:rPr>
            <w:rFonts w:cs="Segoe UI"/>
            <w:color w:val="222222"/>
            <w:shd w:val="clear" w:color="auto" w:fill="FFFFFF"/>
          </w:rPr>
          <w:t>. Please f</w:t>
        </w:r>
      </w:ins>
      <w:ins w:id="483" w:author="Laxmikant Naik" w:date="2017-09-24T22:06:00Z">
        <w:r>
          <w:rPr>
            <w:rFonts w:cs="Segoe UI"/>
            <w:color w:val="222222"/>
            <w:shd w:val="clear" w:color="auto" w:fill="FFFFFF"/>
          </w:rPr>
          <w:t>ollow</w:t>
        </w:r>
      </w:ins>
      <w:ins w:id="484" w:author="Laxmikant Naik" w:date="2017-09-24T22:09:00Z">
        <w:r w:rsidR="00102974">
          <w:rPr>
            <w:rFonts w:cs="Segoe UI"/>
            <w:color w:val="222222"/>
            <w:shd w:val="clear" w:color="auto" w:fill="FFFFFF"/>
          </w:rPr>
          <w:t xml:space="preserve"> th</w:t>
        </w:r>
      </w:ins>
      <w:ins w:id="485" w:author="Laxmikant Naik" w:date="2017-09-24T22:10:00Z">
        <w:r w:rsidR="00102974">
          <w:rPr>
            <w:rFonts w:cs="Segoe UI"/>
            <w:color w:val="222222"/>
            <w:shd w:val="clear" w:color="auto" w:fill="FFFFFF"/>
          </w:rPr>
          <w:t xml:space="preserve">is </w:t>
        </w:r>
        <w:r w:rsidR="00102974">
          <w:rPr>
            <w:rFonts w:cs="Segoe UI"/>
            <w:color w:val="222222"/>
            <w:shd w:val="clear" w:color="auto" w:fill="FFFFFF"/>
          </w:rPr>
          <w:fldChar w:fldCharType="begin"/>
        </w:r>
        <w:r w:rsidR="00102974">
          <w:rPr>
            <w:rFonts w:cs="Segoe UI"/>
            <w:color w:val="222222"/>
            <w:shd w:val="clear" w:color="auto" w:fill="FFFFFF"/>
          </w:rPr>
          <w:instrText xml:space="preserve"> HYPERLINK "https://docs.microsoft.com/en-us/azure/active-directory-b2c/active-directory-b2c-get-started-custom" </w:instrText>
        </w:r>
        <w:r w:rsidR="00102974">
          <w:rPr>
            <w:rFonts w:cs="Segoe UI"/>
            <w:color w:val="222222"/>
            <w:shd w:val="clear" w:color="auto" w:fill="FFFFFF"/>
          </w:rPr>
          <w:fldChar w:fldCharType="separate"/>
        </w:r>
        <w:r w:rsidR="00102974" w:rsidRPr="00102974">
          <w:rPr>
            <w:rStyle w:val="Hyperlink"/>
            <w:rFonts w:cs="Segoe UI"/>
            <w:shd w:val="clear" w:color="auto" w:fill="FFFFFF"/>
          </w:rPr>
          <w:t xml:space="preserve">article </w:t>
        </w:r>
        <w:r w:rsidR="00102974">
          <w:rPr>
            <w:rFonts w:cs="Segoe UI"/>
            <w:color w:val="222222"/>
            <w:shd w:val="clear" w:color="auto" w:fill="FFFFFF"/>
          </w:rPr>
          <w:fldChar w:fldCharType="end"/>
        </w:r>
      </w:ins>
      <w:ins w:id="486" w:author="Laxmikant Naik" w:date="2017-09-24T22:06:00Z">
        <w:r>
          <w:rPr>
            <w:rFonts w:cs="Segoe UI"/>
            <w:color w:val="222222"/>
            <w:shd w:val="clear" w:color="auto" w:fill="FFFFFF"/>
          </w:rPr>
          <w:t xml:space="preserve">to build your customer specific customized B2C </w:t>
        </w:r>
        <w:r>
          <w:rPr>
            <w:rFonts w:cs="Segoe UI"/>
            <w:color w:val="222222"/>
            <w:shd w:val="clear" w:color="auto" w:fill="FFFFFF"/>
          </w:rPr>
          <w:lastRenderedPageBreak/>
          <w:t>policies.</w:t>
        </w:r>
        <w:r w:rsidR="00102974">
          <w:rPr>
            <w:rFonts w:cs="Segoe UI"/>
            <w:color w:val="222222"/>
            <w:shd w:val="clear" w:color="auto" w:fill="FFFFFF"/>
          </w:rPr>
          <w:t xml:space="preserve"> </w:t>
        </w:r>
      </w:ins>
      <w:ins w:id="487" w:author="Laxmikant Naik" w:date="2017-09-25T16:32:00Z">
        <w:r w:rsidR="000011FF">
          <w:rPr>
            <w:rFonts w:cs="Segoe UI"/>
            <w:color w:val="222222"/>
            <w:shd w:val="clear" w:color="auto" w:fill="FFFFFF"/>
          </w:rPr>
          <w:t>The startup pack will consist of various policy xml files that w</w:t>
        </w:r>
      </w:ins>
      <w:ins w:id="488" w:author="Laxmikant Naik" w:date="2017-09-25T16:33:00Z">
        <w:r w:rsidR="000011FF">
          <w:rPr>
            <w:rFonts w:cs="Segoe UI"/>
            <w:color w:val="222222"/>
            <w:shd w:val="clear" w:color="auto" w:fill="FFFFFF"/>
          </w:rPr>
          <w:t xml:space="preserve">ill have to be edited to </w:t>
        </w:r>
      </w:ins>
      <w:ins w:id="489" w:author="Laxmikant Naik" w:date="2017-09-25T16:34:00Z">
        <w:r w:rsidR="000011FF">
          <w:rPr>
            <w:rFonts w:cs="Segoe UI"/>
            <w:color w:val="222222"/>
            <w:shd w:val="clear" w:color="auto" w:fill="FFFFFF"/>
          </w:rPr>
          <w:t>a specific customer requirement</w:t>
        </w:r>
      </w:ins>
      <w:ins w:id="490" w:author="Laxmikant Naik" w:date="2017-09-25T16:33:00Z">
        <w:r w:rsidR="000011FF">
          <w:rPr>
            <w:rFonts w:cs="Segoe UI"/>
            <w:color w:val="222222"/>
            <w:shd w:val="clear" w:color="auto" w:fill="FFFFFF"/>
          </w:rPr>
          <w:t>. We</w:t>
        </w:r>
      </w:ins>
      <w:ins w:id="491" w:author="Laxmikant Naik" w:date="2017-09-25T16:34:00Z">
        <w:r w:rsidR="000011FF">
          <w:rPr>
            <w:rFonts w:cs="Segoe UI"/>
            <w:color w:val="222222"/>
            <w:shd w:val="clear" w:color="auto" w:fill="FFFFFF"/>
          </w:rPr>
          <w:t xml:space="preserve"> use TrustFrameworkBase.xml to create </w:t>
        </w:r>
      </w:ins>
      <w:ins w:id="492" w:author="Laxmikant Naik" w:date="2017-09-25T16:35:00Z">
        <w:r w:rsidR="000011FF">
          <w:rPr>
            <w:rFonts w:cs="Segoe UI"/>
            <w:color w:val="222222"/>
            <w:shd w:val="clear" w:color="auto" w:fill="FFFFFF"/>
          </w:rPr>
          <w:t>base policy for our reference implementation.</w:t>
        </w:r>
      </w:ins>
    </w:p>
    <w:p w14:paraId="513BC697" w14:textId="4391E445" w:rsidR="00102974" w:rsidRDefault="00102974">
      <w:pPr>
        <w:ind w:left="432"/>
        <w:rPr>
          <w:ins w:id="493" w:author="Laxmikant Naik" w:date="2017-09-24T22:11:00Z"/>
          <w:rFonts w:cs="Segoe UI"/>
          <w:color w:val="222222"/>
          <w:shd w:val="clear" w:color="auto" w:fill="FFFFFF"/>
        </w:rPr>
        <w:pPrChange w:id="494" w:author="Laxmikant Naik" w:date="2017-09-24T23:51:00Z">
          <w:pPr/>
        </w:pPrChange>
      </w:pPr>
      <w:ins w:id="495" w:author="Laxmikant Naik" w:date="2017-09-24T22:06:00Z">
        <w:r>
          <w:rPr>
            <w:rFonts w:cs="Segoe UI"/>
            <w:color w:val="222222"/>
            <w:shd w:val="clear" w:color="auto" w:fill="FFFFFF"/>
          </w:rPr>
          <w:t>Following section describes a r</w:t>
        </w:r>
      </w:ins>
      <w:ins w:id="496" w:author="Laxmikant Naik" w:date="2017-09-24T22:07:00Z">
        <w:r>
          <w:rPr>
            <w:rFonts w:cs="Segoe UI"/>
            <w:color w:val="222222"/>
            <w:shd w:val="clear" w:color="auto" w:fill="FFFFFF"/>
          </w:rPr>
          <w:t xml:space="preserve">eference </w:t>
        </w:r>
      </w:ins>
      <w:ins w:id="497" w:author="Laxmikant Naik" w:date="2017-09-24T22:12:00Z">
        <w:r>
          <w:rPr>
            <w:rFonts w:cs="Segoe UI"/>
            <w:color w:val="222222"/>
            <w:shd w:val="clear" w:color="auto" w:fill="FFFFFF"/>
          </w:rPr>
          <w:t>c</w:t>
        </w:r>
      </w:ins>
      <w:ins w:id="498" w:author="Laxmikant Naik" w:date="2017-09-24T22:07:00Z">
        <w:r>
          <w:rPr>
            <w:rFonts w:cs="Segoe UI"/>
            <w:color w:val="222222"/>
            <w:shd w:val="clear" w:color="auto" w:fill="FFFFFF"/>
          </w:rPr>
          <w:t>ustom policy implementation</w:t>
        </w:r>
      </w:ins>
      <w:ins w:id="499" w:author="Laxmikant Naik" w:date="2017-09-24T22:10:00Z">
        <w:r>
          <w:rPr>
            <w:rFonts w:cs="Segoe UI"/>
            <w:color w:val="222222"/>
            <w:shd w:val="clear" w:color="auto" w:fill="FFFFFF"/>
          </w:rPr>
          <w:t xml:space="preserve"> with </w:t>
        </w:r>
      </w:ins>
      <w:ins w:id="500" w:author="Laxmikant Naik" w:date="2017-09-24T22:11:00Z">
        <w:r>
          <w:rPr>
            <w:rFonts w:cs="Segoe UI"/>
            <w:color w:val="222222"/>
            <w:shd w:val="clear" w:color="auto" w:fill="FFFFFF"/>
          </w:rPr>
          <w:t>following features:</w:t>
        </w:r>
      </w:ins>
    </w:p>
    <w:p w14:paraId="5DE77411" w14:textId="498A0A30" w:rsidR="00102974" w:rsidRPr="00102974" w:rsidRDefault="00102974">
      <w:pPr>
        <w:pStyle w:val="ListParagraph"/>
        <w:numPr>
          <w:ilvl w:val="0"/>
          <w:numId w:val="50"/>
        </w:numPr>
        <w:rPr>
          <w:ins w:id="501" w:author="Laxmikant Naik" w:date="2017-09-24T22:12:00Z"/>
          <w:rFonts w:cs="Segoe UI"/>
          <w:color w:val="222222"/>
          <w:shd w:val="clear" w:color="auto" w:fill="FFFFFF"/>
          <w:rPrChange w:id="502" w:author="Laxmikant Naik" w:date="2017-09-24T22:14:00Z">
            <w:rPr>
              <w:ins w:id="503" w:author="Laxmikant Naik" w:date="2017-09-24T22:12:00Z"/>
              <w:shd w:val="clear" w:color="auto" w:fill="FFFFFF"/>
            </w:rPr>
          </w:rPrChange>
        </w:rPr>
        <w:pPrChange w:id="504" w:author="Laxmikant Naik" w:date="2017-09-24T22:14:00Z">
          <w:pPr/>
        </w:pPrChange>
      </w:pPr>
      <w:ins w:id="505" w:author="Laxmikant Naik" w:date="2017-09-24T22:13:00Z">
        <w:r w:rsidRPr="00102974">
          <w:rPr>
            <w:rFonts w:cs="Segoe UI"/>
            <w:color w:val="222222"/>
            <w:shd w:val="clear" w:color="auto" w:fill="FFFFFF"/>
            <w:rPrChange w:id="506" w:author="Laxmikant Naik" w:date="2017-09-24T22:14:00Z">
              <w:rPr>
                <w:shd w:val="clear" w:color="auto" w:fill="FFFFFF"/>
              </w:rPr>
            </w:rPrChange>
          </w:rPr>
          <w:t>U</w:t>
        </w:r>
      </w:ins>
      <w:ins w:id="507" w:author="Laxmikant Naik" w:date="2017-09-24T22:10:00Z">
        <w:r w:rsidRPr="00102974">
          <w:rPr>
            <w:rFonts w:cs="Segoe UI"/>
            <w:color w:val="222222"/>
            <w:shd w:val="clear" w:color="auto" w:fill="FFFFFF"/>
            <w:rPrChange w:id="508" w:author="Laxmikant Naik" w:date="2017-09-24T22:14:00Z">
              <w:rPr>
                <w:shd w:val="clear" w:color="auto" w:fill="FFFFFF"/>
              </w:rPr>
            </w:rPrChange>
          </w:rPr>
          <w:t xml:space="preserve">ser </w:t>
        </w:r>
      </w:ins>
      <w:ins w:id="509" w:author="Laxmikant Naik" w:date="2017-09-24T22:11:00Z">
        <w:r w:rsidRPr="00102974">
          <w:rPr>
            <w:rFonts w:cs="Segoe UI"/>
            <w:color w:val="222222"/>
            <w:shd w:val="clear" w:color="auto" w:fill="FFFFFF"/>
            <w:rPrChange w:id="510" w:author="Laxmikant Naik" w:date="2017-09-24T22:14:00Z">
              <w:rPr>
                <w:shd w:val="clear" w:color="auto" w:fill="FFFFFF"/>
              </w:rPr>
            </w:rPrChange>
          </w:rPr>
          <w:t>s</w:t>
        </w:r>
      </w:ins>
      <w:ins w:id="511" w:author="Laxmikant Naik" w:date="2017-09-24T22:10:00Z">
        <w:r w:rsidRPr="00102974">
          <w:rPr>
            <w:rFonts w:cs="Segoe UI"/>
            <w:color w:val="222222"/>
            <w:shd w:val="clear" w:color="auto" w:fill="FFFFFF"/>
            <w:rPrChange w:id="512" w:author="Laxmikant Naik" w:date="2017-09-24T22:14:00Z">
              <w:rPr>
                <w:shd w:val="clear" w:color="auto" w:fill="FFFFFF"/>
              </w:rPr>
            </w:rPrChange>
          </w:rPr>
          <w:t>ign-</w:t>
        </w:r>
      </w:ins>
      <w:ins w:id="513" w:author="Laxmikant Naik" w:date="2017-09-24T22:11:00Z">
        <w:r w:rsidRPr="00102974">
          <w:rPr>
            <w:rFonts w:cs="Segoe UI"/>
            <w:color w:val="222222"/>
            <w:shd w:val="clear" w:color="auto" w:fill="FFFFFF"/>
            <w:rPrChange w:id="514" w:author="Laxmikant Naik" w:date="2017-09-24T22:14:00Z">
              <w:rPr>
                <w:shd w:val="clear" w:color="auto" w:fill="FFFFFF"/>
              </w:rPr>
            </w:rPrChange>
          </w:rPr>
          <w:t>up</w:t>
        </w:r>
      </w:ins>
      <w:ins w:id="515" w:author="Laxmikant Naik" w:date="2017-09-24T22:12:00Z">
        <w:r w:rsidRPr="00102974">
          <w:rPr>
            <w:rFonts w:cs="Segoe UI"/>
            <w:color w:val="222222"/>
            <w:shd w:val="clear" w:color="auto" w:fill="FFFFFF"/>
            <w:rPrChange w:id="516" w:author="Laxmikant Naik" w:date="2017-09-24T22:14:00Z">
              <w:rPr>
                <w:shd w:val="clear" w:color="auto" w:fill="FFFFFF"/>
              </w:rPr>
            </w:rPrChange>
          </w:rPr>
          <w:t xml:space="preserve"> using </w:t>
        </w:r>
      </w:ins>
      <w:ins w:id="517" w:author="Laxmikant Naik" w:date="2017-09-24T22:13:00Z">
        <w:r w:rsidRPr="00102974">
          <w:rPr>
            <w:rFonts w:cs="Segoe UI"/>
            <w:color w:val="222222"/>
            <w:shd w:val="clear" w:color="auto" w:fill="FFFFFF"/>
            <w:rPrChange w:id="518" w:author="Laxmikant Naik" w:date="2017-09-24T22:14:00Z">
              <w:rPr>
                <w:shd w:val="clear" w:color="auto" w:fill="FFFFFF"/>
              </w:rPr>
            </w:rPrChange>
          </w:rPr>
          <w:t xml:space="preserve">local </w:t>
        </w:r>
      </w:ins>
      <w:ins w:id="519" w:author="Laxmikant Naik" w:date="2017-09-24T22:12:00Z">
        <w:r w:rsidRPr="00102974">
          <w:rPr>
            <w:rFonts w:cs="Segoe UI"/>
            <w:color w:val="222222"/>
            <w:shd w:val="clear" w:color="auto" w:fill="FFFFFF"/>
            <w:rPrChange w:id="520" w:author="Laxmikant Naik" w:date="2017-09-24T22:14:00Z">
              <w:rPr>
                <w:shd w:val="clear" w:color="auto" w:fill="FFFFFF"/>
              </w:rPr>
            </w:rPrChange>
          </w:rPr>
          <w:t>email</w:t>
        </w:r>
      </w:ins>
    </w:p>
    <w:p w14:paraId="172EC64A" w14:textId="65422E46" w:rsidR="00974F7A" w:rsidRPr="00102974" w:rsidRDefault="00102974">
      <w:pPr>
        <w:pStyle w:val="ListParagraph"/>
        <w:numPr>
          <w:ilvl w:val="0"/>
          <w:numId w:val="50"/>
        </w:numPr>
        <w:rPr>
          <w:ins w:id="521" w:author="Laxmikant Naik" w:date="2017-09-24T22:12:00Z"/>
          <w:rFonts w:cs="Segoe UI"/>
          <w:color w:val="222222"/>
          <w:shd w:val="clear" w:color="auto" w:fill="FFFFFF"/>
          <w:rPrChange w:id="522" w:author="Laxmikant Naik" w:date="2017-09-24T22:14:00Z">
            <w:rPr>
              <w:ins w:id="523" w:author="Laxmikant Naik" w:date="2017-09-24T22:12:00Z"/>
              <w:shd w:val="clear" w:color="auto" w:fill="FFFFFF"/>
            </w:rPr>
          </w:rPrChange>
        </w:rPr>
        <w:pPrChange w:id="524" w:author="Laxmikant Naik" w:date="2017-09-24T22:14:00Z">
          <w:pPr/>
        </w:pPrChange>
      </w:pPr>
      <w:ins w:id="525" w:author="Laxmikant Naik" w:date="2017-09-24T22:13:00Z">
        <w:r w:rsidRPr="00102974">
          <w:rPr>
            <w:rFonts w:cs="Segoe UI"/>
            <w:color w:val="222222"/>
            <w:shd w:val="clear" w:color="auto" w:fill="FFFFFF"/>
            <w:rPrChange w:id="526" w:author="Laxmikant Naik" w:date="2017-09-24T22:14:00Z">
              <w:rPr>
                <w:shd w:val="clear" w:color="auto" w:fill="FFFFFF"/>
              </w:rPr>
            </w:rPrChange>
          </w:rPr>
          <w:t>U</w:t>
        </w:r>
      </w:ins>
      <w:ins w:id="527" w:author="Laxmikant Naik" w:date="2017-09-24T22:12:00Z">
        <w:r w:rsidRPr="00102974">
          <w:rPr>
            <w:rFonts w:cs="Segoe UI"/>
            <w:color w:val="222222"/>
            <w:shd w:val="clear" w:color="auto" w:fill="FFFFFF"/>
            <w:rPrChange w:id="528" w:author="Laxmikant Naik" w:date="2017-09-24T22:14:00Z">
              <w:rPr>
                <w:shd w:val="clear" w:color="auto" w:fill="FFFFFF"/>
              </w:rPr>
            </w:rPrChange>
          </w:rPr>
          <w:t xml:space="preserve">ser </w:t>
        </w:r>
      </w:ins>
      <w:ins w:id="529" w:author="Laxmikant Naik" w:date="2017-09-24T22:11:00Z">
        <w:r w:rsidRPr="00102974">
          <w:rPr>
            <w:rFonts w:cs="Segoe UI"/>
            <w:color w:val="222222"/>
            <w:shd w:val="clear" w:color="auto" w:fill="FFFFFF"/>
            <w:rPrChange w:id="530" w:author="Laxmikant Naik" w:date="2017-09-24T22:14:00Z">
              <w:rPr>
                <w:shd w:val="clear" w:color="auto" w:fill="FFFFFF"/>
              </w:rPr>
            </w:rPrChange>
          </w:rPr>
          <w:t>sign-in</w:t>
        </w:r>
      </w:ins>
      <w:ins w:id="531" w:author="Laxmikant Naik" w:date="2017-09-24T22:13:00Z">
        <w:r w:rsidRPr="00102974">
          <w:rPr>
            <w:rFonts w:cs="Segoe UI"/>
            <w:color w:val="222222"/>
            <w:shd w:val="clear" w:color="auto" w:fill="FFFFFF"/>
            <w:rPrChange w:id="532" w:author="Laxmikant Naik" w:date="2017-09-24T22:14:00Z">
              <w:rPr>
                <w:shd w:val="clear" w:color="auto" w:fill="FFFFFF"/>
              </w:rPr>
            </w:rPrChange>
          </w:rPr>
          <w:t xml:space="preserve"> using registered email</w:t>
        </w:r>
      </w:ins>
    </w:p>
    <w:p w14:paraId="0BBE09AE" w14:textId="48B39E1E" w:rsidR="00102974" w:rsidRPr="00102974" w:rsidRDefault="00102974">
      <w:pPr>
        <w:pStyle w:val="ListParagraph"/>
        <w:numPr>
          <w:ilvl w:val="0"/>
          <w:numId w:val="50"/>
        </w:numPr>
        <w:rPr>
          <w:ins w:id="533" w:author="Laxmikant Naik" w:date="2017-09-24T22:12:00Z"/>
          <w:rFonts w:cs="Segoe UI"/>
          <w:color w:val="222222"/>
          <w:shd w:val="clear" w:color="auto" w:fill="FFFFFF"/>
          <w:rPrChange w:id="534" w:author="Laxmikant Naik" w:date="2017-09-24T22:14:00Z">
            <w:rPr>
              <w:ins w:id="535" w:author="Laxmikant Naik" w:date="2017-09-24T22:12:00Z"/>
              <w:shd w:val="clear" w:color="auto" w:fill="FFFFFF"/>
            </w:rPr>
          </w:rPrChange>
        </w:rPr>
        <w:pPrChange w:id="536" w:author="Laxmikant Naik" w:date="2017-09-24T22:14:00Z">
          <w:pPr/>
        </w:pPrChange>
      </w:pPr>
      <w:ins w:id="537" w:author="Laxmikant Naik" w:date="2017-09-24T22:12:00Z">
        <w:r w:rsidRPr="00102974">
          <w:rPr>
            <w:rFonts w:cs="Segoe UI"/>
            <w:color w:val="222222"/>
            <w:shd w:val="clear" w:color="auto" w:fill="FFFFFF"/>
            <w:rPrChange w:id="538" w:author="Laxmikant Naik" w:date="2017-09-24T22:14:00Z">
              <w:rPr>
                <w:shd w:val="clear" w:color="auto" w:fill="FFFFFF"/>
              </w:rPr>
            </w:rPrChange>
          </w:rPr>
          <w:t>Facebook sign-in</w:t>
        </w:r>
      </w:ins>
    </w:p>
    <w:p w14:paraId="2DC5B9F2" w14:textId="1B83C733" w:rsidR="00102974" w:rsidRPr="006278C0" w:rsidRDefault="00102974">
      <w:pPr>
        <w:pStyle w:val="ListParagraph"/>
        <w:numPr>
          <w:ilvl w:val="0"/>
          <w:numId w:val="50"/>
        </w:numPr>
        <w:rPr>
          <w:ins w:id="539" w:author="Laxmikant Naik" w:date="2017-09-24T22:51:00Z"/>
          <w:rPrChange w:id="540" w:author="Laxmikant Naik" w:date="2017-09-24T22:51:00Z">
            <w:rPr>
              <w:ins w:id="541" w:author="Laxmikant Naik" w:date="2017-09-24T22:51:00Z"/>
              <w:rFonts w:cs="Segoe UI"/>
              <w:color w:val="222222"/>
              <w:shd w:val="clear" w:color="auto" w:fill="FFFFFF"/>
            </w:rPr>
          </w:rPrChange>
        </w:rPr>
        <w:pPrChange w:id="542" w:author="Laxmikant Naik" w:date="2017-09-24T22:14:00Z">
          <w:pPr/>
        </w:pPrChange>
      </w:pPr>
      <w:ins w:id="543" w:author="Laxmikant Naik" w:date="2017-09-24T22:12:00Z">
        <w:r w:rsidRPr="00102974">
          <w:rPr>
            <w:rFonts w:cs="Segoe UI"/>
            <w:color w:val="222222"/>
            <w:shd w:val="clear" w:color="auto" w:fill="FFFFFF"/>
            <w:rPrChange w:id="544" w:author="Laxmikant Naik" w:date="2017-09-24T22:14:00Z">
              <w:rPr>
                <w:shd w:val="clear" w:color="auto" w:fill="FFFFFF"/>
              </w:rPr>
            </w:rPrChange>
          </w:rPr>
          <w:t xml:space="preserve">Google </w:t>
        </w:r>
      </w:ins>
      <w:ins w:id="545" w:author="Laxmikant Naik" w:date="2017-09-24T22:14:00Z">
        <w:r w:rsidRPr="00102974">
          <w:rPr>
            <w:rFonts w:cs="Segoe UI"/>
            <w:color w:val="222222"/>
            <w:shd w:val="clear" w:color="auto" w:fill="FFFFFF"/>
            <w:rPrChange w:id="546" w:author="Laxmikant Naik" w:date="2017-09-24T22:14:00Z">
              <w:rPr>
                <w:shd w:val="clear" w:color="auto" w:fill="FFFFFF"/>
              </w:rPr>
            </w:rPrChange>
          </w:rPr>
          <w:t>s</w:t>
        </w:r>
      </w:ins>
      <w:ins w:id="547" w:author="Laxmikant Naik" w:date="2017-09-24T22:12:00Z">
        <w:r w:rsidRPr="00102974">
          <w:rPr>
            <w:rFonts w:cs="Segoe UI"/>
            <w:color w:val="222222"/>
            <w:shd w:val="clear" w:color="auto" w:fill="FFFFFF"/>
            <w:rPrChange w:id="548" w:author="Laxmikant Naik" w:date="2017-09-24T22:14:00Z">
              <w:rPr>
                <w:shd w:val="clear" w:color="auto" w:fill="FFFFFF"/>
              </w:rPr>
            </w:rPrChange>
          </w:rPr>
          <w:t>ign-in</w:t>
        </w:r>
      </w:ins>
    </w:p>
    <w:p w14:paraId="1D4C9E03" w14:textId="60089E55" w:rsidR="00105C89" w:rsidRDefault="00105C89">
      <w:pPr>
        <w:pStyle w:val="ListParagraph"/>
        <w:numPr>
          <w:ilvl w:val="0"/>
          <w:numId w:val="0"/>
        </w:numPr>
        <w:ind w:left="1080"/>
        <w:rPr>
          <w:ins w:id="549" w:author="Laxmikant Naik" w:date="2017-09-25T12:32:00Z"/>
          <w:b/>
        </w:rPr>
        <w:pPrChange w:id="550" w:author="Laxmikant Naik" w:date="2017-09-24T23:02:00Z">
          <w:pPr/>
        </w:pPrChange>
      </w:pPr>
    </w:p>
    <w:p w14:paraId="685214CC" w14:textId="77777777" w:rsidR="00D65052" w:rsidRPr="00964A4D" w:rsidRDefault="00D65052" w:rsidP="00D65052">
      <w:pPr>
        <w:pStyle w:val="Heading3Numbered"/>
        <w:rPr>
          <w:ins w:id="551" w:author="Laxmikant Naik" w:date="2017-09-25T12:32:00Z"/>
        </w:rPr>
      </w:pPr>
      <w:ins w:id="552" w:author="Laxmikant Naik" w:date="2017-09-25T12:32:00Z">
        <w:r>
          <w:t>Local Account Sign-In</w:t>
        </w:r>
      </w:ins>
    </w:p>
    <w:p w14:paraId="297DAD1F" w14:textId="5A32089F" w:rsidR="006278C0" w:rsidRDefault="00E60654">
      <w:pPr>
        <w:ind w:left="360"/>
        <w:rPr>
          <w:ins w:id="553" w:author="Laxmikant Naik" w:date="2017-09-24T23:52:00Z"/>
        </w:rPr>
        <w:pPrChange w:id="554" w:author="Laxmikant Naik" w:date="2017-09-24T23:51:00Z">
          <w:pPr/>
        </w:pPrChange>
      </w:pPr>
      <w:ins w:id="555" w:author="Laxmikant Naik" w:date="2017-09-24T23:03:00Z">
        <w:r>
          <w:t>Claims provider section has a series of technical profile corresponding to each of the identity providers</w:t>
        </w:r>
      </w:ins>
      <w:ins w:id="556" w:author="Laxmikant Naik" w:date="2017-09-24T23:04:00Z">
        <w:r>
          <w:t>. Below technical profile “login-NonInteractive</w:t>
        </w:r>
      </w:ins>
      <w:ins w:id="557" w:author="Laxmikant Naik" w:date="2017-09-24T23:05:00Z">
        <w:r>
          <w:t>”</w:t>
        </w:r>
      </w:ins>
      <w:ins w:id="558" w:author="Laxmikant Naik" w:date="2017-09-24T23:04:00Z">
        <w:r>
          <w:t xml:space="preserve"> provides </w:t>
        </w:r>
      </w:ins>
      <w:ins w:id="559" w:author="Laxmikant Naik" w:date="2017-09-24T23:05:00Z">
        <w:r>
          <w:t xml:space="preserve">local account sign-in experience. </w:t>
        </w:r>
      </w:ins>
      <w:ins w:id="560" w:author="Laxmikant Naik" w:date="2017-09-24T23:06:00Z">
        <w:r>
          <w:t>Output claims are those that are returned by the identity provider and you may want to keep those that are applicable to your implementation.</w:t>
        </w:r>
      </w:ins>
    </w:p>
    <w:p w14:paraId="4C819154" w14:textId="080F1625" w:rsidR="00964A4D" w:rsidRDefault="00964A4D">
      <w:pPr>
        <w:ind w:left="360"/>
        <w:rPr>
          <w:ins w:id="561" w:author="Laxmikant Naik" w:date="2017-09-24T23:52:00Z"/>
        </w:rPr>
        <w:pPrChange w:id="562" w:author="Laxmikant Naik" w:date="2017-09-24T23:51:00Z">
          <w:pPr/>
        </w:pPrChange>
      </w:pPr>
    </w:p>
    <w:p w14:paraId="32DACA8E" w14:textId="77777777" w:rsidR="007528E4" w:rsidRDefault="00105C89">
      <w:pPr>
        <w:keepNext/>
        <w:ind w:left="360"/>
        <w:rPr>
          <w:ins w:id="563" w:author="Laxmikant Naik" w:date="2017-09-24T23:44:00Z"/>
        </w:rPr>
        <w:pPrChange w:id="564" w:author="Laxmikant Naik" w:date="2017-09-24T23:44:00Z">
          <w:pPr>
            <w:ind w:left="360"/>
          </w:pPr>
        </w:pPrChange>
      </w:pPr>
      <w:ins w:id="565" w:author="Laxmikant Naik" w:date="2017-09-24T22:56:00Z">
        <w:r>
          <w:rPr>
            <w:noProof/>
          </w:rPr>
          <w:lastRenderedPageBreak/>
          <w:drawing>
            <wp:inline distT="0" distB="0" distL="0" distR="0" wp14:anchorId="532E094A" wp14:editId="48F8C8D4">
              <wp:extent cx="5937885" cy="491807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4918075"/>
                      </a:xfrm>
                      <a:prstGeom prst="rect">
                        <a:avLst/>
                      </a:prstGeom>
                      <a:noFill/>
                      <a:ln>
                        <a:noFill/>
                      </a:ln>
                    </pic:spPr>
                  </pic:pic>
                </a:graphicData>
              </a:graphic>
            </wp:inline>
          </w:drawing>
        </w:r>
      </w:ins>
    </w:p>
    <w:p w14:paraId="369CF79A" w14:textId="17CF10C9" w:rsidR="006278C0" w:rsidRDefault="007528E4">
      <w:pPr>
        <w:pStyle w:val="Caption"/>
        <w:jc w:val="center"/>
        <w:rPr>
          <w:ins w:id="566" w:author="Laxmikant Naik" w:date="2017-09-25T12:32:00Z"/>
        </w:rPr>
        <w:pPrChange w:id="567" w:author="Laxmikant Naik" w:date="2017-09-24T23:44:00Z">
          <w:pPr/>
        </w:pPrChange>
      </w:pPr>
      <w:ins w:id="568" w:author="Laxmikant Naik" w:date="2017-09-24T23:44:00Z">
        <w:r>
          <w:t xml:space="preserve">Image </w:t>
        </w:r>
        <w:r>
          <w:fldChar w:fldCharType="begin"/>
        </w:r>
        <w:r>
          <w:instrText xml:space="preserve"> SEQ Image \* ARABIC </w:instrText>
        </w:r>
      </w:ins>
      <w:r>
        <w:fldChar w:fldCharType="separate"/>
      </w:r>
      <w:ins w:id="569" w:author="Laxmikant Naik" w:date="2017-09-25T17:06:00Z">
        <w:r w:rsidR="00583FBD">
          <w:rPr>
            <w:noProof/>
          </w:rPr>
          <w:t>1</w:t>
        </w:r>
      </w:ins>
      <w:ins w:id="570" w:author="Laxmikant Naik" w:date="2017-09-24T23:44:00Z">
        <w:r>
          <w:fldChar w:fldCharType="end"/>
        </w:r>
      </w:ins>
      <w:ins w:id="571" w:author="Laxmikant Naik" w:date="2017-09-24T23:45:00Z">
        <w:r>
          <w:t>: Local Account Sign-In policy section</w:t>
        </w:r>
      </w:ins>
    </w:p>
    <w:p w14:paraId="1E2423BC" w14:textId="3CDEC96F" w:rsidR="00D65052" w:rsidRPr="00964A4D" w:rsidRDefault="000011FF" w:rsidP="00D65052">
      <w:pPr>
        <w:pStyle w:val="Heading3Numbered"/>
        <w:rPr>
          <w:ins w:id="572" w:author="Laxmikant Naik" w:date="2017-09-25T12:32:00Z"/>
        </w:rPr>
      </w:pPr>
      <w:ins w:id="573" w:author="Laxmikant Naik" w:date="2017-09-25T12:32:00Z">
        <w:r>
          <w:t xml:space="preserve">Facebook </w:t>
        </w:r>
      </w:ins>
      <w:ins w:id="574" w:author="Laxmikant Naik" w:date="2017-09-25T16:35:00Z">
        <w:r>
          <w:t>S</w:t>
        </w:r>
      </w:ins>
      <w:ins w:id="575" w:author="Laxmikant Naik" w:date="2017-09-25T12:32:00Z">
        <w:r>
          <w:t>ign-</w:t>
        </w:r>
      </w:ins>
      <w:ins w:id="576" w:author="Laxmikant Naik" w:date="2017-09-25T16:36:00Z">
        <w:r>
          <w:t>I</w:t>
        </w:r>
      </w:ins>
      <w:ins w:id="577" w:author="Laxmikant Naik" w:date="2017-09-25T12:32:00Z">
        <w:r w:rsidR="00D65052">
          <w:t>n</w:t>
        </w:r>
      </w:ins>
    </w:p>
    <w:p w14:paraId="231477E7" w14:textId="433FF12D" w:rsidR="00E60654" w:rsidRDefault="00E60654">
      <w:pPr>
        <w:ind w:left="720"/>
        <w:rPr>
          <w:ins w:id="578" w:author="Laxmikant Naik" w:date="2017-09-24T23:10:00Z"/>
        </w:rPr>
        <w:pPrChange w:id="579" w:author="Laxmikant Naik" w:date="2017-09-24T23:07:00Z">
          <w:pPr/>
        </w:pPrChange>
      </w:pPr>
      <w:ins w:id="580" w:author="Laxmikant Naik" w:date="2017-09-24T23:08:00Z">
        <w:r>
          <w:t>Below technical profile corresponds to that of Facebook identity provider.</w:t>
        </w:r>
      </w:ins>
      <w:ins w:id="581" w:author="Laxmikant Naik" w:date="2017-09-24T23:17:00Z">
        <w:r w:rsidR="00D16BCB">
          <w:t xml:space="preserve"> </w:t>
        </w:r>
      </w:ins>
      <w:ins w:id="582" w:author="Laxmikant Naik" w:date="2017-09-24T23:29:00Z">
        <w:r w:rsidR="005D7583">
          <w:t xml:space="preserve">Client Id corresponds to </w:t>
        </w:r>
      </w:ins>
      <w:ins w:id="583" w:author="Laxmikant Naik" w:date="2017-09-24T23:30:00Z">
        <w:r w:rsidR="005D7583">
          <w:t>the App</w:t>
        </w:r>
      </w:ins>
      <w:ins w:id="584" w:author="Laxmikant Naik" w:date="2017-09-24T23:29:00Z">
        <w:r w:rsidR="005D7583">
          <w:t xml:space="preserve"> ID that you setup in Facebook</w:t>
        </w:r>
      </w:ins>
      <w:ins w:id="585" w:author="Laxmikant Naik" w:date="2017-09-24T23:30:00Z">
        <w:r w:rsidR="005D7583">
          <w:t xml:space="preserve"> and goes as a direct text in the policy.</w:t>
        </w:r>
      </w:ins>
      <w:ins w:id="586" w:author="Laxmikant Naik" w:date="2017-09-24T23:33:00Z">
        <w:r w:rsidR="005D7583">
          <w:t xml:space="preserve"> The</w:t>
        </w:r>
      </w:ins>
      <w:ins w:id="587" w:author="Laxmikant Naik" w:date="2017-09-24T23:31:00Z">
        <w:r w:rsidR="005D7583">
          <w:t xml:space="preserve"> “client_secret” </w:t>
        </w:r>
      </w:ins>
      <w:ins w:id="588" w:author="Laxmikant Naik" w:date="2017-09-24T23:32:00Z">
        <w:r w:rsidR="005D7583">
          <w:t>corresponds to the App Sec</w:t>
        </w:r>
      </w:ins>
      <w:ins w:id="589" w:author="Laxmikant Naik" w:date="2017-09-24T23:33:00Z">
        <w:r w:rsidR="005D7583">
          <w:t>ret provided by the Facebook app. This is provided as a key name</w:t>
        </w:r>
      </w:ins>
      <w:ins w:id="590" w:author="Laxmikant Naik" w:date="2017-09-24T23:34:00Z">
        <w:r w:rsidR="005D7583">
          <w:t xml:space="preserve"> “B2C_1A_FacebookSecret” in the custom policy and not direct text.</w:t>
        </w:r>
      </w:ins>
      <w:ins w:id="591" w:author="Laxmikant Naik" w:date="2017-09-24T23:35:00Z">
        <w:r w:rsidR="005D7583">
          <w:t xml:space="preserve"> The key itself is created in the B2C tenant with the value </w:t>
        </w:r>
      </w:ins>
      <w:ins w:id="592" w:author="Laxmikant Naik" w:date="2017-09-24T23:36:00Z">
        <w:r w:rsidR="005D7583">
          <w:t>extracted</w:t>
        </w:r>
      </w:ins>
      <w:ins w:id="593" w:author="Laxmikant Naik" w:date="2017-09-24T23:35:00Z">
        <w:r w:rsidR="005D7583">
          <w:t xml:space="preserve"> </w:t>
        </w:r>
      </w:ins>
      <w:ins w:id="594" w:author="Laxmikant Naik" w:date="2017-09-24T23:49:00Z">
        <w:r w:rsidR="00964A4D">
          <w:t>from Facebook</w:t>
        </w:r>
      </w:ins>
      <w:ins w:id="595" w:author="Laxmikant Naik" w:date="2017-09-24T23:36:00Z">
        <w:r w:rsidR="005D7583">
          <w:t xml:space="preserve"> app.</w:t>
        </w:r>
      </w:ins>
    </w:p>
    <w:p w14:paraId="769F25A8" w14:textId="77777777" w:rsidR="001D036D" w:rsidRDefault="00E60654">
      <w:pPr>
        <w:keepNext/>
        <w:ind w:left="432"/>
        <w:rPr>
          <w:ins w:id="596" w:author="Laxmikant Naik" w:date="2017-09-25T13:46:00Z"/>
        </w:rPr>
        <w:pPrChange w:id="597" w:author="Laxmikant Naik" w:date="2017-09-25T13:46:00Z">
          <w:pPr>
            <w:ind w:left="432"/>
          </w:pPr>
        </w:pPrChange>
      </w:pPr>
      <w:ins w:id="598" w:author="Laxmikant Naik" w:date="2017-09-24T23:17:00Z">
        <w:r>
          <w:rPr>
            <w:noProof/>
          </w:rPr>
          <w:lastRenderedPageBreak/>
          <w:drawing>
            <wp:inline distT="0" distB="0" distL="0" distR="0" wp14:anchorId="5CCEFE61" wp14:editId="1DD77DE7">
              <wp:extent cx="5943600" cy="4724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ins>
    </w:p>
    <w:p w14:paraId="543ED867" w14:textId="74C246F9" w:rsidR="00E60654" w:rsidRDefault="001D036D">
      <w:pPr>
        <w:pStyle w:val="Caption"/>
        <w:jc w:val="center"/>
        <w:rPr>
          <w:ins w:id="599" w:author="Laxmikant Naik" w:date="2017-09-24T23:24:00Z"/>
        </w:rPr>
        <w:pPrChange w:id="600" w:author="Laxmikant Naik" w:date="2017-09-25T13:46:00Z">
          <w:pPr/>
        </w:pPrChange>
      </w:pPr>
      <w:ins w:id="601" w:author="Laxmikant Naik" w:date="2017-09-25T13:46:00Z">
        <w:r>
          <w:t xml:space="preserve">Image </w:t>
        </w:r>
        <w:r>
          <w:fldChar w:fldCharType="begin"/>
        </w:r>
        <w:r>
          <w:instrText xml:space="preserve"> SEQ Image \* ARABIC </w:instrText>
        </w:r>
      </w:ins>
      <w:r>
        <w:fldChar w:fldCharType="separate"/>
      </w:r>
      <w:ins w:id="602" w:author="Laxmikant Naik" w:date="2017-09-25T17:06:00Z">
        <w:r w:rsidR="00583FBD">
          <w:rPr>
            <w:noProof/>
          </w:rPr>
          <w:t>2</w:t>
        </w:r>
      </w:ins>
      <w:ins w:id="603" w:author="Laxmikant Naik" w:date="2017-09-25T13:46:00Z">
        <w:r>
          <w:fldChar w:fldCharType="end"/>
        </w:r>
        <w:r>
          <w:t>: Facebook technical profile</w:t>
        </w:r>
      </w:ins>
    </w:p>
    <w:p w14:paraId="51415279" w14:textId="17722CB0" w:rsidR="00D16BCB" w:rsidRDefault="007528E4">
      <w:pPr>
        <w:ind w:left="720"/>
        <w:rPr>
          <w:ins w:id="604" w:author="Laxmikant Naik" w:date="2017-09-24T23:24:00Z"/>
        </w:rPr>
        <w:pPrChange w:id="605" w:author="Laxmikant Naik" w:date="2017-09-24T23:07:00Z">
          <w:pPr/>
        </w:pPrChange>
      </w:pPr>
      <w:ins w:id="606" w:author="Laxmikant Naik" w:date="2017-09-24T23:40:00Z">
        <w:r>
          <w:t xml:space="preserve">The App ID and App Secret can be found on the </w:t>
        </w:r>
      </w:ins>
      <w:ins w:id="607" w:author="Laxmikant Naik" w:date="2017-09-24T23:41:00Z">
        <w:r>
          <w:t xml:space="preserve">basic settings page of your Facebook App setup as an Identity provider. Please </w:t>
        </w:r>
      </w:ins>
      <w:ins w:id="608" w:author="Laxmikant Naik" w:date="2017-09-24T23:42:00Z">
        <w:r>
          <w:t>follow</w:t>
        </w:r>
      </w:ins>
      <w:ins w:id="609" w:author="Laxmikant Naik" w:date="2017-09-24T23:41:00Z">
        <w:r>
          <w:t xml:space="preserve"> </w:t>
        </w:r>
      </w:ins>
      <w:ins w:id="610" w:author="Laxmikant Naik" w:date="2017-09-24T23:43:00Z">
        <w:r>
          <w:fldChar w:fldCharType="begin"/>
        </w:r>
        <w:r>
          <w:instrText xml:space="preserve"> HYPERLINK "https://docs.microsoft.com/en-us/azure/active-directory-b2c/active-directory-b2c-setup-fb-app" </w:instrText>
        </w:r>
        <w:r>
          <w:fldChar w:fldCharType="separate"/>
        </w:r>
        <w:r w:rsidRPr="007528E4">
          <w:rPr>
            <w:rStyle w:val="Hyperlink"/>
          </w:rPr>
          <w:t>this</w:t>
        </w:r>
        <w:r>
          <w:fldChar w:fldCharType="end"/>
        </w:r>
      </w:ins>
      <w:ins w:id="611" w:author="Laxmikant Naik" w:date="2017-09-24T23:41:00Z">
        <w:r>
          <w:t xml:space="preserve"> link </w:t>
        </w:r>
      </w:ins>
      <w:ins w:id="612" w:author="Laxmikant Naik" w:date="2017-09-24T23:43:00Z">
        <w:r>
          <w:t>to setup Facebook as an Identity provider.</w:t>
        </w:r>
      </w:ins>
    </w:p>
    <w:p w14:paraId="7FAA42CA" w14:textId="143937B8" w:rsidR="00D16BCB" w:rsidRDefault="00D16BCB">
      <w:pPr>
        <w:ind w:left="720"/>
        <w:rPr>
          <w:ins w:id="613" w:author="Laxmikant Naik" w:date="2017-09-24T23:24:00Z"/>
        </w:rPr>
        <w:pPrChange w:id="614" w:author="Laxmikant Naik" w:date="2017-09-24T23:07:00Z">
          <w:pPr/>
        </w:pPrChange>
      </w:pPr>
    </w:p>
    <w:p w14:paraId="67628F55" w14:textId="77777777" w:rsidR="007528E4" w:rsidRDefault="00D16BCB">
      <w:pPr>
        <w:keepNext/>
        <w:ind w:left="720"/>
        <w:rPr>
          <w:ins w:id="615" w:author="Laxmikant Naik" w:date="2017-09-24T23:47:00Z"/>
        </w:rPr>
        <w:pPrChange w:id="616" w:author="Laxmikant Naik" w:date="2017-09-25T12:34:00Z">
          <w:pPr>
            <w:ind w:left="432"/>
          </w:pPr>
        </w:pPrChange>
      </w:pPr>
      <w:ins w:id="617" w:author="Laxmikant Naik" w:date="2017-09-24T23:24:00Z">
        <w:r>
          <w:rPr>
            <w:noProof/>
          </w:rPr>
          <w:lastRenderedPageBreak/>
          <w:drawing>
            <wp:inline distT="0" distB="0" distL="0" distR="0" wp14:anchorId="1373FF7A" wp14:editId="2E8F89F5">
              <wp:extent cx="5943600" cy="17640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1764030"/>
                      </a:xfrm>
                      <a:prstGeom prst="rect">
                        <a:avLst/>
                      </a:prstGeom>
                      <a:noFill/>
                      <a:ln>
                        <a:noFill/>
                      </a:ln>
                    </pic:spPr>
                  </pic:pic>
                </a:graphicData>
              </a:graphic>
            </wp:inline>
          </w:drawing>
        </w:r>
      </w:ins>
    </w:p>
    <w:p w14:paraId="721B54A6" w14:textId="06FD141B" w:rsidR="00D16BCB" w:rsidRDefault="007528E4">
      <w:pPr>
        <w:pStyle w:val="Caption"/>
        <w:jc w:val="center"/>
        <w:rPr>
          <w:ins w:id="618" w:author="Laxmikant Naik" w:date="2017-09-24T23:26:00Z"/>
        </w:rPr>
        <w:pPrChange w:id="619" w:author="Laxmikant Naik" w:date="2017-09-24T23:48:00Z">
          <w:pPr/>
        </w:pPrChange>
      </w:pPr>
      <w:ins w:id="620" w:author="Laxmikant Naik" w:date="2017-09-24T23:47:00Z">
        <w:r>
          <w:t xml:space="preserve">Image </w:t>
        </w:r>
        <w:r>
          <w:fldChar w:fldCharType="begin"/>
        </w:r>
        <w:r>
          <w:instrText xml:space="preserve"> SEQ Image \* ARABIC </w:instrText>
        </w:r>
      </w:ins>
      <w:r>
        <w:fldChar w:fldCharType="separate"/>
      </w:r>
      <w:ins w:id="621" w:author="Laxmikant Naik" w:date="2017-09-25T17:06:00Z">
        <w:r w:rsidR="00583FBD">
          <w:rPr>
            <w:noProof/>
          </w:rPr>
          <w:t>3</w:t>
        </w:r>
      </w:ins>
      <w:ins w:id="622" w:author="Laxmikant Naik" w:date="2017-09-24T23:47:00Z">
        <w:r>
          <w:fldChar w:fldCharType="end"/>
        </w:r>
        <w:r>
          <w:t>: Facebook App ID and Secret</w:t>
        </w:r>
      </w:ins>
    </w:p>
    <w:p w14:paraId="3910AE91" w14:textId="77777777" w:rsidR="00964A4D" w:rsidRDefault="00D16BCB">
      <w:pPr>
        <w:keepNext/>
        <w:ind w:left="720"/>
        <w:rPr>
          <w:ins w:id="623" w:author="Laxmikant Naik" w:date="2017-09-24T23:48:00Z"/>
        </w:rPr>
        <w:pPrChange w:id="624" w:author="Laxmikant Naik" w:date="2017-09-24T23:48:00Z">
          <w:pPr>
            <w:ind w:left="720"/>
          </w:pPr>
        </w:pPrChange>
      </w:pPr>
      <w:ins w:id="625" w:author="Laxmikant Naik" w:date="2017-09-24T23:26:00Z">
        <w:r>
          <w:rPr>
            <w:noProof/>
          </w:rPr>
          <w:drawing>
            <wp:inline distT="0" distB="0" distL="0" distR="0" wp14:anchorId="59C69A75" wp14:editId="7BB8364E">
              <wp:extent cx="5943600" cy="213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ins>
    </w:p>
    <w:p w14:paraId="6FDFF95B" w14:textId="5E78D9A5" w:rsidR="00D16BCB" w:rsidRDefault="00964A4D">
      <w:pPr>
        <w:pStyle w:val="Caption"/>
        <w:jc w:val="center"/>
        <w:rPr>
          <w:ins w:id="626" w:author="Laxmikant Naik" w:date="2017-09-24T23:49:00Z"/>
        </w:rPr>
        <w:pPrChange w:id="627" w:author="Laxmikant Naik" w:date="2017-09-24T23:48:00Z">
          <w:pPr/>
        </w:pPrChange>
      </w:pPr>
      <w:ins w:id="628" w:author="Laxmikant Naik" w:date="2017-09-24T23:48:00Z">
        <w:r>
          <w:t xml:space="preserve">Image </w:t>
        </w:r>
        <w:r>
          <w:fldChar w:fldCharType="begin"/>
        </w:r>
        <w:r>
          <w:instrText xml:space="preserve"> SEQ Image \* ARABIC </w:instrText>
        </w:r>
      </w:ins>
      <w:r>
        <w:fldChar w:fldCharType="separate"/>
      </w:r>
      <w:ins w:id="629" w:author="Laxmikant Naik" w:date="2017-09-25T17:06:00Z">
        <w:r w:rsidR="00583FBD">
          <w:rPr>
            <w:noProof/>
          </w:rPr>
          <w:t>4</w:t>
        </w:r>
      </w:ins>
      <w:ins w:id="630" w:author="Laxmikant Naik" w:date="2017-09-24T23:48:00Z">
        <w:r>
          <w:fldChar w:fldCharType="end"/>
        </w:r>
        <w:r>
          <w:t>: Facebook App redirect URIs</w:t>
        </w:r>
      </w:ins>
    </w:p>
    <w:p w14:paraId="0EE8D3DD" w14:textId="106346BF" w:rsidR="00D65052" w:rsidRPr="00964A4D" w:rsidRDefault="000011FF" w:rsidP="00D65052">
      <w:pPr>
        <w:pStyle w:val="Heading3Numbered"/>
        <w:rPr>
          <w:ins w:id="631" w:author="Laxmikant Naik" w:date="2017-09-25T12:33:00Z"/>
        </w:rPr>
      </w:pPr>
      <w:ins w:id="632" w:author="Laxmikant Naik" w:date="2017-09-25T12:33:00Z">
        <w:r>
          <w:t xml:space="preserve">Google </w:t>
        </w:r>
      </w:ins>
      <w:ins w:id="633" w:author="Laxmikant Naik" w:date="2017-09-25T16:36:00Z">
        <w:r>
          <w:t>S</w:t>
        </w:r>
      </w:ins>
      <w:ins w:id="634" w:author="Laxmikant Naik" w:date="2017-09-25T12:33:00Z">
        <w:r w:rsidR="00D65052">
          <w:t>ign-</w:t>
        </w:r>
      </w:ins>
      <w:ins w:id="635" w:author="Laxmikant Naik" w:date="2017-09-25T16:36:00Z">
        <w:r>
          <w:t>I</w:t>
        </w:r>
      </w:ins>
      <w:ins w:id="636" w:author="Laxmikant Naik" w:date="2017-09-25T12:33:00Z">
        <w:r w:rsidR="00D65052">
          <w:t>n</w:t>
        </w:r>
      </w:ins>
    </w:p>
    <w:p w14:paraId="25D84401" w14:textId="02D35AA0" w:rsidR="00447C97" w:rsidRDefault="00964A4D" w:rsidP="00447C97">
      <w:pPr>
        <w:ind w:left="720"/>
        <w:rPr>
          <w:ins w:id="637" w:author="Laxmikant Naik" w:date="2017-09-25T13:37:00Z"/>
        </w:rPr>
      </w:pPr>
      <w:ins w:id="638" w:author="Laxmikant Naik" w:date="2017-09-24T23:49:00Z">
        <w:r>
          <w:t xml:space="preserve">Below technical profile corresponds to that of </w:t>
        </w:r>
      </w:ins>
      <w:ins w:id="639" w:author="Laxmikant Naik" w:date="2017-09-25T12:35:00Z">
        <w:r w:rsidR="00D65052">
          <w:t>Google</w:t>
        </w:r>
      </w:ins>
      <w:ins w:id="640" w:author="Laxmikant Naik" w:date="2017-09-24T23:49:00Z">
        <w:r>
          <w:t xml:space="preserve"> identity provider</w:t>
        </w:r>
      </w:ins>
      <w:ins w:id="641" w:author="Laxmikant Naik" w:date="2017-09-25T12:41:00Z">
        <w:r w:rsidR="0079517C">
          <w:t xml:space="preserve">. </w:t>
        </w:r>
      </w:ins>
      <w:ins w:id="642" w:author="Laxmikant Naik" w:date="2017-09-25T13:36:00Z">
        <w:r w:rsidR="00447C97">
          <w:t>Like</w:t>
        </w:r>
      </w:ins>
      <w:ins w:id="643" w:author="Laxmikant Naik" w:date="2017-09-25T12:41:00Z">
        <w:r w:rsidR="0079517C">
          <w:t xml:space="preserve"> Facebook, client_id field </w:t>
        </w:r>
      </w:ins>
      <w:ins w:id="644" w:author="Laxmikant Naik" w:date="2017-09-25T12:42:00Z">
        <w:r w:rsidR="0079517C">
          <w:t xml:space="preserve">is </w:t>
        </w:r>
      </w:ins>
      <w:ins w:id="645" w:author="Laxmikant Naik" w:date="2017-09-25T12:43:00Z">
        <w:r w:rsidR="0079517C">
          <w:t xml:space="preserve">extracted from the </w:t>
        </w:r>
      </w:ins>
      <w:ins w:id="646" w:author="Laxmikant Naik" w:date="2017-09-25T13:30:00Z">
        <w:r w:rsidR="00447C97">
          <w:t>Web Application you create in Google</w:t>
        </w:r>
      </w:ins>
      <w:ins w:id="647" w:author="Laxmikant Naik" w:date="2017-09-25T13:41:00Z">
        <w:r w:rsidR="001D036D">
          <w:t xml:space="preserve"> and </w:t>
        </w:r>
      </w:ins>
      <w:ins w:id="648" w:author="Laxmikant Naik" w:date="2017-09-25T13:42:00Z">
        <w:r w:rsidR="001D036D">
          <w:t xml:space="preserve">is recorded as a clear text in custom policy. </w:t>
        </w:r>
      </w:ins>
      <w:ins w:id="649" w:author="Laxmikant Naik" w:date="2017-09-25T13:35:00Z">
        <w:r w:rsidR="00447C97">
          <w:t xml:space="preserve">Follow </w:t>
        </w:r>
        <w:r w:rsidR="00447C97">
          <w:fldChar w:fldCharType="begin"/>
        </w:r>
        <w:r w:rsidR="00447C97">
          <w:instrText xml:space="preserve"> HYPERLINK "https://docs.microsoft.com/en-us/azure/active-directory-b2c/active-directory-b2c-custom-setup-goog-idp" </w:instrText>
        </w:r>
        <w:r w:rsidR="00447C97">
          <w:fldChar w:fldCharType="separate"/>
        </w:r>
        <w:r w:rsidR="00447C97" w:rsidRPr="00447C97">
          <w:rPr>
            <w:rStyle w:val="Hyperlink"/>
          </w:rPr>
          <w:t>this</w:t>
        </w:r>
        <w:r w:rsidR="00447C97">
          <w:fldChar w:fldCharType="end"/>
        </w:r>
        <w:r w:rsidR="00447C97">
          <w:t xml:space="preserve"> link to setup Google Identity </w:t>
        </w:r>
      </w:ins>
      <w:ins w:id="650" w:author="Laxmikant Naik" w:date="2017-09-25T13:36:00Z">
        <w:r w:rsidR="00447C97">
          <w:t>Provider</w:t>
        </w:r>
      </w:ins>
      <w:ins w:id="651" w:author="Laxmikant Naik" w:date="2017-09-25T13:35:00Z">
        <w:r w:rsidR="00447C97">
          <w:t xml:space="preserve"> Application.</w:t>
        </w:r>
      </w:ins>
      <w:ins w:id="652" w:author="Laxmikant Naik" w:date="2017-09-25T13:37:00Z">
        <w:r w:rsidR="00447C97">
          <w:t xml:space="preserve"> The “client_secret” corresponds to the App Secret provided by the Google app. This is </w:t>
        </w:r>
      </w:ins>
      <w:ins w:id="653" w:author="Laxmikant Naik" w:date="2017-09-25T13:39:00Z">
        <w:r w:rsidR="001D036D">
          <w:t>recorded</w:t>
        </w:r>
      </w:ins>
      <w:ins w:id="654" w:author="Laxmikant Naik" w:date="2017-09-25T13:37:00Z">
        <w:r w:rsidR="00447C97">
          <w:t xml:space="preserve"> as a </w:t>
        </w:r>
      </w:ins>
      <w:ins w:id="655" w:author="Laxmikant Naik" w:date="2017-09-25T13:44:00Z">
        <w:r w:rsidR="001D036D">
          <w:t xml:space="preserve">placeholder </w:t>
        </w:r>
      </w:ins>
      <w:ins w:id="656" w:author="Laxmikant Naik" w:date="2017-09-25T13:37:00Z">
        <w:r w:rsidR="00447C97">
          <w:t xml:space="preserve">key </w:t>
        </w:r>
      </w:ins>
      <w:ins w:id="657" w:author="Laxmikant Naik" w:date="2017-09-25T13:44:00Z">
        <w:r w:rsidR="001D036D">
          <w:t>(</w:t>
        </w:r>
      </w:ins>
      <w:ins w:id="658" w:author="Laxmikant Naik" w:date="2017-09-25T13:37:00Z">
        <w:r w:rsidR="00447C97">
          <w:t>name</w:t>
        </w:r>
      </w:ins>
      <w:ins w:id="659" w:author="Laxmikant Naik" w:date="2017-09-25T13:39:00Z">
        <w:r w:rsidR="001D036D">
          <w:t>d</w:t>
        </w:r>
      </w:ins>
      <w:ins w:id="660" w:author="Laxmikant Naik" w:date="2017-09-25T13:37:00Z">
        <w:r w:rsidR="00447C97">
          <w:t xml:space="preserve"> “B2C_1A_</w:t>
        </w:r>
      </w:ins>
      <w:ins w:id="661" w:author="Laxmikant Naik" w:date="2017-09-25T13:39:00Z">
        <w:r w:rsidR="001D036D">
          <w:t>Google</w:t>
        </w:r>
      </w:ins>
      <w:ins w:id="662" w:author="Laxmikant Naik" w:date="2017-09-25T13:37:00Z">
        <w:r w:rsidR="00447C97">
          <w:t>Secret”</w:t>
        </w:r>
      </w:ins>
      <w:ins w:id="663" w:author="Laxmikant Naik" w:date="2017-09-25T13:44:00Z">
        <w:r w:rsidR="001D036D">
          <w:t>)</w:t>
        </w:r>
      </w:ins>
      <w:ins w:id="664" w:author="Laxmikant Naik" w:date="2017-09-25T13:37:00Z">
        <w:r w:rsidR="00447C97">
          <w:t xml:space="preserve"> in the custom policy</w:t>
        </w:r>
      </w:ins>
      <w:ins w:id="665" w:author="Laxmikant Naik" w:date="2017-09-25T13:39:00Z">
        <w:r w:rsidR="001D036D">
          <w:t xml:space="preserve">’s </w:t>
        </w:r>
      </w:ins>
      <w:ins w:id="666" w:author="Laxmikant Naik" w:date="2017-09-25T13:40:00Z">
        <w:r w:rsidR="001D036D">
          <w:t xml:space="preserve">“StorageReferenceId” </w:t>
        </w:r>
      </w:ins>
      <w:ins w:id="667" w:author="Laxmikant Naik" w:date="2017-09-25T13:37:00Z">
        <w:r w:rsidR="00447C97">
          <w:t xml:space="preserve">and not direct text. The key itself is created in the B2C tenant with the value extracted from </w:t>
        </w:r>
      </w:ins>
      <w:ins w:id="668" w:author="Laxmikant Naik" w:date="2017-09-25T13:40:00Z">
        <w:r w:rsidR="001D036D">
          <w:t>G</w:t>
        </w:r>
      </w:ins>
      <w:ins w:id="669" w:author="Laxmikant Naik" w:date="2017-09-25T13:41:00Z">
        <w:r w:rsidR="001D036D">
          <w:t>oogle</w:t>
        </w:r>
      </w:ins>
      <w:ins w:id="670" w:author="Laxmikant Naik" w:date="2017-09-25T13:37:00Z">
        <w:r w:rsidR="00447C97">
          <w:t xml:space="preserve"> app.</w:t>
        </w:r>
      </w:ins>
    </w:p>
    <w:p w14:paraId="5D27F0AC" w14:textId="3D2C454B" w:rsidR="00D65052" w:rsidRDefault="00D65052">
      <w:pPr>
        <w:ind w:left="720"/>
        <w:rPr>
          <w:ins w:id="671" w:author="Laxmikant Naik" w:date="2017-09-25T13:36:00Z"/>
        </w:rPr>
        <w:pPrChange w:id="672" w:author="Laxmikant Naik" w:date="2017-09-24T23:49:00Z">
          <w:pPr/>
        </w:pPrChange>
      </w:pPr>
    </w:p>
    <w:p w14:paraId="357C06EF" w14:textId="22064B5B" w:rsidR="00447C97" w:rsidRDefault="00447C97">
      <w:pPr>
        <w:ind w:left="720"/>
        <w:rPr>
          <w:ins w:id="673" w:author="Laxmikant Naik" w:date="2017-09-25T13:36:00Z"/>
        </w:rPr>
        <w:pPrChange w:id="674" w:author="Laxmikant Naik" w:date="2017-09-24T23:49:00Z">
          <w:pPr/>
        </w:pPrChange>
      </w:pPr>
    </w:p>
    <w:p w14:paraId="5BE72656" w14:textId="77777777" w:rsidR="001D036D" w:rsidRDefault="00447C97">
      <w:pPr>
        <w:keepNext/>
        <w:ind w:left="432"/>
        <w:rPr>
          <w:ins w:id="675" w:author="Laxmikant Naik" w:date="2017-09-25T13:47:00Z"/>
        </w:rPr>
        <w:pPrChange w:id="676" w:author="Laxmikant Naik" w:date="2017-09-25T13:47:00Z">
          <w:pPr>
            <w:ind w:left="432"/>
          </w:pPr>
        </w:pPrChange>
      </w:pPr>
      <w:ins w:id="677" w:author="Laxmikant Naik" w:date="2017-09-25T13:36:00Z">
        <w:r>
          <w:rPr>
            <w:noProof/>
          </w:rPr>
          <w:lastRenderedPageBreak/>
          <w:drawing>
            <wp:inline distT="0" distB="0" distL="0" distR="0" wp14:anchorId="1963353B" wp14:editId="372FAE93">
              <wp:extent cx="5943600" cy="4800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800600"/>
                      </a:xfrm>
                      <a:prstGeom prst="rect">
                        <a:avLst/>
                      </a:prstGeom>
                      <a:noFill/>
                      <a:ln>
                        <a:noFill/>
                      </a:ln>
                    </pic:spPr>
                  </pic:pic>
                </a:graphicData>
              </a:graphic>
            </wp:inline>
          </w:drawing>
        </w:r>
      </w:ins>
    </w:p>
    <w:p w14:paraId="6685B8C0" w14:textId="2D14CC78" w:rsidR="00447C97" w:rsidRDefault="001D036D">
      <w:pPr>
        <w:pStyle w:val="Caption"/>
        <w:jc w:val="center"/>
        <w:rPr>
          <w:ins w:id="678" w:author="Laxmikant Naik" w:date="2017-09-25T12:41:00Z"/>
        </w:rPr>
        <w:pPrChange w:id="679" w:author="Laxmikant Naik" w:date="2017-09-25T13:47:00Z">
          <w:pPr/>
        </w:pPrChange>
      </w:pPr>
      <w:ins w:id="680" w:author="Laxmikant Naik" w:date="2017-09-25T13:47:00Z">
        <w:r>
          <w:t xml:space="preserve">Image </w:t>
        </w:r>
        <w:r>
          <w:fldChar w:fldCharType="begin"/>
        </w:r>
        <w:r>
          <w:instrText xml:space="preserve"> SEQ Image \* ARABIC </w:instrText>
        </w:r>
      </w:ins>
      <w:r>
        <w:fldChar w:fldCharType="separate"/>
      </w:r>
      <w:ins w:id="681" w:author="Laxmikant Naik" w:date="2017-09-25T17:06:00Z">
        <w:r w:rsidR="00583FBD">
          <w:rPr>
            <w:noProof/>
          </w:rPr>
          <w:t>5</w:t>
        </w:r>
      </w:ins>
      <w:ins w:id="682" w:author="Laxmikant Naik" w:date="2017-09-25T13:47:00Z">
        <w:r>
          <w:fldChar w:fldCharType="end"/>
        </w:r>
        <w:r>
          <w:t>: Google technical profile</w:t>
        </w:r>
      </w:ins>
    </w:p>
    <w:p w14:paraId="733CA769" w14:textId="370AC2C0" w:rsidR="00D65052" w:rsidRDefault="00D65052">
      <w:pPr>
        <w:ind w:left="720"/>
        <w:rPr>
          <w:ins w:id="683" w:author="Laxmikant Naik" w:date="2017-09-25T13:52:00Z"/>
        </w:rPr>
        <w:pPrChange w:id="684" w:author="Laxmikant Naik" w:date="2017-09-24T23:49:00Z">
          <w:pPr/>
        </w:pPrChange>
      </w:pPr>
    </w:p>
    <w:p w14:paraId="2F63B5A5" w14:textId="77777777" w:rsidR="002D0DB7" w:rsidRDefault="001D036D">
      <w:pPr>
        <w:keepNext/>
        <w:ind w:left="432"/>
        <w:rPr>
          <w:ins w:id="685" w:author="Laxmikant Naik" w:date="2017-09-25T13:54:00Z"/>
        </w:rPr>
        <w:pPrChange w:id="686" w:author="Laxmikant Naik" w:date="2017-09-25T13:54:00Z">
          <w:pPr>
            <w:ind w:left="432"/>
          </w:pPr>
        </w:pPrChange>
      </w:pPr>
      <w:ins w:id="687" w:author="Laxmikant Naik" w:date="2017-09-25T13:52:00Z">
        <w:r>
          <w:rPr>
            <w:noProof/>
          </w:rPr>
          <w:lastRenderedPageBreak/>
          <w:drawing>
            <wp:inline distT="0" distB="0" distL="0" distR="0" wp14:anchorId="75CCA9C5" wp14:editId="70C2E212">
              <wp:extent cx="5943600" cy="4038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ins>
    </w:p>
    <w:p w14:paraId="32DE049C" w14:textId="45608498" w:rsidR="001D036D" w:rsidRDefault="002D0DB7">
      <w:pPr>
        <w:pStyle w:val="Caption"/>
        <w:jc w:val="center"/>
        <w:rPr>
          <w:ins w:id="688" w:author="Laxmikant Naik" w:date="2017-09-25T14:43:00Z"/>
        </w:rPr>
        <w:pPrChange w:id="689" w:author="Laxmikant Naik" w:date="2017-09-25T13:54:00Z">
          <w:pPr/>
        </w:pPrChange>
      </w:pPr>
      <w:ins w:id="690" w:author="Laxmikant Naik" w:date="2017-09-25T13:54:00Z">
        <w:r>
          <w:t xml:space="preserve">Image </w:t>
        </w:r>
        <w:r>
          <w:fldChar w:fldCharType="begin"/>
        </w:r>
        <w:r>
          <w:instrText xml:space="preserve"> SEQ Image \* ARABIC </w:instrText>
        </w:r>
      </w:ins>
      <w:r>
        <w:fldChar w:fldCharType="separate"/>
      </w:r>
      <w:ins w:id="691" w:author="Laxmikant Naik" w:date="2017-09-25T17:06:00Z">
        <w:r w:rsidR="00583FBD">
          <w:rPr>
            <w:noProof/>
          </w:rPr>
          <w:t>6</w:t>
        </w:r>
      </w:ins>
      <w:ins w:id="692" w:author="Laxmikant Naik" w:date="2017-09-25T13:54:00Z">
        <w:r>
          <w:fldChar w:fldCharType="end"/>
        </w:r>
        <w:r>
          <w:t>: Google client ID &amp; secret</w:t>
        </w:r>
      </w:ins>
    </w:p>
    <w:p w14:paraId="537D7ED5" w14:textId="4A2F8C34" w:rsidR="00205589" w:rsidRDefault="00205589" w:rsidP="00205589">
      <w:pPr>
        <w:rPr>
          <w:ins w:id="693" w:author="Laxmikant Naik" w:date="2017-09-25T14:43:00Z"/>
        </w:rPr>
      </w:pPr>
    </w:p>
    <w:p w14:paraId="1D228A9F" w14:textId="209DC4EE" w:rsidR="00205589" w:rsidRDefault="00AE4481">
      <w:pPr>
        <w:pStyle w:val="Heading3Numbered"/>
        <w:rPr>
          <w:ins w:id="694" w:author="Laxmikant Naik" w:date="2017-09-25T14:44:00Z"/>
        </w:rPr>
        <w:pPrChange w:id="695" w:author="Laxmikant Naik" w:date="2017-09-25T14:44:00Z">
          <w:pPr/>
        </w:pPrChange>
      </w:pPr>
      <w:ins w:id="696" w:author="Laxmikant Naik" w:date="2017-09-25T14:43:00Z">
        <w:r>
          <w:t>Invoke RESTful APIs</w:t>
        </w:r>
      </w:ins>
    </w:p>
    <w:p w14:paraId="5F98A784" w14:textId="0F091DEC" w:rsidR="00AE4481" w:rsidRDefault="00AE4481">
      <w:pPr>
        <w:rPr>
          <w:ins w:id="697" w:author="Laxmikant Naik" w:date="2017-09-25T15:13:00Z"/>
        </w:rPr>
      </w:pPr>
      <w:ins w:id="698" w:author="Laxmikant Naik" w:date="2017-09-25T14:45:00Z">
        <w:r>
          <w:t xml:space="preserve">Custom policies provide an ability to invoke RESTful APIs </w:t>
        </w:r>
      </w:ins>
      <w:ins w:id="699" w:author="Laxmikant Naik" w:date="2017-09-25T14:46:00Z">
        <w:r>
          <w:t xml:space="preserve">that </w:t>
        </w:r>
      </w:ins>
      <w:ins w:id="700" w:author="Laxmikant Naik" w:date="2017-09-25T15:02:00Z">
        <w:r w:rsidR="006370B7">
          <w:t>extends</w:t>
        </w:r>
      </w:ins>
      <w:ins w:id="701" w:author="Laxmikant Naik" w:date="2017-09-25T14:46:00Z">
        <w:r>
          <w:t xml:space="preserve"> the out-of-box B2C user experience </w:t>
        </w:r>
      </w:ins>
      <w:ins w:id="702" w:author="Laxmikant Naik" w:date="2017-09-25T14:47:00Z">
        <w:r>
          <w:t>with the custom platform</w:t>
        </w:r>
      </w:ins>
      <w:ins w:id="703" w:author="Laxmikant Naik" w:date="2017-09-25T15:02:00Z">
        <w:r w:rsidR="00897A35">
          <w:t xml:space="preserve"> </w:t>
        </w:r>
      </w:ins>
      <w:ins w:id="704" w:author="Laxmikant Naik" w:date="2017-09-25T15:05:00Z">
        <w:r w:rsidR="006370B7">
          <w:t>implementation</w:t>
        </w:r>
      </w:ins>
      <w:ins w:id="705" w:author="Laxmikant Naik" w:date="2017-09-25T15:02:00Z">
        <w:r w:rsidR="00897A35">
          <w:t>.</w:t>
        </w:r>
        <w:r w:rsidR="006370B7">
          <w:t xml:space="preserve"> In this reference </w:t>
        </w:r>
      </w:ins>
      <w:ins w:id="706" w:author="Laxmikant Naik" w:date="2017-09-25T15:04:00Z">
        <w:r w:rsidR="006370B7">
          <w:t xml:space="preserve">implementation </w:t>
        </w:r>
      </w:ins>
      <w:ins w:id="707" w:author="Laxmikant Naik" w:date="2017-09-25T15:05:00Z">
        <w:r w:rsidR="006370B7">
          <w:t>t</w:t>
        </w:r>
      </w:ins>
      <w:ins w:id="708" w:author="Laxmikant Naik" w:date="2017-09-25T15:04:00Z">
        <w:r w:rsidR="006370B7">
          <w:t xml:space="preserve">he RESTful APIs are invoked </w:t>
        </w:r>
      </w:ins>
      <w:ins w:id="709" w:author="Laxmikant Naik" w:date="2017-09-25T15:05:00Z">
        <w:r w:rsidR="006370B7">
          <w:t>upon</w:t>
        </w:r>
      </w:ins>
      <w:ins w:id="710" w:author="Laxmikant Naik" w:date="2017-09-25T15:04:00Z">
        <w:r w:rsidR="006370B7">
          <w:t xml:space="preserve"> signup </w:t>
        </w:r>
      </w:ins>
      <w:ins w:id="711" w:author="Laxmikant Naik" w:date="2017-09-25T15:05:00Z">
        <w:r w:rsidR="006370B7">
          <w:t>and essent</w:t>
        </w:r>
      </w:ins>
      <w:ins w:id="712" w:author="Laxmikant Naik" w:date="2017-09-25T15:06:00Z">
        <w:r w:rsidR="006370B7">
          <w:t xml:space="preserve">ially records the user as </w:t>
        </w:r>
      </w:ins>
      <w:ins w:id="713" w:author="Laxmikant Naik" w:date="2017-09-25T15:08:00Z">
        <w:r w:rsidR="006370B7">
          <w:t>a Fan</w:t>
        </w:r>
      </w:ins>
      <w:ins w:id="714" w:author="Laxmikant Naik" w:date="2017-09-25T15:09:00Z">
        <w:r w:rsidR="006370B7">
          <w:t>. It further records the user action (i.e.</w:t>
        </w:r>
      </w:ins>
      <w:ins w:id="715" w:author="Laxmikant Naik" w:date="2017-09-25T15:12:00Z">
        <w:r w:rsidR="006370B7">
          <w:t xml:space="preserve"> fan</w:t>
        </w:r>
      </w:ins>
      <w:ins w:id="716" w:author="Laxmikant Naik" w:date="2017-09-25T15:09:00Z">
        <w:r w:rsidR="006370B7">
          <w:t xml:space="preserve"> sign-up/sign-in)</w:t>
        </w:r>
      </w:ins>
      <w:ins w:id="717" w:author="Laxmikant Naik" w:date="2017-09-25T15:11:00Z">
        <w:r w:rsidR="006370B7">
          <w:t>.</w:t>
        </w:r>
      </w:ins>
    </w:p>
    <w:p w14:paraId="6BCDAE5D" w14:textId="1A24DF7A" w:rsidR="007317E4" w:rsidRPr="00AE4481" w:rsidRDefault="007317E4">
      <w:pPr>
        <w:rPr>
          <w:ins w:id="718" w:author="Laxmikant Naik" w:date="2017-09-25T14:44:00Z"/>
        </w:rPr>
      </w:pPr>
      <w:ins w:id="719" w:author="Laxmikant Naik" w:date="2017-09-25T15:13:00Z">
        <w:r>
          <w:t xml:space="preserve">Below technical profile in the custom policy </w:t>
        </w:r>
      </w:ins>
      <w:ins w:id="720" w:author="Laxmikant Naik" w:date="2017-09-25T15:14:00Z">
        <w:r>
          <w:t xml:space="preserve">corresponds to the first </w:t>
        </w:r>
      </w:ins>
      <w:ins w:id="721" w:author="Laxmikant Naik" w:date="2017-09-25T15:13:00Z">
        <w:r>
          <w:t xml:space="preserve">REST </w:t>
        </w:r>
      </w:ins>
      <w:ins w:id="722" w:author="Laxmikant Naik" w:date="2017-09-25T15:14:00Z">
        <w:r>
          <w:t>API that gets called upon first use</w:t>
        </w:r>
      </w:ins>
      <w:ins w:id="723" w:author="Laxmikant Naik" w:date="2017-09-25T15:21:00Z">
        <w:r>
          <w:t>r</w:t>
        </w:r>
      </w:ins>
      <w:ins w:id="724" w:author="Laxmikant Naik" w:date="2017-09-25T15:14:00Z">
        <w:r>
          <w:t xml:space="preserve"> sign-up</w:t>
        </w:r>
      </w:ins>
      <w:ins w:id="725" w:author="Laxmikant Naik" w:date="2017-09-25T15:19:00Z">
        <w:r>
          <w:t>. Note that the InputClaims</w:t>
        </w:r>
      </w:ins>
      <w:ins w:id="726" w:author="Laxmikant Naik" w:date="2017-09-25T15:20:00Z">
        <w:r>
          <w:t xml:space="preserve"> are</w:t>
        </w:r>
      </w:ins>
      <w:ins w:id="727" w:author="Laxmikant Naik" w:date="2017-09-25T15:19:00Z">
        <w:r>
          <w:t xml:space="preserve"> pass</w:t>
        </w:r>
      </w:ins>
      <w:ins w:id="728" w:author="Laxmikant Naik" w:date="2017-09-25T15:20:00Z">
        <w:r>
          <w:t>ed</w:t>
        </w:r>
      </w:ins>
      <w:ins w:id="729" w:author="Laxmikant Naik" w:date="2017-09-25T15:19:00Z">
        <w:r>
          <w:t xml:space="preserve"> </w:t>
        </w:r>
      </w:ins>
      <w:ins w:id="730" w:author="Laxmikant Naik" w:date="2017-09-25T15:20:00Z">
        <w:r>
          <w:t>along</w:t>
        </w:r>
      </w:ins>
      <w:ins w:id="731" w:author="Laxmikant Naik" w:date="2017-09-25T15:19:00Z">
        <w:r>
          <w:t xml:space="preserve"> as </w:t>
        </w:r>
      </w:ins>
      <w:ins w:id="732" w:author="Laxmikant Naik" w:date="2017-09-25T15:20:00Z">
        <w:r>
          <w:t>parameters to the first REST call.</w:t>
        </w:r>
      </w:ins>
    </w:p>
    <w:p w14:paraId="538A1EA9" w14:textId="77777777" w:rsidR="0017533E" w:rsidRDefault="00205589">
      <w:pPr>
        <w:keepNext/>
        <w:rPr>
          <w:ins w:id="733" w:author="Laxmikant Naik" w:date="2017-09-25T15:24:00Z"/>
        </w:rPr>
        <w:pPrChange w:id="734" w:author="Laxmikant Naik" w:date="2017-09-25T15:24:00Z">
          <w:pPr/>
        </w:pPrChange>
      </w:pPr>
      <w:ins w:id="735" w:author="Laxmikant Naik" w:date="2017-09-25T14:43:00Z">
        <w:r>
          <w:rPr>
            <w:noProof/>
          </w:rPr>
          <w:lastRenderedPageBreak/>
          <w:drawing>
            <wp:inline distT="0" distB="0" distL="0" distR="0" wp14:anchorId="4B72E9BB" wp14:editId="55743499">
              <wp:extent cx="5943600" cy="3131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31185"/>
                      </a:xfrm>
                      <a:prstGeom prst="rect">
                        <a:avLst/>
                      </a:prstGeom>
                      <a:noFill/>
                      <a:ln>
                        <a:noFill/>
                      </a:ln>
                    </pic:spPr>
                  </pic:pic>
                </a:graphicData>
              </a:graphic>
            </wp:inline>
          </w:drawing>
        </w:r>
      </w:ins>
    </w:p>
    <w:p w14:paraId="6C60A458" w14:textId="4E4F7878" w:rsidR="00205589" w:rsidRDefault="0017533E">
      <w:pPr>
        <w:pStyle w:val="Caption"/>
        <w:jc w:val="center"/>
        <w:rPr>
          <w:ins w:id="736" w:author="Laxmikant Naik" w:date="2017-09-25T15:23:00Z"/>
        </w:rPr>
        <w:pPrChange w:id="737" w:author="Laxmikant Naik" w:date="2017-09-25T15:24:00Z">
          <w:pPr/>
        </w:pPrChange>
      </w:pPr>
      <w:ins w:id="738" w:author="Laxmikant Naik" w:date="2017-09-25T15:24:00Z">
        <w:r>
          <w:t xml:space="preserve">Image </w:t>
        </w:r>
        <w:r>
          <w:fldChar w:fldCharType="begin"/>
        </w:r>
        <w:r>
          <w:instrText xml:space="preserve"> SEQ Image \* ARABIC </w:instrText>
        </w:r>
      </w:ins>
      <w:r>
        <w:fldChar w:fldCharType="separate"/>
      </w:r>
      <w:ins w:id="739" w:author="Laxmikant Naik" w:date="2017-09-25T17:06:00Z">
        <w:r w:rsidR="00583FBD">
          <w:rPr>
            <w:noProof/>
          </w:rPr>
          <w:t>7</w:t>
        </w:r>
      </w:ins>
      <w:ins w:id="740" w:author="Laxmikant Naik" w:date="2017-09-25T15:24:00Z">
        <w:r>
          <w:fldChar w:fldCharType="end"/>
        </w:r>
        <w:r>
          <w:t>: Technical Profile for REST Call</w:t>
        </w:r>
      </w:ins>
    </w:p>
    <w:p w14:paraId="009D4B3F" w14:textId="70DB52DE" w:rsidR="0017533E" w:rsidRDefault="0017533E" w:rsidP="00205589">
      <w:pPr>
        <w:rPr>
          <w:ins w:id="741" w:author="Laxmikant Naik" w:date="2017-09-25T15:23:00Z"/>
        </w:rPr>
      </w:pPr>
    </w:p>
    <w:p w14:paraId="2906FE25" w14:textId="5AB0B2DD" w:rsidR="0017533E" w:rsidRDefault="009F7B67" w:rsidP="00205589">
      <w:pPr>
        <w:rPr>
          <w:ins w:id="742" w:author="Laxmikant Naik" w:date="2017-09-25T15:28:00Z"/>
        </w:rPr>
      </w:pPr>
      <w:ins w:id="743" w:author="Laxmikant Naik" w:date="2017-09-25T15:25:00Z">
        <w:r>
          <w:t>Following profile corresponds to the REST API that gets called upon social</w:t>
        </w:r>
      </w:ins>
      <w:ins w:id="744" w:author="Laxmikant Naik" w:date="2017-09-25T15:26:00Z">
        <w:r>
          <w:t xml:space="preserve"> sign-up i.e. </w:t>
        </w:r>
      </w:ins>
      <w:ins w:id="745" w:author="Laxmikant Naik" w:date="2017-09-25T15:27:00Z">
        <w:r>
          <w:t>when sign-in happens from one of the external identity pr</w:t>
        </w:r>
      </w:ins>
      <w:ins w:id="746" w:author="Laxmikant Naik" w:date="2017-09-25T15:28:00Z">
        <w:r>
          <w:t>oviders (Facebook/Google).</w:t>
        </w:r>
      </w:ins>
      <w:ins w:id="747" w:author="Laxmikant Naik" w:date="2017-09-25T15:30:00Z">
        <w:r>
          <w:t xml:space="preserve"> This call also records the registered user as a Fan in the sports di</w:t>
        </w:r>
      </w:ins>
      <w:ins w:id="748" w:author="Laxmikant Naik" w:date="2017-09-25T15:31:00Z">
        <w:r>
          <w:t>gital platform.</w:t>
        </w:r>
      </w:ins>
    </w:p>
    <w:p w14:paraId="3493E635" w14:textId="77777777" w:rsidR="009F7B67" w:rsidRDefault="009F7B67" w:rsidP="00205589">
      <w:pPr>
        <w:rPr>
          <w:ins w:id="749" w:author="Laxmikant Naik" w:date="2017-09-25T15:23:00Z"/>
        </w:rPr>
      </w:pPr>
    </w:p>
    <w:p w14:paraId="6B60A645" w14:textId="77777777" w:rsidR="009F7B67" w:rsidRDefault="0017533E">
      <w:pPr>
        <w:keepNext/>
        <w:rPr>
          <w:ins w:id="750" w:author="Laxmikant Naik" w:date="2017-09-25T15:25:00Z"/>
        </w:rPr>
        <w:pPrChange w:id="751" w:author="Laxmikant Naik" w:date="2017-09-25T15:25:00Z">
          <w:pPr/>
        </w:pPrChange>
      </w:pPr>
      <w:ins w:id="752" w:author="Laxmikant Naik" w:date="2017-09-25T15:23:00Z">
        <w:r>
          <w:rPr>
            <w:noProof/>
          </w:rPr>
          <w:lastRenderedPageBreak/>
          <w:drawing>
            <wp:inline distT="0" distB="0" distL="0" distR="0" wp14:anchorId="269DA43B" wp14:editId="7CB745BE">
              <wp:extent cx="5936615" cy="313118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6615" cy="3131185"/>
                      </a:xfrm>
                      <a:prstGeom prst="rect">
                        <a:avLst/>
                      </a:prstGeom>
                      <a:noFill/>
                      <a:ln>
                        <a:noFill/>
                      </a:ln>
                    </pic:spPr>
                  </pic:pic>
                </a:graphicData>
              </a:graphic>
            </wp:inline>
          </w:drawing>
        </w:r>
      </w:ins>
    </w:p>
    <w:p w14:paraId="58FE57E6" w14:textId="390A9A0D" w:rsidR="0017533E" w:rsidRDefault="009F7B67">
      <w:pPr>
        <w:pStyle w:val="Caption"/>
        <w:jc w:val="center"/>
        <w:rPr>
          <w:ins w:id="753" w:author="Laxmikant Naik" w:date="2017-09-25T15:31:00Z"/>
        </w:rPr>
        <w:pPrChange w:id="754" w:author="Laxmikant Naik" w:date="2017-09-25T15:25:00Z">
          <w:pPr/>
        </w:pPrChange>
      </w:pPr>
      <w:ins w:id="755" w:author="Laxmikant Naik" w:date="2017-09-25T15:25:00Z">
        <w:r>
          <w:t xml:space="preserve">Image </w:t>
        </w:r>
        <w:r>
          <w:fldChar w:fldCharType="begin"/>
        </w:r>
        <w:r>
          <w:instrText xml:space="preserve"> SEQ Image \* ARABIC </w:instrText>
        </w:r>
      </w:ins>
      <w:r>
        <w:fldChar w:fldCharType="separate"/>
      </w:r>
      <w:ins w:id="756" w:author="Laxmikant Naik" w:date="2017-09-25T17:06:00Z">
        <w:r w:rsidR="00583FBD">
          <w:rPr>
            <w:noProof/>
          </w:rPr>
          <w:t>8</w:t>
        </w:r>
      </w:ins>
      <w:ins w:id="757" w:author="Laxmikant Naik" w:date="2017-09-25T15:25:00Z">
        <w:r>
          <w:fldChar w:fldCharType="end"/>
        </w:r>
        <w:r>
          <w:t>: Technical profile for Social REST API</w:t>
        </w:r>
      </w:ins>
    </w:p>
    <w:p w14:paraId="7D531424" w14:textId="254CAD1E" w:rsidR="009F7B67" w:rsidRDefault="009F7B67" w:rsidP="009F7B67">
      <w:pPr>
        <w:rPr>
          <w:ins w:id="758" w:author="Laxmikant Naik" w:date="2017-09-25T15:31:00Z"/>
        </w:rPr>
      </w:pPr>
    </w:p>
    <w:p w14:paraId="099A1E56" w14:textId="71E7070F" w:rsidR="009F7B67" w:rsidRDefault="009F7B67" w:rsidP="009F7B67">
      <w:pPr>
        <w:rPr>
          <w:ins w:id="759" w:author="Laxmikant Naik" w:date="2017-09-25T15:42:00Z"/>
        </w:rPr>
      </w:pPr>
      <w:ins w:id="760" w:author="Laxmikant Naik" w:date="2017-09-25T15:31:00Z">
        <w:r>
          <w:t xml:space="preserve">Custom policy </w:t>
        </w:r>
      </w:ins>
      <w:ins w:id="761" w:author="Laxmikant Naik" w:date="2017-09-25T15:32:00Z">
        <w:r>
          <w:t xml:space="preserve">startup pack </w:t>
        </w:r>
      </w:ins>
      <w:ins w:id="762" w:author="Laxmikant Naik" w:date="2017-09-25T15:31:00Z">
        <w:r>
          <w:t xml:space="preserve">will also include default AD related technical profiles </w:t>
        </w:r>
      </w:ins>
      <w:ins w:id="763" w:author="Laxmikant Naik" w:date="2017-09-25T15:33:00Z">
        <w:r>
          <w:t>that ar</w:t>
        </w:r>
      </w:ins>
      <w:ins w:id="764" w:author="Laxmikant Naik" w:date="2017-09-25T15:35:00Z">
        <w:r w:rsidR="00241A65">
          <w:t>e used for example to write user profile to Azure AD B2C.</w:t>
        </w:r>
      </w:ins>
      <w:ins w:id="765" w:author="Laxmikant Naik" w:date="2017-09-25T15:36:00Z">
        <w:r w:rsidR="00241A65">
          <w:t xml:space="preserve"> Some of these technical profiles are named as AAD-Common, </w:t>
        </w:r>
        <w:r w:rsidR="00241A65" w:rsidRPr="00241A65">
          <w:rPr>
            <w:rPrChange w:id="766" w:author="Laxmikant Naik" w:date="2017-09-25T15:37:00Z">
              <w:rPr>
                <w:rFonts w:ascii="Consolas" w:eastAsiaTheme="minorHAnsi" w:hAnsi="Consolas" w:cs="Consolas"/>
                <w:color w:val="0000FF"/>
                <w:sz w:val="19"/>
                <w:szCs w:val="19"/>
              </w:rPr>
            </w:rPrChange>
          </w:rPr>
          <w:t>AAD-UserWriteUsingAlternativeSecurityId</w:t>
        </w:r>
      </w:ins>
      <w:ins w:id="767" w:author="Laxmikant Naik" w:date="2017-09-25T15:38:00Z">
        <w:r w:rsidR="00241A65">
          <w:t xml:space="preserve"> etc (basically those prefixed with AAD).</w:t>
        </w:r>
      </w:ins>
    </w:p>
    <w:p w14:paraId="4706CBB3" w14:textId="1EA81844" w:rsidR="00241A65" w:rsidRDefault="000011FF">
      <w:pPr>
        <w:pStyle w:val="Heading3Numbered"/>
        <w:rPr>
          <w:ins w:id="768" w:author="Laxmikant Naik" w:date="2017-09-25T15:44:00Z"/>
        </w:rPr>
        <w:pPrChange w:id="769" w:author="Laxmikant Naik" w:date="2017-09-25T15:42:00Z">
          <w:pPr/>
        </w:pPrChange>
      </w:pPr>
      <w:ins w:id="770" w:author="Laxmikant Naik" w:date="2017-09-25T16:28:00Z">
        <w:r>
          <w:t>User</w:t>
        </w:r>
      </w:ins>
      <w:ins w:id="771" w:author="Laxmikant Naik" w:date="2017-09-25T15:45:00Z">
        <w:r w:rsidR="005F3992">
          <w:t xml:space="preserve"> </w:t>
        </w:r>
      </w:ins>
      <w:ins w:id="772" w:author="Laxmikant Naik" w:date="2017-09-25T16:29:00Z">
        <w:r>
          <w:t>Journey</w:t>
        </w:r>
      </w:ins>
      <w:ins w:id="773" w:author="Laxmikant Naik" w:date="2017-09-25T15:42:00Z">
        <w:r w:rsidR="00241A65">
          <w:t xml:space="preserve"> </w:t>
        </w:r>
      </w:ins>
    </w:p>
    <w:p w14:paraId="7BD102C8" w14:textId="40A3B16A" w:rsidR="00241A65" w:rsidRDefault="005F3992">
      <w:pPr>
        <w:rPr>
          <w:ins w:id="774" w:author="Laxmikant Naik" w:date="2017-09-25T15:44:00Z"/>
        </w:rPr>
      </w:pPr>
      <w:ins w:id="775" w:author="Laxmikant Naik" w:date="2017-09-25T15:46:00Z">
        <w:r>
          <w:t xml:space="preserve">Technical profiles </w:t>
        </w:r>
      </w:ins>
      <w:ins w:id="776" w:author="Laxmikant Naik" w:date="2017-09-25T15:49:00Z">
        <w:r>
          <w:t>described</w:t>
        </w:r>
      </w:ins>
      <w:ins w:id="777" w:author="Laxmikant Naik" w:date="2017-09-25T15:46:00Z">
        <w:r>
          <w:t xml:space="preserve"> above are combined to provide </w:t>
        </w:r>
      </w:ins>
      <w:ins w:id="778" w:author="Laxmikant Naik" w:date="2017-09-25T15:48:00Z">
        <w:r>
          <w:t>an</w:t>
        </w:r>
      </w:ins>
      <w:ins w:id="779" w:author="Laxmikant Naik" w:date="2017-09-25T15:46:00Z">
        <w:r>
          <w:t xml:space="preserve"> </w:t>
        </w:r>
      </w:ins>
      <w:ins w:id="780" w:author="Laxmikant Naik" w:date="2017-09-25T15:47:00Z">
        <w:r>
          <w:t xml:space="preserve">end-to-end user experience. The profile </w:t>
        </w:r>
      </w:ins>
      <w:ins w:id="781" w:author="Laxmikant Naik" w:date="2017-09-25T15:48:00Z">
        <w:r>
          <w:t>“</w:t>
        </w:r>
      </w:ins>
      <w:ins w:id="782" w:author="Laxmikant Naik" w:date="2017-09-25T15:47:00Z">
        <w:r w:rsidRPr="005F3992">
          <w:rPr>
            <w:rPrChange w:id="783" w:author="Laxmikant Naik" w:date="2017-09-25T15:49:00Z">
              <w:rPr>
                <w:rFonts w:ascii="Consolas" w:eastAsiaTheme="minorHAnsi" w:hAnsi="Consolas" w:cs="Consolas"/>
                <w:color w:val="0000FF"/>
                <w:sz w:val="19"/>
                <w:szCs w:val="19"/>
              </w:rPr>
            </w:rPrChange>
          </w:rPr>
          <w:t>LocalAccountSignUpWithLogonEmail</w:t>
        </w:r>
      </w:ins>
      <w:ins w:id="784" w:author="Laxmikant Naik" w:date="2017-09-25T15:48:00Z">
        <w:r>
          <w:rPr>
            <w:rFonts w:ascii="Consolas" w:eastAsiaTheme="minorHAnsi" w:hAnsi="Consolas" w:cs="Consolas"/>
            <w:color w:val="0000FF"/>
            <w:sz w:val="19"/>
            <w:szCs w:val="19"/>
          </w:rPr>
          <w:t xml:space="preserve">” </w:t>
        </w:r>
        <w:r w:rsidRPr="005F3992">
          <w:rPr>
            <w:rPrChange w:id="785" w:author="Laxmikant Naik" w:date="2017-09-25T15:48:00Z">
              <w:rPr>
                <w:rFonts w:ascii="Consolas" w:eastAsiaTheme="minorHAnsi" w:hAnsi="Consolas" w:cs="Consolas"/>
                <w:color w:val="0000FF"/>
                <w:sz w:val="19"/>
                <w:szCs w:val="19"/>
              </w:rPr>
            </w:rPrChange>
          </w:rPr>
          <w:t>i</w:t>
        </w:r>
      </w:ins>
      <w:ins w:id="786" w:author="Laxmikant Naik" w:date="2017-09-25T15:50:00Z">
        <w:r>
          <w:t>n below image i</w:t>
        </w:r>
      </w:ins>
      <w:ins w:id="787" w:author="Laxmikant Naik" w:date="2017-09-25T15:48:00Z">
        <w:r w:rsidRPr="005F3992">
          <w:rPr>
            <w:rPrChange w:id="788" w:author="Laxmikant Naik" w:date="2017-09-25T15:48:00Z">
              <w:rPr>
                <w:rFonts w:ascii="Consolas" w:eastAsiaTheme="minorHAnsi" w:hAnsi="Consolas" w:cs="Consolas"/>
                <w:color w:val="0000FF"/>
                <w:sz w:val="19"/>
                <w:szCs w:val="19"/>
              </w:rPr>
            </w:rPrChange>
          </w:rPr>
          <w:t xml:space="preserve">s </w:t>
        </w:r>
        <w:r>
          <w:t xml:space="preserve">responsible for invoking the REST call </w:t>
        </w:r>
      </w:ins>
      <w:ins w:id="789" w:author="Laxmikant Naik" w:date="2017-09-25T15:49:00Z">
        <w:r>
          <w:t xml:space="preserve">to add the user as Fan and also create </w:t>
        </w:r>
      </w:ins>
      <w:ins w:id="790" w:author="Laxmikant Naik" w:date="2017-09-25T15:50:00Z">
        <w:r>
          <w:t>its</w:t>
        </w:r>
      </w:ins>
      <w:ins w:id="791" w:author="Laxmikant Naik" w:date="2017-09-25T15:49:00Z">
        <w:r>
          <w:t xml:space="preserve"> profile in AD B2C</w:t>
        </w:r>
      </w:ins>
      <w:ins w:id="792" w:author="Laxmikant Naik" w:date="2017-09-25T15:50:00Z">
        <w:r>
          <w:t xml:space="preserve">. This is </w:t>
        </w:r>
      </w:ins>
      <w:ins w:id="793" w:author="Laxmikant Naik" w:date="2017-09-25T15:51:00Z">
        <w:r>
          <w:t xml:space="preserve">achieved by creating </w:t>
        </w:r>
        <w:r w:rsidRPr="005F3992">
          <w:rPr>
            <w:rPrChange w:id="794" w:author="Laxmikant Naik" w:date="2017-09-25T15:51:00Z">
              <w:rPr>
                <w:rFonts w:ascii="Consolas" w:eastAsiaTheme="minorHAnsi" w:hAnsi="Consolas" w:cs="Consolas"/>
                <w:color w:val="A31515"/>
                <w:sz w:val="19"/>
                <w:szCs w:val="19"/>
              </w:rPr>
            </w:rPrChange>
          </w:rPr>
          <w:t>ValidationTechnicalProfiles</w:t>
        </w:r>
      </w:ins>
      <w:ins w:id="795" w:author="Laxmikant Naik" w:date="2017-09-25T15:54:00Z">
        <w:r>
          <w:t xml:space="preserve"> as below.</w:t>
        </w:r>
      </w:ins>
    </w:p>
    <w:p w14:paraId="0C7523A2" w14:textId="77777777" w:rsidR="00053456" w:rsidRDefault="00241A65">
      <w:pPr>
        <w:keepNext/>
        <w:rPr>
          <w:ins w:id="796" w:author="Laxmikant Naik" w:date="2017-09-25T16:05:00Z"/>
        </w:rPr>
        <w:pPrChange w:id="797" w:author="Laxmikant Naik" w:date="2017-09-25T16:05:00Z">
          <w:pPr/>
        </w:pPrChange>
      </w:pPr>
      <w:ins w:id="798" w:author="Laxmikant Naik" w:date="2017-09-25T15:44:00Z">
        <w:r>
          <w:rPr>
            <w:noProof/>
          </w:rPr>
          <w:lastRenderedPageBreak/>
          <w:drawing>
            <wp:inline distT="0" distB="0" distL="0" distR="0" wp14:anchorId="6AFE3301" wp14:editId="50E5EFAB">
              <wp:extent cx="5936615" cy="345694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6615" cy="3456940"/>
                      </a:xfrm>
                      <a:prstGeom prst="rect">
                        <a:avLst/>
                      </a:prstGeom>
                      <a:noFill/>
                      <a:ln>
                        <a:noFill/>
                      </a:ln>
                    </pic:spPr>
                  </pic:pic>
                </a:graphicData>
              </a:graphic>
            </wp:inline>
          </w:drawing>
        </w:r>
      </w:ins>
    </w:p>
    <w:p w14:paraId="7B8A5442" w14:textId="1FB6F122" w:rsidR="00241A65" w:rsidRDefault="00053456">
      <w:pPr>
        <w:pStyle w:val="Caption"/>
        <w:jc w:val="center"/>
        <w:rPr>
          <w:ins w:id="799" w:author="Laxmikant Naik" w:date="2017-09-25T16:06:00Z"/>
        </w:rPr>
        <w:pPrChange w:id="800" w:author="Laxmikant Naik" w:date="2017-09-25T16:06:00Z">
          <w:pPr/>
        </w:pPrChange>
      </w:pPr>
      <w:ins w:id="801" w:author="Laxmikant Naik" w:date="2017-09-25T16:05:00Z">
        <w:r>
          <w:t xml:space="preserve">Image </w:t>
        </w:r>
        <w:r>
          <w:fldChar w:fldCharType="begin"/>
        </w:r>
        <w:r>
          <w:instrText xml:space="preserve"> SEQ Image \* ARABIC </w:instrText>
        </w:r>
      </w:ins>
      <w:r>
        <w:fldChar w:fldCharType="separate"/>
      </w:r>
      <w:ins w:id="802" w:author="Laxmikant Naik" w:date="2017-09-25T17:06:00Z">
        <w:r w:rsidR="00583FBD">
          <w:rPr>
            <w:noProof/>
          </w:rPr>
          <w:t>9</w:t>
        </w:r>
      </w:ins>
      <w:ins w:id="803" w:author="Laxmikant Naik" w:date="2017-09-25T16:05:00Z">
        <w:r>
          <w:fldChar w:fldCharType="end"/>
        </w:r>
        <w:r>
          <w:t xml:space="preserve">: </w:t>
        </w:r>
        <w:r w:rsidRPr="00E87F38">
          <w:t>LocalAccountSignUpWithLogonEmail</w:t>
        </w:r>
        <w:r>
          <w:t xml:space="preserve"> technical profile</w:t>
        </w:r>
      </w:ins>
    </w:p>
    <w:p w14:paraId="01A48B59" w14:textId="77777777" w:rsidR="00462D03" w:rsidRDefault="00462D03" w:rsidP="00462D03">
      <w:pPr>
        <w:rPr>
          <w:ins w:id="804" w:author="Laxmikant Naik" w:date="2017-09-25T16:13:00Z"/>
        </w:rPr>
      </w:pPr>
    </w:p>
    <w:p w14:paraId="43A1DC1C" w14:textId="3914BC9B" w:rsidR="00462D03" w:rsidRDefault="00462D03" w:rsidP="00462D03">
      <w:pPr>
        <w:rPr>
          <w:ins w:id="805" w:author="Laxmikant Naik" w:date="2017-09-25T16:17:00Z"/>
        </w:rPr>
      </w:pPr>
      <w:ins w:id="806" w:author="Laxmikant Naik" w:date="2017-09-25T16:15:00Z">
        <w:r>
          <w:t>Similarly,</w:t>
        </w:r>
      </w:ins>
      <w:ins w:id="807" w:author="Laxmikant Naik" w:date="2017-09-25T16:11:00Z">
        <w:r>
          <w:t xml:space="preserve"> </w:t>
        </w:r>
      </w:ins>
      <w:ins w:id="808" w:author="Laxmikant Naik" w:date="2017-09-25T16:12:00Z">
        <w:r>
          <w:t>“</w:t>
        </w:r>
      </w:ins>
      <w:ins w:id="809" w:author="Laxmikant Naik" w:date="2017-09-25T16:11:00Z">
        <w:r w:rsidRPr="00462D03">
          <w:rPr>
            <w:rPrChange w:id="810" w:author="Laxmikant Naik" w:date="2017-09-25T16:11:00Z">
              <w:rPr>
                <w:rFonts w:ascii="Consolas" w:eastAsiaTheme="minorHAnsi" w:hAnsi="Consolas" w:cs="Consolas"/>
                <w:color w:val="0000FF"/>
                <w:sz w:val="19"/>
                <w:szCs w:val="19"/>
              </w:rPr>
            </w:rPrChange>
          </w:rPr>
          <w:t>SelfAsserted-Social</w:t>
        </w:r>
      </w:ins>
      <w:ins w:id="811" w:author="Laxmikant Naik" w:date="2017-09-25T16:12:00Z">
        <w:r>
          <w:t>”</w:t>
        </w:r>
      </w:ins>
      <w:ins w:id="812" w:author="Laxmikant Naik" w:date="2017-09-25T16:11:00Z">
        <w:r>
          <w:t xml:space="preserve"> </w:t>
        </w:r>
      </w:ins>
      <w:ins w:id="813" w:author="Laxmikant Naik" w:date="2017-09-25T16:13:00Z">
        <w:r>
          <w:t xml:space="preserve">technical profile </w:t>
        </w:r>
      </w:ins>
      <w:ins w:id="814" w:author="Laxmikant Naik" w:date="2017-09-25T16:12:00Z">
        <w:r>
          <w:t>provides</w:t>
        </w:r>
      </w:ins>
      <w:ins w:id="815" w:author="Laxmikant Naik" w:date="2017-09-25T16:11:00Z">
        <w:r>
          <w:t xml:space="preserve"> user experience </w:t>
        </w:r>
      </w:ins>
      <w:ins w:id="816" w:author="Laxmikant Naik" w:date="2017-09-25T16:15:00Z">
        <w:r>
          <w:t>when user sign</w:t>
        </w:r>
      </w:ins>
      <w:ins w:id="817" w:author="Laxmikant Naik" w:date="2017-09-25T16:16:00Z">
        <w:r>
          <w:t xml:space="preserve">-in </w:t>
        </w:r>
      </w:ins>
      <w:ins w:id="818" w:author="Laxmikant Naik" w:date="2017-09-25T16:18:00Z">
        <w:r w:rsidR="007103F0">
          <w:t>from external</w:t>
        </w:r>
      </w:ins>
      <w:ins w:id="819" w:author="Laxmikant Naik" w:date="2017-09-25T16:11:00Z">
        <w:r>
          <w:t xml:space="preserve"> identity providers </w:t>
        </w:r>
      </w:ins>
      <w:ins w:id="820" w:author="Laxmikant Naik" w:date="2017-09-25T16:16:00Z">
        <w:r w:rsidR="00CB596B">
          <w:t xml:space="preserve">(Facebook/Google) </w:t>
        </w:r>
      </w:ins>
      <w:ins w:id="821" w:author="Laxmikant Naik" w:date="2017-09-25T16:12:00Z">
        <w:r>
          <w:t xml:space="preserve">by first establishing Fan identity of the user and later adding </w:t>
        </w:r>
      </w:ins>
      <w:ins w:id="822" w:author="Laxmikant Naik" w:date="2017-09-25T16:16:00Z">
        <w:r w:rsidR="00CB596B">
          <w:t xml:space="preserve">user-profile </w:t>
        </w:r>
      </w:ins>
      <w:ins w:id="823" w:author="Laxmikant Naik" w:date="2017-09-25T16:12:00Z">
        <w:r>
          <w:t>to the AD B2C</w:t>
        </w:r>
      </w:ins>
      <w:ins w:id="824" w:author="Laxmikant Naik" w:date="2017-09-25T16:13:00Z">
        <w:r>
          <w:t>.</w:t>
        </w:r>
      </w:ins>
    </w:p>
    <w:p w14:paraId="00ED38A7" w14:textId="35E9DE9C" w:rsidR="007103F0" w:rsidRDefault="007103F0" w:rsidP="00462D03">
      <w:pPr>
        <w:rPr>
          <w:ins w:id="825" w:author="Laxmikant Naik" w:date="2017-09-25T16:10:00Z"/>
        </w:rPr>
      </w:pPr>
      <w:ins w:id="826" w:author="Laxmikant Naik" w:date="2017-09-25T16:18:00Z">
        <w:r>
          <w:t xml:space="preserve">Finally, the </w:t>
        </w:r>
      </w:ins>
      <w:ins w:id="827" w:author="Laxmikant Naik" w:date="2017-09-25T16:17:00Z">
        <w:r>
          <w:t>User Journey</w:t>
        </w:r>
      </w:ins>
      <w:ins w:id="828" w:author="Laxmikant Naik" w:date="2017-09-25T16:19:00Z">
        <w:r>
          <w:t xml:space="preserve"> section of the custom policy enlists the various orchestration steps that are to be executed in the entire journey. </w:t>
        </w:r>
      </w:ins>
      <w:ins w:id="829" w:author="Laxmikant Naik" w:date="2017-09-25T16:20:00Z">
        <w:r>
          <w:t>User Journey use technical profiles to orchestrate the overall sign-up</w:t>
        </w:r>
      </w:ins>
      <w:ins w:id="830" w:author="Laxmikant Naik" w:date="2017-09-25T16:21:00Z">
        <w:r>
          <w:t xml:space="preserve">/sign-in </w:t>
        </w:r>
      </w:ins>
      <w:ins w:id="831" w:author="Laxmikant Naik" w:date="2017-09-25T16:20:00Z">
        <w:r>
          <w:t>journey of the user</w:t>
        </w:r>
      </w:ins>
      <w:ins w:id="832" w:author="Laxmikant Naik" w:date="2017-09-25T16:21:00Z">
        <w:r>
          <w:t>.</w:t>
        </w:r>
      </w:ins>
    </w:p>
    <w:p w14:paraId="0B71CCF1" w14:textId="77777777" w:rsidR="00462D03" w:rsidRDefault="00462D03">
      <w:pPr>
        <w:keepNext/>
        <w:rPr>
          <w:ins w:id="833" w:author="Laxmikant Naik" w:date="2017-09-25T16:10:00Z"/>
        </w:rPr>
        <w:pPrChange w:id="834" w:author="Laxmikant Naik" w:date="2017-09-25T16:10:00Z">
          <w:pPr/>
        </w:pPrChange>
      </w:pPr>
      <w:ins w:id="835" w:author="Laxmikant Naik" w:date="2017-09-25T16:10:00Z">
        <w:r>
          <w:rPr>
            <w:noProof/>
          </w:rPr>
          <w:lastRenderedPageBreak/>
          <w:drawing>
            <wp:inline distT="0" distB="0" distL="0" distR="0" wp14:anchorId="0FEBC63E" wp14:editId="72BE8621">
              <wp:extent cx="5943600" cy="32143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214370"/>
                      </a:xfrm>
                      <a:prstGeom prst="rect">
                        <a:avLst/>
                      </a:prstGeom>
                      <a:noFill/>
                      <a:ln>
                        <a:noFill/>
                      </a:ln>
                    </pic:spPr>
                  </pic:pic>
                </a:graphicData>
              </a:graphic>
            </wp:inline>
          </w:drawing>
        </w:r>
      </w:ins>
    </w:p>
    <w:p w14:paraId="26061C97" w14:textId="523AB699" w:rsidR="00462D03" w:rsidRDefault="00462D03">
      <w:pPr>
        <w:pStyle w:val="Caption"/>
        <w:jc w:val="center"/>
        <w:rPr>
          <w:ins w:id="836" w:author="Laxmikant Naik" w:date="2017-09-25T16:27:00Z"/>
        </w:rPr>
        <w:pPrChange w:id="837" w:author="Laxmikant Naik" w:date="2017-09-25T16:11:00Z">
          <w:pPr/>
        </w:pPrChange>
      </w:pPr>
      <w:ins w:id="838" w:author="Laxmikant Naik" w:date="2017-09-25T16:10:00Z">
        <w:r>
          <w:t xml:space="preserve">Image </w:t>
        </w:r>
        <w:r>
          <w:fldChar w:fldCharType="begin"/>
        </w:r>
        <w:r>
          <w:instrText xml:space="preserve"> SEQ Image \* ARABIC </w:instrText>
        </w:r>
      </w:ins>
      <w:r>
        <w:fldChar w:fldCharType="separate"/>
      </w:r>
      <w:ins w:id="839" w:author="Laxmikant Naik" w:date="2017-09-25T17:06:00Z">
        <w:r w:rsidR="00583FBD">
          <w:rPr>
            <w:noProof/>
          </w:rPr>
          <w:t>10</w:t>
        </w:r>
      </w:ins>
      <w:ins w:id="840" w:author="Laxmikant Naik" w:date="2017-09-25T16:10:00Z">
        <w:r>
          <w:fldChar w:fldCharType="end"/>
        </w:r>
        <w:r>
          <w:t xml:space="preserve">: </w:t>
        </w:r>
        <w:r w:rsidRPr="001E2E72">
          <w:t>SelfAsserted-Social</w:t>
        </w:r>
        <w:r>
          <w:t xml:space="preserve"> technical profile</w:t>
        </w:r>
      </w:ins>
    </w:p>
    <w:p w14:paraId="5CA2F0D2" w14:textId="33F65E47" w:rsidR="00337EDC" w:rsidRDefault="00337EDC" w:rsidP="00337EDC">
      <w:pPr>
        <w:rPr>
          <w:ins w:id="841" w:author="Laxmikant Naik" w:date="2017-09-25T16:27:00Z"/>
        </w:rPr>
      </w:pPr>
    </w:p>
    <w:p w14:paraId="0D8B98D9" w14:textId="440E0A5F" w:rsidR="00337EDC" w:rsidRDefault="00E41DF8">
      <w:pPr>
        <w:pStyle w:val="Heading3Numbered"/>
        <w:rPr>
          <w:ins w:id="842" w:author="Laxmikant Naik" w:date="2017-09-25T16:27:00Z"/>
        </w:rPr>
        <w:pPrChange w:id="843" w:author="Laxmikant Naik" w:date="2017-09-25T16:28:00Z">
          <w:pPr/>
        </w:pPrChange>
      </w:pPr>
      <w:ins w:id="844" w:author="Laxmikant Naik" w:date="2017-09-25T16:27:00Z">
        <w:r>
          <w:t xml:space="preserve">Uploaded </w:t>
        </w:r>
      </w:ins>
      <w:ins w:id="845" w:author="Laxmikant Naik" w:date="2017-09-25T16:59:00Z">
        <w:r>
          <w:t>P</w:t>
        </w:r>
      </w:ins>
      <w:ins w:id="846" w:author="Laxmikant Naik" w:date="2017-09-25T16:27:00Z">
        <w:r>
          <w:t>olic</w:t>
        </w:r>
      </w:ins>
      <w:ins w:id="847" w:author="Laxmikant Naik" w:date="2017-09-25T16:59:00Z">
        <w:r>
          <w:t>ies</w:t>
        </w:r>
      </w:ins>
    </w:p>
    <w:p w14:paraId="5DE536D4" w14:textId="4902A5E7" w:rsidR="00337EDC" w:rsidRDefault="000011FF" w:rsidP="00337EDC">
      <w:pPr>
        <w:rPr>
          <w:ins w:id="848" w:author="Laxmikant Naik" w:date="2017-09-25T16:27:00Z"/>
        </w:rPr>
      </w:pPr>
      <w:ins w:id="849" w:author="Laxmikant Naik" w:date="2017-09-25T16:29:00Z">
        <w:r>
          <w:t>The policies created using the steps listed above are uploaded in the B2C blade of your Azure AD B2</w:t>
        </w:r>
      </w:ins>
      <w:ins w:id="850" w:author="Laxmikant Naik" w:date="2017-09-25T16:30:00Z">
        <w:r>
          <w:t>C tenant.</w:t>
        </w:r>
      </w:ins>
    </w:p>
    <w:p w14:paraId="2520137B" w14:textId="77777777" w:rsidR="00057190" w:rsidRDefault="00337EDC">
      <w:pPr>
        <w:keepNext/>
        <w:rPr>
          <w:ins w:id="851" w:author="Laxmikant Naik" w:date="2017-09-25T17:02:00Z"/>
        </w:rPr>
        <w:pPrChange w:id="852" w:author="Laxmikant Naik" w:date="2017-09-25T17:02:00Z">
          <w:pPr/>
        </w:pPrChange>
      </w:pPr>
      <w:ins w:id="853" w:author="Laxmikant Naik" w:date="2017-09-25T16:28:00Z">
        <w:r>
          <w:rPr>
            <w:noProof/>
          </w:rPr>
          <w:drawing>
            <wp:inline distT="0" distB="0" distL="0" distR="0" wp14:anchorId="2F6651F4" wp14:editId="38018370">
              <wp:extent cx="5936615" cy="2936875"/>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6615" cy="2936875"/>
                      </a:xfrm>
                      <a:prstGeom prst="rect">
                        <a:avLst/>
                      </a:prstGeom>
                      <a:noFill/>
                      <a:ln>
                        <a:noFill/>
                      </a:ln>
                    </pic:spPr>
                  </pic:pic>
                </a:graphicData>
              </a:graphic>
            </wp:inline>
          </w:drawing>
        </w:r>
      </w:ins>
    </w:p>
    <w:p w14:paraId="50D0A6C1" w14:textId="69AD4908" w:rsidR="00337EDC" w:rsidRDefault="00057190">
      <w:pPr>
        <w:pStyle w:val="Caption"/>
        <w:jc w:val="center"/>
        <w:rPr>
          <w:ins w:id="854" w:author="Laxmikant Naik" w:date="2017-09-25T16:39:00Z"/>
        </w:rPr>
        <w:pPrChange w:id="855" w:author="Laxmikant Naik" w:date="2017-09-25T17:02:00Z">
          <w:pPr/>
        </w:pPrChange>
      </w:pPr>
      <w:ins w:id="856" w:author="Laxmikant Naik" w:date="2017-09-25T17:02:00Z">
        <w:r>
          <w:t xml:space="preserve">Image </w:t>
        </w:r>
        <w:r>
          <w:fldChar w:fldCharType="begin"/>
        </w:r>
        <w:r>
          <w:instrText xml:space="preserve"> SEQ Image \* ARABIC </w:instrText>
        </w:r>
      </w:ins>
      <w:r>
        <w:fldChar w:fldCharType="separate"/>
      </w:r>
      <w:ins w:id="857" w:author="Laxmikant Naik" w:date="2017-09-25T17:06:00Z">
        <w:r w:rsidR="00583FBD">
          <w:rPr>
            <w:noProof/>
          </w:rPr>
          <w:t>11</w:t>
        </w:r>
      </w:ins>
      <w:ins w:id="858" w:author="Laxmikant Naik" w:date="2017-09-25T17:02:00Z">
        <w:r>
          <w:fldChar w:fldCharType="end"/>
        </w:r>
        <w:r>
          <w:t>: Identity Experience Framework B2C blade</w:t>
        </w:r>
      </w:ins>
    </w:p>
    <w:p w14:paraId="01DBD396" w14:textId="6E499FE8" w:rsidR="00823081" w:rsidRDefault="00823081" w:rsidP="00337EDC">
      <w:pPr>
        <w:rPr>
          <w:ins w:id="859" w:author="Laxmikant Naik" w:date="2017-09-25T16:39:00Z"/>
        </w:rPr>
      </w:pPr>
    </w:p>
    <w:p w14:paraId="19888251" w14:textId="781C3046" w:rsidR="00823081" w:rsidRDefault="002456E6" w:rsidP="00337EDC">
      <w:pPr>
        <w:rPr>
          <w:ins w:id="860" w:author="Laxmikant Naik" w:date="2017-09-25T16:39:00Z"/>
        </w:rPr>
      </w:pPr>
      <w:ins w:id="861" w:author="Laxmikant Naik" w:date="2017-09-25T16:40:00Z">
        <w:r>
          <w:t>The end customer application through which Fan</w:t>
        </w:r>
      </w:ins>
      <w:ins w:id="862" w:author="Laxmikant Naik" w:date="2017-09-25T16:41:00Z">
        <w:r>
          <w:t>s</w:t>
        </w:r>
      </w:ins>
      <w:ins w:id="863" w:author="Laxmikant Naik" w:date="2017-09-25T16:40:00Z">
        <w:r>
          <w:t xml:space="preserve"> will access the platform </w:t>
        </w:r>
      </w:ins>
      <w:ins w:id="864" w:author="Laxmikant Naik" w:date="2017-09-25T16:41:00Z">
        <w:r>
          <w:t xml:space="preserve">will have to be </w:t>
        </w:r>
      </w:ins>
      <w:ins w:id="865" w:author="Laxmikant Naik" w:date="2017-09-25T16:44:00Z">
        <w:r>
          <w:t xml:space="preserve">authenticated </w:t>
        </w:r>
      </w:ins>
      <w:ins w:id="866" w:author="Laxmikant Naik" w:date="2017-09-25T16:41:00Z">
        <w:r>
          <w:t>in the B2C tenant</w:t>
        </w:r>
      </w:ins>
      <w:ins w:id="867" w:author="Laxmikant Naik" w:date="2017-09-25T16:42:00Z">
        <w:r>
          <w:t xml:space="preserve">. </w:t>
        </w:r>
      </w:ins>
      <w:ins w:id="868" w:author="Laxmikant Naik" w:date="2017-09-25T16:43:00Z">
        <w:r>
          <w:t xml:space="preserve">B2C will use </w:t>
        </w:r>
      </w:ins>
      <w:ins w:id="869" w:author="Laxmikant Naik" w:date="2017-09-25T16:42:00Z">
        <w:r>
          <w:t>application ID to authenticate the app</w:t>
        </w:r>
      </w:ins>
      <w:ins w:id="870" w:author="Laxmikant Naik" w:date="2017-09-25T16:43:00Z">
        <w:r>
          <w:t>.</w:t>
        </w:r>
      </w:ins>
    </w:p>
    <w:p w14:paraId="705D75F8" w14:textId="77777777" w:rsidR="00583FBD" w:rsidRDefault="00823081">
      <w:pPr>
        <w:keepNext/>
        <w:rPr>
          <w:ins w:id="871" w:author="Laxmikant Naik" w:date="2017-09-25T17:03:00Z"/>
        </w:rPr>
        <w:pPrChange w:id="872" w:author="Laxmikant Naik" w:date="2017-09-25T17:03:00Z">
          <w:pPr/>
        </w:pPrChange>
      </w:pPr>
      <w:ins w:id="873" w:author="Laxmikant Naik" w:date="2017-09-25T16:39:00Z">
        <w:r>
          <w:rPr>
            <w:noProof/>
          </w:rPr>
          <w:drawing>
            <wp:inline distT="0" distB="0" distL="0" distR="0" wp14:anchorId="2819D2DC" wp14:editId="671217A8">
              <wp:extent cx="5943600" cy="21818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181860"/>
                      </a:xfrm>
                      <a:prstGeom prst="rect">
                        <a:avLst/>
                      </a:prstGeom>
                      <a:noFill/>
                      <a:ln>
                        <a:noFill/>
                      </a:ln>
                    </pic:spPr>
                  </pic:pic>
                </a:graphicData>
              </a:graphic>
            </wp:inline>
          </w:drawing>
        </w:r>
      </w:ins>
    </w:p>
    <w:p w14:paraId="4698FC10" w14:textId="1109F5B7" w:rsidR="00823081" w:rsidRDefault="00583FBD">
      <w:pPr>
        <w:pStyle w:val="Caption"/>
        <w:jc w:val="center"/>
        <w:rPr>
          <w:ins w:id="874" w:author="Laxmikant Naik" w:date="2017-09-25T16:46:00Z"/>
        </w:rPr>
        <w:pPrChange w:id="875" w:author="Laxmikant Naik" w:date="2017-09-25T17:03:00Z">
          <w:pPr/>
        </w:pPrChange>
      </w:pPr>
      <w:ins w:id="876" w:author="Laxmikant Naik" w:date="2017-09-25T17:03:00Z">
        <w:r>
          <w:t xml:space="preserve">Image </w:t>
        </w:r>
        <w:r>
          <w:fldChar w:fldCharType="begin"/>
        </w:r>
        <w:r>
          <w:instrText xml:space="preserve"> SEQ Image \* ARABIC </w:instrText>
        </w:r>
      </w:ins>
      <w:r>
        <w:fldChar w:fldCharType="separate"/>
      </w:r>
      <w:ins w:id="877" w:author="Laxmikant Naik" w:date="2017-09-25T17:06:00Z">
        <w:r>
          <w:rPr>
            <w:noProof/>
          </w:rPr>
          <w:t>12</w:t>
        </w:r>
      </w:ins>
      <w:ins w:id="878" w:author="Laxmikant Naik" w:date="2017-09-25T17:03:00Z">
        <w:r>
          <w:fldChar w:fldCharType="end"/>
        </w:r>
        <w:r>
          <w:t>: Identity Experience Framework- Applications</w:t>
        </w:r>
      </w:ins>
    </w:p>
    <w:p w14:paraId="36703C9A" w14:textId="28A8A8F1" w:rsidR="005C2B84" w:rsidRDefault="005C2B84" w:rsidP="00337EDC">
      <w:pPr>
        <w:rPr>
          <w:ins w:id="879" w:author="Laxmikant Naik" w:date="2017-09-25T16:46:00Z"/>
        </w:rPr>
      </w:pPr>
    </w:p>
    <w:p w14:paraId="6965FB1E" w14:textId="5B50EF53" w:rsidR="005C2B84" w:rsidRDefault="00E41DF8">
      <w:pPr>
        <w:pStyle w:val="Heading3Numbered"/>
        <w:rPr>
          <w:ins w:id="880" w:author="Laxmikant Naik" w:date="2017-09-25T16:46:00Z"/>
        </w:rPr>
        <w:pPrChange w:id="881" w:author="Laxmikant Naik" w:date="2017-09-25T16:46:00Z">
          <w:pPr/>
        </w:pPrChange>
      </w:pPr>
      <w:ins w:id="882" w:author="Laxmikant Naik" w:date="2017-09-25T16:46:00Z">
        <w:r>
          <w:t xml:space="preserve">Testing </w:t>
        </w:r>
      </w:ins>
      <w:ins w:id="883" w:author="Laxmikant Naik" w:date="2017-09-25T16:59:00Z">
        <w:r>
          <w:t>C</w:t>
        </w:r>
      </w:ins>
      <w:ins w:id="884" w:author="Laxmikant Naik" w:date="2017-09-25T16:46:00Z">
        <w:r w:rsidR="005C2B84">
          <w:t>us</w:t>
        </w:r>
        <w:r>
          <w:t xml:space="preserve">tom </w:t>
        </w:r>
      </w:ins>
      <w:ins w:id="885" w:author="Laxmikant Naik" w:date="2017-09-25T16:59:00Z">
        <w:r>
          <w:t>P</w:t>
        </w:r>
      </w:ins>
      <w:ins w:id="886" w:author="Laxmikant Naik" w:date="2017-09-25T16:46:00Z">
        <w:r w:rsidR="005C2B84">
          <w:t>olicies</w:t>
        </w:r>
      </w:ins>
    </w:p>
    <w:p w14:paraId="3D72CA18" w14:textId="21C33918" w:rsidR="005C2B84" w:rsidRDefault="005C2B84" w:rsidP="00337EDC">
      <w:pPr>
        <w:rPr>
          <w:ins w:id="887" w:author="Laxmikant Naik" w:date="2017-09-25T16:50:00Z"/>
        </w:rPr>
      </w:pPr>
      <w:ins w:id="888" w:author="Laxmikant Naik" w:date="2017-09-25T16:46:00Z">
        <w:r>
          <w:t>Az</w:t>
        </w:r>
      </w:ins>
      <w:ins w:id="889" w:author="Laxmikant Naik" w:date="2017-09-25T16:47:00Z">
        <w:r>
          <w:t>ure facilitates testing of custom policies through Identity Experience Framework</w:t>
        </w:r>
      </w:ins>
      <w:ins w:id="890" w:author="Laxmikant Naik" w:date="2017-09-25T16:48:00Z">
        <w:r>
          <w:t xml:space="preserve">. Select SignUpSignIn </w:t>
        </w:r>
      </w:ins>
      <w:ins w:id="891" w:author="Laxmikant Naik" w:date="2017-09-25T16:49:00Z">
        <w:r>
          <w:t>policy from Identity Experience Framework blade of the B2C.</w:t>
        </w:r>
      </w:ins>
    </w:p>
    <w:p w14:paraId="5972096F" w14:textId="106ADF11" w:rsidR="005C2B84" w:rsidRDefault="005C2B84" w:rsidP="00337EDC">
      <w:pPr>
        <w:rPr>
          <w:ins w:id="892" w:author="Laxmikant Naik" w:date="2017-09-25T16:50:00Z"/>
        </w:rPr>
      </w:pPr>
    </w:p>
    <w:p w14:paraId="578D63DB" w14:textId="77777777" w:rsidR="00583FBD" w:rsidRDefault="005C2B84">
      <w:pPr>
        <w:keepNext/>
        <w:rPr>
          <w:ins w:id="893" w:author="Laxmikant Naik" w:date="2017-09-25T17:05:00Z"/>
        </w:rPr>
        <w:pPrChange w:id="894" w:author="Laxmikant Naik" w:date="2017-09-25T17:05:00Z">
          <w:pPr/>
        </w:pPrChange>
      </w:pPr>
      <w:ins w:id="895" w:author="Laxmikant Naik" w:date="2017-09-25T16:51:00Z">
        <w:r>
          <w:rPr>
            <w:noProof/>
          </w:rPr>
          <w:lastRenderedPageBreak/>
          <w:drawing>
            <wp:inline distT="0" distB="0" distL="0" distR="0" wp14:anchorId="5F8ABD1B" wp14:editId="5CB0D074">
              <wp:extent cx="5583555" cy="4308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3555" cy="4308475"/>
                      </a:xfrm>
                      <a:prstGeom prst="rect">
                        <a:avLst/>
                      </a:prstGeom>
                      <a:noFill/>
                      <a:ln>
                        <a:noFill/>
                      </a:ln>
                    </pic:spPr>
                  </pic:pic>
                </a:graphicData>
              </a:graphic>
            </wp:inline>
          </w:drawing>
        </w:r>
      </w:ins>
    </w:p>
    <w:p w14:paraId="6EFC58C1" w14:textId="656D3C4F" w:rsidR="005C2B84" w:rsidRDefault="00583FBD">
      <w:pPr>
        <w:pStyle w:val="Caption"/>
        <w:jc w:val="center"/>
        <w:rPr>
          <w:ins w:id="896" w:author="Laxmikant Naik" w:date="2017-09-25T16:49:00Z"/>
        </w:rPr>
        <w:pPrChange w:id="897" w:author="Laxmikant Naik" w:date="2017-09-25T17:05:00Z">
          <w:pPr/>
        </w:pPrChange>
      </w:pPr>
      <w:ins w:id="898" w:author="Laxmikant Naik" w:date="2017-09-25T17:05:00Z">
        <w:r>
          <w:t xml:space="preserve">Image </w:t>
        </w:r>
        <w:r>
          <w:fldChar w:fldCharType="begin"/>
        </w:r>
        <w:r>
          <w:instrText xml:space="preserve"> SEQ Image \* ARABIC </w:instrText>
        </w:r>
      </w:ins>
      <w:r>
        <w:fldChar w:fldCharType="separate"/>
      </w:r>
      <w:ins w:id="899" w:author="Laxmikant Naik" w:date="2017-09-25T17:06:00Z">
        <w:r>
          <w:rPr>
            <w:noProof/>
          </w:rPr>
          <w:t>13</w:t>
        </w:r>
      </w:ins>
      <w:ins w:id="900" w:author="Laxmikant Naik" w:date="2017-09-25T17:05:00Z">
        <w:r>
          <w:fldChar w:fldCharType="end"/>
        </w:r>
        <w:r>
          <w:t>: Test User Experience- Run now</w:t>
        </w:r>
      </w:ins>
    </w:p>
    <w:p w14:paraId="74767604" w14:textId="74280373" w:rsidR="005C2B84" w:rsidRDefault="005C2B84" w:rsidP="00337EDC">
      <w:pPr>
        <w:rPr>
          <w:ins w:id="901" w:author="Laxmikant Naik" w:date="2017-09-25T16:51:00Z"/>
        </w:rPr>
      </w:pPr>
    </w:p>
    <w:p w14:paraId="3E1943C5" w14:textId="4CAFC286" w:rsidR="00AF6639" w:rsidRDefault="00AF6639" w:rsidP="00337EDC">
      <w:pPr>
        <w:rPr>
          <w:ins w:id="902" w:author="Laxmikant Naik" w:date="2017-09-25T16:51:00Z"/>
        </w:rPr>
      </w:pPr>
    </w:p>
    <w:p w14:paraId="0DC66DB1" w14:textId="0AC68E8A" w:rsidR="00AF6639" w:rsidRDefault="00AF6639" w:rsidP="00337EDC">
      <w:pPr>
        <w:rPr>
          <w:ins w:id="903" w:author="Laxmikant Naik" w:date="2017-09-25T16:55:00Z"/>
        </w:rPr>
      </w:pPr>
      <w:ins w:id="904" w:author="Laxmikant Naik" w:date="2017-09-25T16:51:00Z">
        <w:r>
          <w:t xml:space="preserve">Select the application </w:t>
        </w:r>
      </w:ins>
      <w:ins w:id="905" w:author="Laxmikant Naik" w:date="2017-09-25T16:52:00Z">
        <w:r>
          <w:t>that is registered on B2C tenan</w:t>
        </w:r>
      </w:ins>
      <w:ins w:id="906" w:author="Laxmikant Naik" w:date="2017-09-25T16:53:00Z">
        <w:r>
          <w:t>t. Reply URL here is the redirect URL where B2C will return token.</w:t>
        </w:r>
      </w:ins>
      <w:ins w:id="907" w:author="Laxmikant Naik" w:date="2017-09-25T16:54:00Z">
        <w:r>
          <w:t xml:space="preserve"> Click on Run now to see following user sign-up, sign-in page.</w:t>
        </w:r>
      </w:ins>
      <w:ins w:id="908" w:author="Laxmikant Naik" w:date="2017-09-25T16:56:00Z">
        <w:r>
          <w:t xml:space="preserve"> Notice all the options available on this page are corresponding to those listed in the User Journey section of the custom policie</w:t>
        </w:r>
      </w:ins>
      <w:ins w:id="909" w:author="Laxmikant Naik" w:date="2017-09-25T16:57:00Z">
        <w:r>
          <w:t>s.</w:t>
        </w:r>
      </w:ins>
      <w:ins w:id="910" w:author="Laxmikant Naik" w:date="2017-09-25T17:50:00Z">
        <w:r w:rsidR="00963FAE">
          <w:t xml:space="preserve"> </w:t>
        </w:r>
      </w:ins>
      <w:ins w:id="911" w:author="Laxmikant Naik" w:date="2017-09-25T17:51:00Z">
        <w:r w:rsidR="00A86965">
          <w:t>Proceed to test all the flows as created in your custom policies.</w:t>
        </w:r>
      </w:ins>
    </w:p>
    <w:p w14:paraId="76122B61" w14:textId="07162429" w:rsidR="00AF6639" w:rsidRDefault="00AF6639" w:rsidP="00337EDC">
      <w:pPr>
        <w:rPr>
          <w:ins w:id="912" w:author="Laxmikant Naik" w:date="2017-09-25T16:55:00Z"/>
        </w:rPr>
      </w:pPr>
    </w:p>
    <w:p w14:paraId="7775E4CD" w14:textId="1109F5B7" w:rsidR="00AF6639" w:rsidRDefault="00AF6639" w:rsidP="00337EDC">
      <w:pPr>
        <w:rPr>
          <w:ins w:id="913" w:author="Laxmikant Naik" w:date="2017-09-25T16:55:00Z"/>
        </w:rPr>
      </w:pPr>
    </w:p>
    <w:p w14:paraId="02F693CE" w14:textId="77777777" w:rsidR="00583FBD" w:rsidRDefault="00583FBD">
      <w:pPr>
        <w:keepNext/>
        <w:rPr>
          <w:ins w:id="914" w:author="Laxmikant Naik" w:date="2017-09-25T17:06:00Z"/>
        </w:rPr>
        <w:pPrChange w:id="915" w:author="Laxmikant Naik" w:date="2017-09-25T17:06:00Z">
          <w:pPr/>
        </w:pPrChange>
      </w:pPr>
      <w:ins w:id="916" w:author="Laxmikant Naik" w:date="2017-09-25T17:04:00Z">
        <w:r>
          <w:rPr>
            <w:noProof/>
          </w:rPr>
          <w:lastRenderedPageBreak/>
          <w:drawing>
            <wp:inline distT="0" distB="0" distL="0" distR="0" wp14:anchorId="3036F796" wp14:editId="3FC9B0A7">
              <wp:extent cx="5936615" cy="28956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6615" cy="2895600"/>
                      </a:xfrm>
                      <a:prstGeom prst="rect">
                        <a:avLst/>
                      </a:prstGeom>
                      <a:noFill/>
                      <a:ln>
                        <a:noFill/>
                      </a:ln>
                    </pic:spPr>
                  </pic:pic>
                </a:graphicData>
              </a:graphic>
            </wp:inline>
          </w:drawing>
        </w:r>
      </w:ins>
    </w:p>
    <w:p w14:paraId="46243A0F" w14:textId="3215C5BF" w:rsidR="00AF6639" w:rsidRPr="00337EDC" w:rsidRDefault="00583FBD">
      <w:pPr>
        <w:pStyle w:val="Caption"/>
        <w:jc w:val="center"/>
        <w:pPrChange w:id="917" w:author="Laxmikant Naik" w:date="2017-09-25T17:06:00Z">
          <w:pPr/>
        </w:pPrChange>
      </w:pPr>
      <w:ins w:id="918" w:author="Laxmikant Naik" w:date="2017-09-25T17:06:00Z">
        <w:r>
          <w:t xml:space="preserve">Image </w:t>
        </w:r>
        <w:r>
          <w:fldChar w:fldCharType="begin"/>
        </w:r>
        <w:r>
          <w:instrText xml:space="preserve"> SEQ Image \* ARABIC </w:instrText>
        </w:r>
      </w:ins>
      <w:r>
        <w:fldChar w:fldCharType="separate"/>
      </w:r>
      <w:ins w:id="919" w:author="Laxmikant Naik" w:date="2017-09-25T17:06:00Z">
        <w:r>
          <w:rPr>
            <w:noProof/>
          </w:rPr>
          <w:t>14</w:t>
        </w:r>
        <w:r>
          <w:fldChar w:fldCharType="end"/>
        </w:r>
        <w:r>
          <w:t>: Test end-to-end User Experience</w:t>
        </w:r>
      </w:ins>
    </w:p>
    <w:p w14:paraId="1BFF29B4" w14:textId="24342901" w:rsidR="00AB512E" w:rsidRDefault="00AB512E" w:rsidP="00AB512E">
      <w:pPr>
        <w:pStyle w:val="Heading1Numbered"/>
      </w:pPr>
      <w:bookmarkStart w:id="920" w:name="_Ref465773028"/>
      <w:bookmarkStart w:id="921" w:name="_Toc470622121"/>
      <w:r>
        <w:lastRenderedPageBreak/>
        <w:t>Digital Platform Build</w:t>
      </w:r>
      <w:bookmarkEnd w:id="428"/>
      <w:bookmarkEnd w:id="429"/>
      <w:bookmarkEnd w:id="920"/>
      <w:bookmarkEnd w:id="921"/>
    </w:p>
    <w:p w14:paraId="26EF90E5" w14:textId="77777777" w:rsidR="00AB512E" w:rsidRDefault="00AB512E" w:rsidP="00AB512E">
      <w:pPr>
        <w:pStyle w:val="Heading2Numbered"/>
      </w:pPr>
      <w:bookmarkStart w:id="922" w:name="_Toc458787285"/>
      <w:bookmarkStart w:id="923" w:name="_Toc470622122"/>
      <w:r w:rsidRPr="002D75F0">
        <w:t>Preparing</w:t>
      </w:r>
      <w:bookmarkEnd w:id="922"/>
      <w:bookmarkEnd w:id="923"/>
    </w:p>
    <w:p w14:paraId="4F966500" w14:textId="32EE4886" w:rsidR="00AB512E" w:rsidRPr="0097001F" w:rsidRDefault="00AB512E" w:rsidP="00AB512E">
      <w:r>
        <w:t>Before trying to compile the solution</w:t>
      </w:r>
      <w:r w:rsidR="00381B5D">
        <w:t>,</w:t>
      </w:r>
      <w:r>
        <w:t xml:space="preserve"> make sure you have the following software installed</w:t>
      </w:r>
      <w:r w:rsidR="00381B5D">
        <w:t>:</w:t>
      </w:r>
    </w:p>
    <w:p w14:paraId="57AD9999" w14:textId="44C40C48" w:rsidR="00AB512E" w:rsidRPr="008559B2" w:rsidRDefault="60EEF379" w:rsidP="00F60DA4">
      <w:pPr>
        <w:pStyle w:val="ListBullet"/>
      </w:pPr>
      <w:r w:rsidRPr="008559B2">
        <w:t>Mi</w:t>
      </w:r>
      <w:r w:rsidR="00AB512E" w:rsidRPr="008559B2">
        <w:t>crosoft Visual Studio 2015</w:t>
      </w:r>
      <w:r w:rsidR="00C00E47" w:rsidRPr="008559B2">
        <w:t xml:space="preserve"> Enterprise with Update 3</w:t>
      </w:r>
    </w:p>
    <w:p w14:paraId="25CF5E65" w14:textId="3D260A79" w:rsidR="60EEF379" w:rsidRPr="008559B2" w:rsidRDefault="4198758B" w:rsidP="008559B2">
      <w:pPr>
        <w:pStyle w:val="ListBullet"/>
      </w:pPr>
      <w:r w:rsidRPr="007B679D">
        <w:t xml:space="preserve">.NET Framework 3.5 </w:t>
      </w:r>
    </w:p>
    <w:p w14:paraId="348009E4" w14:textId="5D7B4395" w:rsidR="4198758B" w:rsidRPr="008559B2" w:rsidRDefault="4198758B" w:rsidP="008559B2">
      <w:pPr>
        <w:pStyle w:val="ListBullet"/>
      </w:pPr>
      <w:r w:rsidRPr="007B679D">
        <w:t>.NET Framework 4.6</w:t>
      </w:r>
    </w:p>
    <w:p w14:paraId="64D8F359" w14:textId="2D58748E" w:rsidR="57C02F20" w:rsidRPr="008559B2" w:rsidRDefault="0BC0FE98" w:rsidP="00AB22C7">
      <w:pPr>
        <w:pStyle w:val="Note"/>
      </w:pPr>
      <w:r w:rsidRPr="00AB22C7">
        <w:rPr>
          <w:b/>
        </w:rPr>
        <w:t>Note</w:t>
      </w:r>
      <w:r w:rsidRPr="00AB22C7">
        <w:rPr>
          <w:rFonts w:ascii="Segoe UI,Times New Roman" w:eastAsia="Segoe UI,Times New Roman" w:hAnsi="Segoe UI,Times New Roman" w:cs="Segoe UI,Times New Roman"/>
          <w:b/>
        </w:rPr>
        <w:t>:</w:t>
      </w:r>
      <w:r w:rsidRPr="6DE2278B">
        <w:rPr>
          <w:rFonts w:ascii="Segoe UI,Times New Roman" w:eastAsia="Segoe UI,Times New Roman" w:hAnsi="Segoe UI,Times New Roman" w:cs="Segoe UI,Times New Roman"/>
        </w:rPr>
        <w:t xml:space="preserve"> </w:t>
      </w:r>
      <w:r w:rsidRPr="00D0549F">
        <w:t xml:space="preserve">To check whether you have .NET Framework 3.5 and 4.6 enabled </w:t>
      </w:r>
      <w:r w:rsidR="28F2D091" w:rsidRPr="00D0549F">
        <w:t>on your machine, go</w:t>
      </w:r>
      <w:r w:rsidR="00B41C44">
        <w:tab/>
      </w:r>
      <w:r w:rsidR="28F2D091" w:rsidRPr="00D0549F">
        <w:t xml:space="preserve"> to </w:t>
      </w:r>
      <w:r w:rsidR="57C02F20" w:rsidRPr="00D0549F">
        <w:t>Start</w:t>
      </w:r>
      <w:r w:rsidR="00E65580" w:rsidRPr="00D0549F">
        <w:t>-</w:t>
      </w:r>
      <w:r w:rsidR="57C02F20" w:rsidRPr="00D0549F">
        <w:t>&gt;Programs and Features</w:t>
      </w:r>
      <w:r w:rsidR="00E65580" w:rsidRPr="00D0549F">
        <w:t>-</w:t>
      </w:r>
      <w:r w:rsidR="57C02F20" w:rsidRPr="00D0549F">
        <w:t xml:space="preserve">&gt; Turn Windows features on or off and verify that both .NET Framework 3.5 (includes .NET 2.0 and 3.0) and .NET Framework </w:t>
      </w:r>
      <w:r w:rsidR="63772627" w:rsidRPr="00D0549F">
        <w:t>4.6 Advanced Services are installed</w:t>
      </w:r>
    </w:p>
    <w:p w14:paraId="1004E4FF" w14:textId="20F9B0C3" w:rsidR="00AB512E" w:rsidRDefault="00AB512E" w:rsidP="00AB512E">
      <w:pPr>
        <w:pStyle w:val="Heading2Numbered"/>
      </w:pPr>
      <w:bookmarkStart w:id="924" w:name="_Toc458787286"/>
      <w:bookmarkStart w:id="925" w:name="_Toc470622123"/>
      <w:r>
        <w:t>Compilation</w:t>
      </w:r>
      <w:bookmarkEnd w:id="924"/>
      <w:bookmarkEnd w:id="925"/>
    </w:p>
    <w:p w14:paraId="0C2818DC" w14:textId="3BD1677B" w:rsidR="000557BC" w:rsidRDefault="000557BC" w:rsidP="000557BC">
      <w:r>
        <w:t xml:space="preserve">This section describes the steps required to build the solution from the command prompt using MSBuild. </w:t>
      </w:r>
    </w:p>
    <w:p w14:paraId="794E6831" w14:textId="77777777" w:rsidR="000557BC" w:rsidRPr="00DE7138" w:rsidRDefault="000557BC" w:rsidP="00A859CA">
      <w:pPr>
        <w:pStyle w:val="ListParagraph"/>
        <w:numPr>
          <w:ilvl w:val="0"/>
          <w:numId w:val="47"/>
        </w:numPr>
      </w:pPr>
      <w:r w:rsidRPr="00DE7138">
        <w:t>Open the Developer Command prompt and navigate to the local folder of the solution.</w:t>
      </w:r>
    </w:p>
    <w:p w14:paraId="50000973" w14:textId="12222F10" w:rsidR="000557BC" w:rsidRPr="00DE7138" w:rsidRDefault="000557BC" w:rsidP="00DE7138">
      <w:pPr>
        <w:pStyle w:val="ListParagraph"/>
      </w:pPr>
      <w:r w:rsidRPr="00DE7138">
        <w:t xml:space="preserve">Navigate to the DigitalPlatform/Build folder and execute. </w:t>
      </w:r>
    </w:p>
    <w:p w14:paraId="2C775F1D" w14:textId="1C887D84" w:rsidR="000557BC" w:rsidRPr="00DD3A0D" w:rsidRDefault="000557BC" w:rsidP="00DE7138">
      <w:pPr>
        <w:pStyle w:val="SourceCode"/>
        <w:ind w:left="540"/>
        <w:rPr>
          <w:rFonts w:ascii="Segoe UI" w:eastAsia="Times New Roman" w:hAnsi="Segoe UI" w:cs="Segoe UI"/>
        </w:rPr>
      </w:pPr>
      <w:r w:rsidRPr="00DD3A0D">
        <w:rPr>
          <w:rFonts w:ascii="Segoe UI" w:eastAsia="Times New Roman" w:hAnsi="Segoe UI" w:cs="Segoe UI"/>
        </w:rPr>
        <w:t>MSBuild LocalBuild.proj</w:t>
      </w:r>
      <w:r w:rsidR="00344548" w:rsidRPr="00DD3A0D">
        <w:rPr>
          <w:rFonts w:ascii="Segoe UI" w:eastAsia="Times New Roman" w:hAnsi="Segoe UI" w:cs="Segoe UI"/>
        </w:rPr>
        <w:t xml:space="preserve"> </w:t>
      </w:r>
      <w:r w:rsidR="009F55A2" w:rsidRPr="00DD3A0D">
        <w:rPr>
          <w:rFonts w:ascii="Segoe UI" w:eastAsia="Times New Roman" w:hAnsi="Segoe UI" w:cs="Segoe UI"/>
        </w:rPr>
        <w:t>/p:ConditionDeployOnBuild=true</w:t>
      </w:r>
    </w:p>
    <w:p w14:paraId="7A88A94F" w14:textId="56E0AE23" w:rsidR="000557BC" w:rsidRPr="007B679D" w:rsidRDefault="00B649E7" w:rsidP="00DE7138">
      <w:pPr>
        <w:pStyle w:val="ListBullet"/>
        <w:numPr>
          <w:ilvl w:val="0"/>
          <w:numId w:val="0"/>
        </w:numPr>
        <w:ind w:left="450" w:hanging="33"/>
        <w:rPr>
          <w:rFonts w:eastAsia="Times New Roman" w:cs="Segoe UI"/>
        </w:rPr>
      </w:pPr>
      <w:r>
        <w:rPr>
          <w:noProof/>
        </w:rPr>
        <w:drawing>
          <wp:inline distT="0" distB="0" distL="0" distR="0" wp14:anchorId="048567BC" wp14:editId="4F930EBB">
            <wp:extent cx="5317435" cy="679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22196" cy="680058"/>
                    </a:xfrm>
                    <a:prstGeom prst="rect">
                      <a:avLst/>
                    </a:prstGeom>
                  </pic:spPr>
                </pic:pic>
              </a:graphicData>
            </a:graphic>
          </wp:inline>
        </w:drawing>
      </w:r>
    </w:p>
    <w:p w14:paraId="67D42A5E" w14:textId="77777777" w:rsidR="000557BC" w:rsidRPr="00AF60C6" w:rsidRDefault="000557BC" w:rsidP="00DE7138">
      <w:pPr>
        <w:pStyle w:val="ListParagraph"/>
        <w:numPr>
          <w:ilvl w:val="0"/>
          <w:numId w:val="0"/>
        </w:numPr>
        <w:ind w:left="360"/>
        <w:rPr>
          <w:rFonts w:eastAsia="Times New Roman" w:cs="Segoe UI"/>
        </w:rPr>
      </w:pPr>
      <w:r w:rsidRPr="6DE2278B">
        <w:rPr>
          <w:rFonts w:eastAsia="Segoe UI,Times New Roman"/>
        </w:rPr>
        <w:t>This may take between 10 and 15 minutes the first time between downloading all NuGet packages and actual compilation.</w:t>
      </w:r>
    </w:p>
    <w:p w14:paraId="02AD4F41" w14:textId="3BB3BE1D" w:rsidR="000557BC" w:rsidRPr="00CA4C2F" w:rsidRDefault="000557BC" w:rsidP="00CA4C2F">
      <w:pPr>
        <w:pStyle w:val="Note"/>
        <w:rPr>
          <w:rFonts w:eastAsia="Times New Roman" w:cs="Segoe UI"/>
        </w:rPr>
      </w:pPr>
      <w:r w:rsidRPr="00DE7138">
        <w:rPr>
          <w:rFonts w:eastAsia="Segoe UI,Times New Roman"/>
          <w:b/>
        </w:rPr>
        <w:t>Note:</w:t>
      </w:r>
      <w:r w:rsidRPr="6DE2278B">
        <w:rPr>
          <w:rFonts w:eastAsia="Segoe UI,Times New Roman"/>
        </w:rPr>
        <w:t xml:space="preserve"> Expect warnings during the compilation for several reasons (XML Missing comm</w:t>
      </w:r>
      <w:r w:rsidR="008A4D39">
        <w:rPr>
          <w:rFonts w:eastAsia="Segoe UI,Times New Roman"/>
        </w:rPr>
        <w:tab/>
      </w:r>
      <w:r w:rsidRPr="6DE2278B">
        <w:rPr>
          <w:rFonts w:eastAsia="Segoe UI,Times New Roman"/>
        </w:rPr>
        <w:t>ents, await, unused variables, etc.).</w:t>
      </w:r>
    </w:p>
    <w:p w14:paraId="293EE9DA" w14:textId="77777777" w:rsidR="00AB512E" w:rsidRDefault="00AB512E" w:rsidP="00AB512E">
      <w:pPr>
        <w:pStyle w:val="Heading2Numbered"/>
      </w:pPr>
      <w:bookmarkStart w:id="926" w:name="_Toc458787287"/>
      <w:bookmarkStart w:id="927" w:name="_Toc470622124"/>
      <w:r>
        <w:t>Verification</w:t>
      </w:r>
      <w:bookmarkEnd w:id="926"/>
      <w:bookmarkEnd w:id="927"/>
    </w:p>
    <w:p w14:paraId="6D9E1966" w14:textId="6B1DC075" w:rsidR="00AB512E" w:rsidRPr="002B3ECA" w:rsidRDefault="00AB512E" w:rsidP="00AB512E">
      <w:r>
        <w:t xml:space="preserve">Once the build completes there will be a new folder </w:t>
      </w:r>
      <w:r w:rsidRPr="00DD3A0D">
        <w:rPr>
          <w:i/>
          <w:iCs/>
        </w:rPr>
        <w:t>D</w:t>
      </w:r>
      <w:r w:rsidRPr="007B679D">
        <w:rPr>
          <w:i/>
          <w:iCs/>
        </w:rPr>
        <w:t>igitalPlatform\Binaries</w:t>
      </w:r>
      <w:r w:rsidR="00381B5D" w:rsidRPr="007B679D">
        <w:rPr>
          <w:i/>
          <w:iCs/>
        </w:rPr>
        <w:t>.</w:t>
      </w:r>
      <w:r w:rsidR="00381B5D">
        <w:t xml:space="preserve"> I</w:t>
      </w:r>
      <w:r>
        <w:t>f the build completed successfully</w:t>
      </w:r>
      <w:r w:rsidR="00381B5D">
        <w:t>, there will be a sub</w:t>
      </w:r>
      <w:r>
        <w:t>folder called Version with the following structure</w:t>
      </w:r>
      <w:r w:rsidR="00381B5D">
        <w:t>:</w:t>
      </w:r>
    </w:p>
    <w:p w14:paraId="654149A6" w14:textId="7B722E65" w:rsidR="00AB512E" w:rsidRPr="0097001F" w:rsidRDefault="00967F28" w:rsidP="00AB512E">
      <w:r>
        <w:rPr>
          <w:noProof/>
        </w:rPr>
        <w:lastRenderedPageBreak/>
        <w:drawing>
          <wp:inline distT="0" distB="0" distL="0" distR="0" wp14:anchorId="564964F8" wp14:editId="0FB7061D">
            <wp:extent cx="5568950" cy="71545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8950" cy="7154545"/>
                    </a:xfrm>
                    <a:prstGeom prst="rect">
                      <a:avLst/>
                    </a:prstGeom>
                    <a:noFill/>
                    <a:ln>
                      <a:noFill/>
                    </a:ln>
                  </pic:spPr>
                </pic:pic>
              </a:graphicData>
            </a:graphic>
          </wp:inline>
        </w:drawing>
      </w:r>
    </w:p>
    <w:p w14:paraId="14B35F37" w14:textId="77777777" w:rsidR="00AB512E" w:rsidRPr="0097001F" w:rsidRDefault="00AB512E" w:rsidP="00AB512E"/>
    <w:p w14:paraId="405888C3" w14:textId="77777777" w:rsidR="00AB512E" w:rsidRPr="001E5F05" w:rsidRDefault="00AB512E" w:rsidP="00AB512E">
      <w:pPr>
        <w:pStyle w:val="Heading1Numbered"/>
      </w:pPr>
      <w:bookmarkStart w:id="928" w:name="_Toc458787288"/>
      <w:bookmarkStart w:id="929" w:name="_Toc470622125"/>
      <w:r>
        <w:lastRenderedPageBreak/>
        <w:t>Azure Setup</w:t>
      </w:r>
      <w:r w:rsidRPr="001E5F05">
        <w:t xml:space="preserve"> Process</w:t>
      </w:r>
      <w:bookmarkEnd w:id="430"/>
      <w:bookmarkEnd w:id="928"/>
      <w:bookmarkEnd w:id="929"/>
    </w:p>
    <w:p w14:paraId="1F837B21" w14:textId="7E34BCE9" w:rsidR="00AB512E" w:rsidRPr="001E5F05" w:rsidRDefault="00AB512E" w:rsidP="00AB512E">
      <w:r>
        <w:t>The following process will create all Azure</w:t>
      </w:r>
      <w:r w:rsidR="00381B5D">
        <w:t xml:space="preserve"> resources required to run the C</w:t>
      </w:r>
      <w:r>
        <w:t>ore Digital Platform. This process should be run only during the initial setup of a deployment or during the addition of a new one.</w:t>
      </w:r>
    </w:p>
    <w:p w14:paraId="1217761C" w14:textId="77777777" w:rsidR="00AB512E" w:rsidRPr="001E5F05" w:rsidRDefault="00AB512E" w:rsidP="00AB512E">
      <w:pPr>
        <w:pStyle w:val="Heading2Numbered"/>
      </w:pPr>
      <w:bookmarkStart w:id="930" w:name="_Toc442690456"/>
      <w:bookmarkStart w:id="931" w:name="_Toc458787289"/>
      <w:bookmarkStart w:id="932" w:name="_Toc470622126"/>
      <w:r w:rsidRPr="002D75F0">
        <w:t>Preparing</w:t>
      </w:r>
      <w:bookmarkEnd w:id="930"/>
      <w:bookmarkEnd w:id="931"/>
      <w:bookmarkEnd w:id="932"/>
    </w:p>
    <w:p w14:paraId="16392DBE" w14:textId="162B063C" w:rsidR="00CC5C26" w:rsidRDefault="00AB512E" w:rsidP="00CC5C26">
      <w:r>
        <w:t>Before running the process make sure you hav</w:t>
      </w:r>
      <w:r w:rsidR="00381B5D">
        <w:t>e the following pre</w:t>
      </w:r>
      <w:r w:rsidR="00E65580">
        <w:t>-</w:t>
      </w:r>
      <w:r w:rsidR="00381B5D">
        <w:t>requisites:</w:t>
      </w:r>
    </w:p>
    <w:p w14:paraId="04CA7238" w14:textId="53457DFC" w:rsidR="00AB512E" w:rsidRDefault="00CC5C26" w:rsidP="00AB512E">
      <w:pPr>
        <w:pStyle w:val="ListBullet"/>
      </w:pPr>
      <w:r>
        <w:t>You have compiled the project f</w:t>
      </w:r>
      <w:r w:rsidR="00DF092B">
        <w:t xml:space="preserve">ollowing the steps provided in the </w:t>
      </w:r>
      <w:r w:rsidR="002A05B7">
        <w:fldChar w:fldCharType="begin"/>
      </w:r>
      <w:r w:rsidR="002A05B7">
        <w:instrText xml:space="preserve"> REF _Ref465773028 \h </w:instrText>
      </w:r>
      <w:r w:rsidR="002A05B7">
        <w:fldChar w:fldCharType="separate"/>
      </w:r>
      <w:r w:rsidR="00E768F7">
        <w:t>Digital Platform Build</w:t>
      </w:r>
      <w:r w:rsidR="002A05B7">
        <w:fldChar w:fldCharType="end"/>
      </w:r>
      <w:r w:rsidR="00DF092B">
        <w:t xml:space="preserve">  section</w:t>
      </w:r>
      <w:r>
        <w:t>.</w:t>
      </w:r>
    </w:p>
    <w:p w14:paraId="5AD5E187" w14:textId="591AD14F" w:rsidR="00AB512E" w:rsidRPr="00975E41" w:rsidRDefault="00AB512E" w:rsidP="00AB512E">
      <w:pPr>
        <w:pStyle w:val="ListBullet"/>
      </w:pPr>
      <w:r w:rsidRPr="00975E41">
        <w:t>Before running the command</w:t>
      </w:r>
      <w:r w:rsidR="00381B5D">
        <w:t>,</w:t>
      </w:r>
      <w:r w:rsidRPr="00975E41">
        <w:t xml:space="preserve"> make sure that you have your subscription registered both for A</w:t>
      </w:r>
      <w:r>
        <w:t xml:space="preserve">zure </w:t>
      </w:r>
      <w:r w:rsidRPr="00975E41">
        <w:t>S</w:t>
      </w:r>
      <w:r>
        <w:t xml:space="preserve">ervice </w:t>
      </w:r>
      <w:r w:rsidRPr="00975E41">
        <w:t>M</w:t>
      </w:r>
      <w:r>
        <w:t>anagement</w:t>
      </w:r>
      <w:r w:rsidRPr="00975E41">
        <w:t xml:space="preserve"> and A</w:t>
      </w:r>
      <w:r>
        <w:t xml:space="preserve">zure </w:t>
      </w:r>
      <w:r w:rsidRPr="00975E41">
        <w:t>R</w:t>
      </w:r>
      <w:r>
        <w:t xml:space="preserve">esource </w:t>
      </w:r>
      <w:r w:rsidRPr="00975E41">
        <w:t>M</w:t>
      </w:r>
      <w:r>
        <w:t>anagement</w:t>
      </w:r>
      <w:r w:rsidRPr="00975E41">
        <w:t>.</w:t>
      </w:r>
    </w:p>
    <w:p w14:paraId="5A39E42A" w14:textId="756F18D6" w:rsidR="00AB512E" w:rsidRPr="00975E41" w:rsidRDefault="00381B5D" w:rsidP="004C2C19">
      <w:pPr>
        <w:pStyle w:val="ListBullet"/>
        <w:numPr>
          <w:ilvl w:val="0"/>
          <w:numId w:val="0"/>
        </w:numPr>
        <w:ind w:left="720"/>
      </w:pPr>
      <w:r>
        <w:t>Because</w:t>
      </w:r>
      <w:r w:rsidR="00AB512E">
        <w:t xml:space="preserve"> the script still uses Azure </w:t>
      </w:r>
      <w:r w:rsidR="00AB512E" w:rsidRPr="00975E41">
        <w:t>S</w:t>
      </w:r>
      <w:r w:rsidR="00AB512E">
        <w:t xml:space="preserve">ervice </w:t>
      </w:r>
      <w:r w:rsidR="00AB512E" w:rsidRPr="00975E41">
        <w:t>M</w:t>
      </w:r>
      <w:r w:rsidR="00AB512E">
        <w:t>anagement</w:t>
      </w:r>
      <w:r>
        <w:t>, your user must be</w:t>
      </w:r>
      <w:r w:rsidR="00AB512E">
        <w:t xml:space="preserve"> co</w:t>
      </w:r>
      <w:r w:rsidR="00E65580">
        <w:t>-</w:t>
      </w:r>
      <w:r w:rsidR="00AB512E" w:rsidRPr="00975E41">
        <w:t>administrator of the subscription.</w:t>
      </w:r>
    </w:p>
    <w:p w14:paraId="79F2FD37" w14:textId="41469247" w:rsidR="00AB512E" w:rsidRPr="00975E41" w:rsidRDefault="00AB512E" w:rsidP="004C2C19">
      <w:pPr>
        <w:pStyle w:val="ListBullet"/>
        <w:numPr>
          <w:ilvl w:val="0"/>
          <w:numId w:val="0"/>
        </w:numPr>
        <w:ind w:left="720"/>
      </w:pPr>
      <w:r>
        <w:t>The team is working in a full Azure Resource Management version of the scripts</w:t>
      </w:r>
      <w:r w:rsidR="00381B5D">
        <w:t>,</w:t>
      </w:r>
      <w:r>
        <w:t xml:space="preserve"> but it will not be possible until all services have a resource provider.</w:t>
      </w:r>
    </w:p>
    <w:p w14:paraId="79E91EA3" w14:textId="39F94258" w:rsidR="00AB512E" w:rsidRDefault="00AB512E" w:rsidP="00AB512E">
      <w:pPr>
        <w:pStyle w:val="ListBullet"/>
      </w:pPr>
      <w:r w:rsidRPr="00975E41">
        <w:t>Create your own Environment Deployment File. Look at</w:t>
      </w:r>
      <w:r>
        <w:t xml:space="preserve"> </w:t>
      </w:r>
      <w:r w:rsidR="00173992">
        <w:t>Section 4</w:t>
      </w:r>
      <w:r>
        <w:t xml:space="preserve"> </w:t>
      </w:r>
      <w:r>
        <w:fldChar w:fldCharType="begin"/>
      </w:r>
      <w:r>
        <w:instrText xml:space="preserve"> REF _Ref442714887 \h </w:instrText>
      </w:r>
      <w:r>
        <w:fldChar w:fldCharType="separate"/>
      </w:r>
      <w:ins w:id="933" w:author="Sanyam Seth" w:date="2017-03-21T16:34:00Z">
        <w:r w:rsidR="00E768F7" w:rsidRPr="001E5F05">
          <w:t xml:space="preserve">Deployment </w:t>
        </w:r>
        <w:r w:rsidR="00E768F7" w:rsidRPr="002D75F0">
          <w:t>Resources</w:t>
        </w:r>
      </w:ins>
      <w:del w:id="934" w:author="Sanyam Seth" w:date="2017-03-21T16:34:00Z">
        <w:r w:rsidR="009B618E" w:rsidRPr="001E5F05" w:rsidDel="00E768F7">
          <w:delText xml:space="preserve">Deployment </w:delText>
        </w:r>
        <w:r w:rsidR="009B618E" w:rsidRPr="002D75F0" w:rsidDel="00E768F7">
          <w:delText>Resources</w:delText>
        </w:r>
      </w:del>
      <w:r>
        <w:fldChar w:fldCharType="end"/>
      </w:r>
      <w:r>
        <w:t xml:space="preserve"> </w:t>
      </w:r>
      <w:r w:rsidRPr="00975E41">
        <w:t>to get an explanation of the different components included in the environment and the file description.</w:t>
      </w:r>
    </w:p>
    <w:p w14:paraId="7F495690" w14:textId="2B63F0F4" w:rsidR="00AB512E" w:rsidRPr="00975E41" w:rsidRDefault="00AB512E" w:rsidP="004C2C19">
      <w:pPr>
        <w:pStyle w:val="ListBullet"/>
        <w:numPr>
          <w:ilvl w:val="0"/>
          <w:numId w:val="0"/>
        </w:numPr>
        <w:ind w:left="720"/>
      </w:pPr>
      <w:r>
        <w:t xml:space="preserve">You must know </w:t>
      </w:r>
      <w:r w:rsidR="00381B5D">
        <w:t>what</w:t>
      </w:r>
      <w:r>
        <w:t xml:space="preserve"> your environment is going to look like in terms of deployments and services available in each deployment.</w:t>
      </w:r>
    </w:p>
    <w:p w14:paraId="3B8ABC30" w14:textId="341F86C6" w:rsidR="00AB512E" w:rsidRPr="00975E41" w:rsidRDefault="00AB512E" w:rsidP="004C2C19">
      <w:pPr>
        <w:pStyle w:val="ListBullet"/>
        <w:numPr>
          <w:ilvl w:val="0"/>
          <w:numId w:val="0"/>
        </w:numPr>
        <w:ind w:left="720"/>
      </w:pPr>
      <w:r w:rsidRPr="00975E41">
        <w:t xml:space="preserve">A complete environment definition is available at </w:t>
      </w:r>
      <w:r w:rsidRPr="60EEF379">
        <w:rPr>
          <w:i/>
          <w:iCs/>
        </w:rPr>
        <w:t>DigitalPlatform\Deploy\ConfigFiles\AzureEnvironmentDeployment.SPORTS.json</w:t>
      </w:r>
      <w:r w:rsidR="00381B5D" w:rsidRPr="60EEF379">
        <w:rPr>
          <w:i/>
          <w:iCs/>
        </w:rPr>
        <w:t>.</w:t>
      </w:r>
    </w:p>
    <w:p w14:paraId="54624A3D" w14:textId="77777777" w:rsidR="00AB512E" w:rsidRPr="00975E41" w:rsidRDefault="00AB512E" w:rsidP="004C2C19">
      <w:pPr>
        <w:pStyle w:val="ListBullet"/>
        <w:numPr>
          <w:ilvl w:val="0"/>
          <w:numId w:val="0"/>
        </w:numPr>
        <w:ind w:left="720"/>
      </w:pPr>
      <w:r w:rsidRPr="00975E41">
        <w:t>You can commit your definition to the repo to keep track of it.</w:t>
      </w:r>
    </w:p>
    <w:p w14:paraId="59C6E6F7" w14:textId="54F72151" w:rsidR="00AB512E" w:rsidRPr="00975E41" w:rsidRDefault="00381B5D" w:rsidP="00AB512E">
      <w:pPr>
        <w:pStyle w:val="ListBullet"/>
      </w:pPr>
      <w:r>
        <w:t>Create your own encryption c</w:t>
      </w:r>
      <w:r w:rsidR="00AB512E" w:rsidRPr="00975E41">
        <w:t>ertificates using the makecert utility (Windows SDK). They will be used to encrypt the configuration files of the environment.</w:t>
      </w:r>
    </w:p>
    <w:p w14:paraId="3E9785A5" w14:textId="74FAB231" w:rsidR="00AB512E" w:rsidRPr="00975E41" w:rsidRDefault="00AB512E" w:rsidP="00AF09D4">
      <w:pPr>
        <w:pStyle w:val="ListBullet"/>
        <w:numPr>
          <w:ilvl w:val="0"/>
          <w:numId w:val="0"/>
        </w:numPr>
        <w:ind w:left="720"/>
      </w:pPr>
      <w:r w:rsidRPr="00975E41">
        <w:t xml:space="preserve">You can find the commands to create the certificates in the file </w:t>
      </w:r>
      <w:r w:rsidR="00373149" w:rsidRPr="60EEF379">
        <w:rPr>
          <w:i/>
          <w:iCs/>
        </w:rPr>
        <w:t>Digital Platform</w:t>
      </w:r>
      <w:r w:rsidRPr="60EEF379">
        <w:rPr>
          <w:i/>
          <w:iCs/>
        </w:rPr>
        <w:t>\Deploy\Certificates\createcert.txt</w:t>
      </w:r>
    </w:p>
    <w:p w14:paraId="66FD2807" w14:textId="2C21E893" w:rsidR="004E1323" w:rsidRDefault="004E1323" w:rsidP="00AB512E">
      <w:pPr>
        <w:pStyle w:val="ListBullet"/>
      </w:pPr>
      <w:r>
        <w:t>Note down the Certificate name given in the CN attribute. This should be provided in the Azureenvironmentparameters file.</w:t>
      </w:r>
    </w:p>
    <w:p w14:paraId="55EEE4B4" w14:textId="24267308" w:rsidR="00AB512E" w:rsidRDefault="00381B5D" w:rsidP="00AB512E">
      <w:pPr>
        <w:pStyle w:val="ListBullet"/>
        <w:rPr>
          <w:ins w:id="935" w:author="Srinivasan Rakhunathan" w:date="2016-12-28T12:46:00Z"/>
        </w:rPr>
      </w:pPr>
      <w:r>
        <w:t>After</w:t>
      </w:r>
      <w:r w:rsidR="00AB512E" w:rsidRPr="00975E41">
        <w:t xml:space="preserve"> you run the commands</w:t>
      </w:r>
      <w:r w:rsidRPr="0BC0FE98">
        <w:t>,</w:t>
      </w:r>
      <w:r w:rsidR="00AB512E" w:rsidRPr="00975E41">
        <w:t xml:space="preserve"> export the PFX and CER files for the certificate</w:t>
      </w:r>
      <w:r w:rsidRPr="0BC0FE98">
        <w:t>.</w:t>
      </w:r>
      <w:r w:rsidR="00AB512E">
        <w:rPr>
          <w:rStyle w:val="FootnoteReference"/>
        </w:rPr>
        <w:footnoteReference w:id="4"/>
      </w:r>
    </w:p>
    <w:p w14:paraId="7217C655" w14:textId="4C771E4E" w:rsidR="00667041" w:rsidRDefault="00667041">
      <w:pPr>
        <w:pStyle w:val="ListBullet"/>
        <w:numPr>
          <w:ilvl w:val="2"/>
          <w:numId w:val="5"/>
        </w:numPr>
        <w:rPr>
          <w:ins w:id="936" w:author="Srinivasan Rakhunathan" w:date="2016-12-28T12:46:00Z"/>
        </w:rPr>
        <w:pPrChange w:id="937" w:author="Srinivasan Rakhunathan" w:date="2016-12-28T12:46:00Z">
          <w:pPr>
            <w:pStyle w:val="ListBullet"/>
          </w:pPr>
        </w:pPrChange>
      </w:pPr>
      <w:ins w:id="938" w:author="Srinivasan Rakhunathan" w:date="2016-12-28T12:46:00Z">
        <w:r>
          <w:lastRenderedPageBreak/>
          <w:t>Some screen shots using Microsoft management  console for Exporting certificates are given below</w:t>
        </w:r>
      </w:ins>
    </w:p>
    <w:p w14:paraId="10D27BA4" w14:textId="4F02BEB8" w:rsidR="00667041" w:rsidRDefault="00667041">
      <w:pPr>
        <w:pStyle w:val="ListBullet"/>
        <w:numPr>
          <w:ilvl w:val="0"/>
          <w:numId w:val="0"/>
        </w:numPr>
        <w:ind w:left="720"/>
        <w:rPr>
          <w:ins w:id="939" w:author="Srinivasan Rakhunathan" w:date="2016-12-28T12:46:00Z"/>
        </w:rPr>
        <w:pPrChange w:id="940" w:author="Srinivasan Rakhunathan" w:date="2016-12-28T12:46:00Z">
          <w:pPr>
            <w:pStyle w:val="ListBullet"/>
          </w:pPr>
        </w:pPrChange>
      </w:pPr>
    </w:p>
    <w:p w14:paraId="375B6B6A" w14:textId="3A26DA5C" w:rsidR="00667041" w:rsidRPr="00667041" w:rsidRDefault="00667041">
      <w:pPr>
        <w:pStyle w:val="ListBullet"/>
        <w:numPr>
          <w:ilvl w:val="0"/>
          <w:numId w:val="0"/>
        </w:numPr>
        <w:ind w:left="720"/>
        <w:rPr>
          <w:ins w:id="941" w:author="Srinivasan Rakhunathan" w:date="2016-12-28T12:47:00Z"/>
          <w:u w:val="single"/>
          <w:rPrChange w:id="942" w:author="Srinivasan Rakhunathan" w:date="2016-12-28T12:47:00Z">
            <w:rPr>
              <w:ins w:id="943" w:author="Srinivasan Rakhunathan" w:date="2016-12-28T12:47:00Z"/>
            </w:rPr>
          </w:rPrChange>
        </w:rPr>
        <w:pPrChange w:id="944" w:author="Srinivasan Rakhunathan" w:date="2016-12-28T12:46:00Z">
          <w:pPr>
            <w:pStyle w:val="ListBullet"/>
          </w:pPr>
        </w:pPrChange>
      </w:pPr>
      <w:ins w:id="945" w:author="Srinivasan Rakhunathan" w:date="2016-12-28T12:46:00Z">
        <w:r w:rsidRPr="00667041">
          <w:rPr>
            <w:u w:val="single"/>
            <w:rPrChange w:id="946" w:author="Srinivasan Rakhunathan" w:date="2016-12-28T12:47:00Z">
              <w:rPr/>
            </w:rPrChange>
          </w:rPr>
          <w:t xml:space="preserve">MMC – Certificate </w:t>
        </w:r>
      </w:ins>
      <w:ins w:id="947" w:author="Srinivasan Rakhunathan" w:date="2016-12-28T12:47:00Z">
        <w:r w:rsidRPr="00667041">
          <w:rPr>
            <w:u w:val="single"/>
            <w:rPrChange w:id="948" w:author="Srinivasan Rakhunathan" w:date="2016-12-28T12:47:00Z">
              <w:rPr/>
            </w:rPrChange>
          </w:rPr>
          <w:t>tree node</w:t>
        </w:r>
      </w:ins>
    </w:p>
    <w:p w14:paraId="7F93C765" w14:textId="77777777" w:rsidR="00667041" w:rsidRDefault="00667041">
      <w:pPr>
        <w:pStyle w:val="ListBullet"/>
        <w:numPr>
          <w:ilvl w:val="0"/>
          <w:numId w:val="0"/>
        </w:numPr>
        <w:ind w:left="720"/>
        <w:rPr>
          <w:ins w:id="949" w:author="Srinivasan Rakhunathan" w:date="2016-12-28T12:31:00Z"/>
        </w:rPr>
        <w:pPrChange w:id="950" w:author="Srinivasan Rakhunathan" w:date="2016-12-28T12:46:00Z">
          <w:pPr>
            <w:pStyle w:val="ListBullet"/>
          </w:pPr>
        </w:pPrChange>
      </w:pPr>
    </w:p>
    <w:p w14:paraId="4DECA931" w14:textId="3CE68239" w:rsidR="00A904ED" w:rsidRDefault="00A904ED">
      <w:pPr>
        <w:pStyle w:val="ListBullet"/>
        <w:numPr>
          <w:ilvl w:val="0"/>
          <w:numId w:val="0"/>
        </w:numPr>
        <w:ind w:left="720"/>
        <w:rPr>
          <w:ins w:id="951" w:author="Srinivasan Rakhunathan" w:date="2016-12-28T12:47:00Z"/>
        </w:rPr>
        <w:pPrChange w:id="952" w:author="Srinivasan Rakhunathan" w:date="2016-12-28T12:31:00Z">
          <w:pPr>
            <w:pStyle w:val="ListBullet"/>
          </w:pPr>
        </w:pPrChange>
      </w:pPr>
      <w:ins w:id="953" w:author="Srinivasan Rakhunathan" w:date="2016-12-28T12:31:00Z">
        <w:r>
          <w:rPr>
            <w:noProof/>
          </w:rPr>
          <w:drawing>
            <wp:inline distT="0" distB="0" distL="0" distR="0" wp14:anchorId="625739A1" wp14:editId="1AE29947">
              <wp:extent cx="5228590" cy="3677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8590" cy="3677285"/>
                      </a:xfrm>
                      <a:prstGeom prst="rect">
                        <a:avLst/>
                      </a:prstGeom>
                      <a:noFill/>
                      <a:ln>
                        <a:noFill/>
                      </a:ln>
                    </pic:spPr>
                  </pic:pic>
                </a:graphicData>
              </a:graphic>
            </wp:inline>
          </w:drawing>
        </w:r>
      </w:ins>
    </w:p>
    <w:p w14:paraId="721EAB48" w14:textId="66D3BD24" w:rsidR="00667041" w:rsidRDefault="00667041">
      <w:pPr>
        <w:pStyle w:val="ListBullet"/>
        <w:numPr>
          <w:ilvl w:val="0"/>
          <w:numId w:val="0"/>
        </w:numPr>
        <w:ind w:left="720"/>
        <w:rPr>
          <w:ins w:id="954" w:author="Srinivasan Rakhunathan" w:date="2016-12-28T12:47:00Z"/>
        </w:rPr>
        <w:pPrChange w:id="955" w:author="Srinivasan Rakhunathan" w:date="2016-12-28T12:31:00Z">
          <w:pPr>
            <w:pStyle w:val="ListBullet"/>
          </w:pPr>
        </w:pPrChange>
      </w:pPr>
    </w:p>
    <w:p w14:paraId="640BEDB0" w14:textId="12378EB5" w:rsidR="00667041" w:rsidRPr="00667041" w:rsidRDefault="00667041">
      <w:pPr>
        <w:pStyle w:val="ListBullet"/>
        <w:numPr>
          <w:ilvl w:val="0"/>
          <w:numId w:val="0"/>
        </w:numPr>
        <w:ind w:left="720"/>
        <w:rPr>
          <w:ins w:id="956" w:author="Srinivasan Rakhunathan" w:date="2016-12-28T12:28:00Z"/>
          <w:u w:val="single"/>
          <w:rPrChange w:id="957" w:author="Srinivasan Rakhunathan" w:date="2016-12-28T12:47:00Z">
            <w:rPr>
              <w:ins w:id="958" w:author="Srinivasan Rakhunathan" w:date="2016-12-28T12:28:00Z"/>
            </w:rPr>
          </w:rPrChange>
        </w:rPr>
        <w:pPrChange w:id="959" w:author="Srinivasan Rakhunathan" w:date="2016-12-28T12:31:00Z">
          <w:pPr>
            <w:pStyle w:val="ListBullet"/>
          </w:pPr>
        </w:pPrChange>
      </w:pPr>
      <w:ins w:id="960" w:author="Srinivasan Rakhunathan" w:date="2016-12-28T12:47:00Z">
        <w:r w:rsidRPr="00667041">
          <w:rPr>
            <w:u w:val="single"/>
            <w:rPrChange w:id="961" w:author="Srinivasan Rakhunathan" w:date="2016-12-28T12:47:00Z">
              <w:rPr/>
            </w:rPrChange>
          </w:rPr>
          <w:t xml:space="preserve">Export Certificate screen </w:t>
        </w:r>
      </w:ins>
    </w:p>
    <w:p w14:paraId="57FFA969" w14:textId="4669075B" w:rsidR="000A06BC" w:rsidRDefault="00A904ED">
      <w:pPr>
        <w:pStyle w:val="ListBullet"/>
        <w:numPr>
          <w:ilvl w:val="0"/>
          <w:numId w:val="0"/>
        </w:numPr>
        <w:ind w:left="720"/>
        <w:pPrChange w:id="962" w:author="Srinivasan Rakhunathan" w:date="2016-12-28T12:28:00Z">
          <w:pPr>
            <w:pStyle w:val="ListBullet"/>
          </w:pPr>
        </w:pPrChange>
      </w:pPr>
      <w:ins w:id="963" w:author="Srinivasan Rakhunathan" w:date="2016-12-28T12:30:00Z">
        <w:r>
          <w:rPr>
            <w:noProof/>
          </w:rPr>
          <w:lastRenderedPageBreak/>
          <w:drawing>
            <wp:inline distT="0" distB="0" distL="0" distR="0" wp14:anchorId="15120D33" wp14:editId="4FE2AF39">
              <wp:extent cx="5938520" cy="290385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38520" cy="2903855"/>
                      </a:xfrm>
                      <a:prstGeom prst="rect">
                        <a:avLst/>
                      </a:prstGeom>
                      <a:noFill/>
                      <a:ln>
                        <a:noFill/>
                      </a:ln>
                    </pic:spPr>
                  </pic:pic>
                </a:graphicData>
              </a:graphic>
            </wp:inline>
          </w:drawing>
        </w:r>
      </w:ins>
    </w:p>
    <w:p w14:paraId="4C64A867" w14:textId="0DACDE43" w:rsidR="00064D17" w:rsidRPr="00975E41" w:rsidRDefault="00064D17" w:rsidP="00AB512E">
      <w:pPr>
        <w:pStyle w:val="ListBullet"/>
      </w:pPr>
      <w:r>
        <w:t xml:space="preserve">Copy the </w:t>
      </w:r>
      <w:r w:rsidR="004E1323">
        <w:t xml:space="preserve">pfx and certificate </w:t>
      </w:r>
      <w:r>
        <w:t xml:space="preserve"> files into the Binaries\Version\MdpAPiWeb\Application\Certificates</w:t>
      </w:r>
      <w:r w:rsidR="004E1323">
        <w:t xml:space="preserve"> folder</w:t>
      </w:r>
    </w:p>
    <w:p w14:paraId="48C8BE75" w14:textId="77777777" w:rsidR="00AB512E" w:rsidRPr="00975E41" w:rsidRDefault="00AB512E" w:rsidP="00AB512E">
      <w:pPr>
        <w:pStyle w:val="ListBullet"/>
      </w:pPr>
      <w:r w:rsidRPr="00975E41">
        <w:t>You can commit your certifica</w:t>
      </w:r>
      <w:r>
        <w:t>tes to the repo w</w:t>
      </w:r>
      <w:r w:rsidRPr="00975E41">
        <w:t>ithout the password</w:t>
      </w:r>
      <w:r>
        <w:t xml:space="preserve"> used to export the private key.</w:t>
      </w:r>
    </w:p>
    <w:p w14:paraId="583F6C03" w14:textId="567526CF" w:rsidR="00AB512E" w:rsidRDefault="000235B6" w:rsidP="00AB512E">
      <w:pPr>
        <w:pStyle w:val="Heading2Numbered"/>
      </w:pPr>
      <w:bookmarkStart w:id="964" w:name="_Ref442708163"/>
      <w:bookmarkStart w:id="965" w:name="_Toc458787290"/>
      <w:bookmarkStart w:id="966" w:name="_Toc470622127"/>
      <w:r>
        <w:t>Resource</w:t>
      </w:r>
      <w:r w:rsidR="007B745E">
        <w:t>s</w:t>
      </w:r>
      <w:r w:rsidR="00AB512E">
        <w:t xml:space="preserve"> Provisioning</w:t>
      </w:r>
      <w:bookmarkEnd w:id="964"/>
      <w:bookmarkEnd w:id="965"/>
      <w:bookmarkEnd w:id="966"/>
    </w:p>
    <w:p w14:paraId="141FA34E" w14:textId="2DBA50B4" w:rsidR="00AB512E" w:rsidRPr="008B204D" w:rsidRDefault="00AB512E" w:rsidP="00AB512E">
      <w:r>
        <w:t xml:space="preserve">The provisioning of all resources in Azure requires different steps that will be described in this section. The deployment will be complete and functional only when all steps in </w:t>
      </w:r>
      <w:r w:rsidR="001228D7">
        <w:t>this section</w:t>
      </w:r>
      <w:r>
        <w:t xml:space="preserve"> have been successfully completed.</w:t>
      </w:r>
    </w:p>
    <w:p w14:paraId="1CC8B69D" w14:textId="77777777" w:rsidR="00AB512E" w:rsidRPr="001E5F05" w:rsidRDefault="00AB512E" w:rsidP="00AB512E">
      <w:pPr>
        <w:pStyle w:val="Heading3Numbered"/>
      </w:pPr>
      <w:bookmarkStart w:id="967" w:name="_Toc458787291"/>
      <w:bookmarkStart w:id="968" w:name="_Toc470622128"/>
      <w:r>
        <w:t>Scripted Resource Provisioning</w:t>
      </w:r>
      <w:bookmarkEnd w:id="967"/>
      <w:bookmarkEnd w:id="968"/>
    </w:p>
    <w:p w14:paraId="5B125F41" w14:textId="77777777" w:rsidR="00AB512E" w:rsidRPr="001E5F05" w:rsidRDefault="00AB512E" w:rsidP="00AB512E">
      <w:r>
        <w:t>The Core Digital Platform provides scripts to create most of the resources required to by the solution. These scripts are based on Azure PowerShell and will provide a log to register all actions executed during the provisioning.</w:t>
      </w:r>
    </w:p>
    <w:p w14:paraId="03FB22C4" w14:textId="562CE5C5" w:rsidR="003D2D7D" w:rsidRDefault="003D2D7D" w:rsidP="00E352DD">
      <w:pPr>
        <w:pStyle w:val="ListParagraph"/>
        <w:numPr>
          <w:ilvl w:val="0"/>
          <w:numId w:val="48"/>
        </w:numPr>
      </w:pPr>
      <w:r>
        <w:t>Update the following tokens in your parameters file (1 Region or 2 Region depending on the target environment):</w:t>
      </w:r>
    </w:p>
    <w:p w14:paraId="598FDEBA" w14:textId="77777777" w:rsidR="003D2D7D" w:rsidRDefault="003D2D7D" w:rsidP="003D2D7D">
      <w:pPr>
        <w:pStyle w:val="ListParagraph"/>
        <w:numPr>
          <w:ilvl w:val="0"/>
          <w:numId w:val="0"/>
        </w:numPr>
        <w:ind w:left="360"/>
      </w:pPr>
      <w:r>
        <w:t>[custId]</w:t>
      </w:r>
    </w:p>
    <w:p w14:paraId="7F607E47" w14:textId="77777777" w:rsidR="003D2D7D" w:rsidRDefault="003D2D7D" w:rsidP="003D2D7D">
      <w:pPr>
        <w:pStyle w:val="ListParagraph"/>
        <w:numPr>
          <w:ilvl w:val="0"/>
          <w:numId w:val="0"/>
        </w:numPr>
        <w:ind w:left="360"/>
      </w:pPr>
      <w:r>
        <w:t>[env]</w:t>
      </w:r>
    </w:p>
    <w:p w14:paraId="3499666B" w14:textId="7499EAC3" w:rsidR="003D2D7D" w:rsidRDefault="003D2D7D" w:rsidP="003D2D7D">
      <w:pPr>
        <w:pStyle w:val="ListParagraph"/>
        <w:numPr>
          <w:ilvl w:val="0"/>
          <w:numId w:val="0"/>
        </w:numPr>
        <w:ind w:left="360"/>
      </w:pPr>
      <w:r>
        <w:t>[</w:t>
      </w:r>
      <w:r w:rsidRPr="003D2D7D">
        <w:t>globalRegionLocation</w:t>
      </w:r>
      <w:r>
        <w:t>]</w:t>
      </w:r>
    </w:p>
    <w:p w14:paraId="4FD03F16" w14:textId="77777777" w:rsidR="003D2D7D" w:rsidRDefault="003D2D7D" w:rsidP="003D2D7D">
      <w:pPr>
        <w:pStyle w:val="ListParagraph"/>
        <w:numPr>
          <w:ilvl w:val="0"/>
          <w:numId w:val="0"/>
        </w:numPr>
        <w:ind w:left="360"/>
      </w:pPr>
    </w:p>
    <w:p w14:paraId="7BFAF3EE" w14:textId="77777777" w:rsidR="003D2D7D" w:rsidRDefault="003D2D7D" w:rsidP="003D2D7D">
      <w:pPr>
        <w:pStyle w:val="ListParagraph"/>
        <w:numPr>
          <w:ilvl w:val="0"/>
          <w:numId w:val="0"/>
        </w:numPr>
        <w:ind w:left="360"/>
      </w:pPr>
      <w:r>
        <w:t>[region1DeploymentId]</w:t>
      </w:r>
    </w:p>
    <w:p w14:paraId="656CE23A" w14:textId="77777777" w:rsidR="003D2D7D" w:rsidRDefault="003D2D7D" w:rsidP="003D2D7D">
      <w:pPr>
        <w:pStyle w:val="ListParagraph"/>
        <w:numPr>
          <w:ilvl w:val="0"/>
          <w:numId w:val="0"/>
        </w:numPr>
        <w:ind w:left="360"/>
      </w:pPr>
      <w:r>
        <w:t>[region1Id]</w:t>
      </w:r>
    </w:p>
    <w:p w14:paraId="1D2FB326" w14:textId="77777777" w:rsidR="003D2D7D" w:rsidRDefault="003D2D7D" w:rsidP="003D2D7D">
      <w:pPr>
        <w:pStyle w:val="ListParagraph"/>
        <w:numPr>
          <w:ilvl w:val="0"/>
          <w:numId w:val="0"/>
        </w:numPr>
        <w:ind w:left="360"/>
      </w:pPr>
      <w:r>
        <w:lastRenderedPageBreak/>
        <w:t>[region1Location]</w:t>
      </w:r>
    </w:p>
    <w:p w14:paraId="49F877BF" w14:textId="77777777" w:rsidR="003D2D7D" w:rsidRDefault="003D2D7D" w:rsidP="003D2D7D">
      <w:pPr>
        <w:pStyle w:val="ListParagraph"/>
        <w:numPr>
          <w:ilvl w:val="0"/>
          <w:numId w:val="0"/>
        </w:numPr>
        <w:ind w:left="360"/>
      </w:pPr>
    </w:p>
    <w:p w14:paraId="5C16A40A" w14:textId="77777777" w:rsidR="003D2D7D" w:rsidRDefault="003D2D7D" w:rsidP="003D2D7D">
      <w:pPr>
        <w:pStyle w:val="ListParagraph"/>
        <w:numPr>
          <w:ilvl w:val="0"/>
          <w:numId w:val="0"/>
        </w:numPr>
        <w:ind w:left="360"/>
      </w:pPr>
      <w:r>
        <w:t>[region2DeploymentId]</w:t>
      </w:r>
    </w:p>
    <w:p w14:paraId="6BA002AD" w14:textId="77777777" w:rsidR="003D2D7D" w:rsidRDefault="003D2D7D" w:rsidP="003D2D7D">
      <w:pPr>
        <w:pStyle w:val="ListParagraph"/>
        <w:numPr>
          <w:ilvl w:val="0"/>
          <w:numId w:val="0"/>
        </w:numPr>
        <w:ind w:left="360"/>
      </w:pPr>
      <w:r>
        <w:t>[region2Id]</w:t>
      </w:r>
    </w:p>
    <w:p w14:paraId="717FA6A0" w14:textId="74938807" w:rsidR="003D2D7D" w:rsidRDefault="003D2D7D" w:rsidP="003D2D7D">
      <w:pPr>
        <w:pStyle w:val="ListParagraph"/>
        <w:numPr>
          <w:ilvl w:val="0"/>
          <w:numId w:val="0"/>
        </w:numPr>
        <w:ind w:left="360"/>
      </w:pPr>
      <w:r>
        <w:t>[region2Location]</w:t>
      </w:r>
    </w:p>
    <w:p w14:paraId="398BED4F" w14:textId="7917751B" w:rsidR="003D2D7D" w:rsidRDefault="003D2D7D" w:rsidP="003D2D7D">
      <w:pPr>
        <w:pStyle w:val="ListParagraph"/>
        <w:numPr>
          <w:ilvl w:val="0"/>
          <w:numId w:val="0"/>
        </w:numPr>
        <w:ind w:left="360"/>
      </w:pPr>
    </w:p>
    <w:p w14:paraId="78794C7C" w14:textId="579C0867" w:rsidR="00E352DD" w:rsidRDefault="00E352DD" w:rsidP="00E352DD">
      <w:pPr>
        <w:pStyle w:val="ListParagraph"/>
      </w:pPr>
      <w:r>
        <w:t xml:space="preserve">Execute </w:t>
      </w:r>
      <w:r w:rsidRPr="000752FC">
        <w:rPr>
          <w:b/>
        </w:rPr>
        <w:t>MDPShell.cmd</w:t>
      </w:r>
      <w:r>
        <w:t xml:space="preserve"> located under</w:t>
      </w:r>
      <w:r w:rsidRPr="004D2B76">
        <w:t xml:space="preserve"> </w:t>
      </w:r>
      <w:r>
        <w:t>Binaries\Version\MdpApiWeb\Application\. This will open and initialize a PowerShell window that you can use to run the deployment scripts.</w:t>
      </w:r>
      <w:ins w:id="969" w:author="Srinivasan Rakhunathan" w:date="2017-01-05T09:50:00Z">
        <w:r w:rsidR="00D8629A">
          <w:t xml:space="preserve"> Also open a new MDPShell for every deployment since MDPShell caches modules from previous deployments and you may encounter unexpected errors down in the deployment process if you do not open a new shell.</w:t>
        </w:r>
      </w:ins>
    </w:p>
    <w:p w14:paraId="3D5C8193" w14:textId="77777777" w:rsidR="00E352DD" w:rsidRDefault="00E352DD" w:rsidP="00E352DD">
      <w:pPr>
        <w:pStyle w:val="ListParagraph"/>
        <w:numPr>
          <w:ilvl w:val="0"/>
          <w:numId w:val="0"/>
        </w:numPr>
        <w:ind w:left="360"/>
      </w:pPr>
    </w:p>
    <w:p w14:paraId="78FD9674" w14:textId="77777777" w:rsidR="00702C51" w:rsidRDefault="00702C51">
      <w:pPr>
        <w:pStyle w:val="ListParagraph"/>
        <w:numPr>
          <w:ilvl w:val="0"/>
          <w:numId w:val="0"/>
        </w:numPr>
        <w:ind w:left="360"/>
        <w:rPr>
          <w:ins w:id="970" w:author="Srinivasan Rakhunathan" w:date="2016-12-27T17:32:00Z"/>
        </w:rPr>
        <w:pPrChange w:id="971" w:author="Srinivasan Rakhunathan" w:date="2016-12-27T17:32:00Z">
          <w:pPr>
            <w:pStyle w:val="ListParagraph"/>
          </w:pPr>
        </w:pPrChange>
      </w:pPr>
    </w:p>
    <w:p w14:paraId="656D6741" w14:textId="0D9CEFAF" w:rsidR="00702C51" w:rsidRDefault="00702C51" w:rsidP="00702C51">
      <w:pPr>
        <w:pStyle w:val="ListParagraph"/>
        <w:rPr>
          <w:ins w:id="972" w:author="Srinivasan Rakhunathan" w:date="2016-12-27T17:32:00Z"/>
        </w:rPr>
      </w:pPr>
      <w:ins w:id="973" w:author="Srinivasan Rakhunathan" w:date="2016-12-27T17:32:00Z">
        <w:r>
          <w:t xml:space="preserve">Modify the Application insights location in both the template files </w:t>
        </w:r>
      </w:ins>
      <w:ins w:id="974" w:author="Srinivasan Rakhunathan" w:date="2016-12-27T17:33:00Z">
        <w:r w:rsidRPr="009455ED">
          <w:t>AzureEnvironmentDeployment.2Regions.Template.json</w:t>
        </w:r>
        <w:r>
          <w:t xml:space="preserve"> and </w:t>
        </w:r>
        <w:r w:rsidRPr="009455ED">
          <w:t>AzureEnvironmentDeployment.</w:t>
        </w:r>
        <w:r>
          <w:t>1</w:t>
        </w:r>
        <w:r w:rsidRPr="009455ED">
          <w:t>Regio</w:t>
        </w:r>
        <w:r>
          <w:t>n</w:t>
        </w:r>
        <w:r w:rsidRPr="009455ED">
          <w:t>.Template.json</w:t>
        </w:r>
      </w:ins>
      <w:ins w:id="975" w:author="Srinivasan Rakhunathan" w:date="2016-12-27T17:32:00Z">
        <w:r>
          <w:t xml:space="preserve"> from Central US to </w:t>
        </w:r>
      </w:ins>
      <w:ins w:id="976" w:author="Srinivasan Rakhunathan" w:date="2016-12-27T17:33:00Z">
        <w:r>
          <w:t>a location where AppInsights is available . See article -</w:t>
        </w:r>
      </w:ins>
      <w:ins w:id="977" w:author="Srinivasan Rakhunathan" w:date="2016-12-27T17:37:00Z">
        <w:r w:rsidRPr="00702C51">
          <w:t xml:space="preserve"> </w:t>
        </w:r>
        <w:r>
          <w:fldChar w:fldCharType="begin"/>
        </w:r>
        <w:r>
          <w:instrText xml:space="preserve"> HYPERLINK "https://azure.microsoft.com/en-in/updates/application-insights-general-availability-in-additional-regions-and-resource-location-update-east-us-south-central-us-west-europe-and-north-europe/" </w:instrText>
        </w:r>
        <w:r>
          <w:fldChar w:fldCharType="separate"/>
        </w:r>
        <w:r>
          <w:rPr>
            <w:rStyle w:val="Hyperlink"/>
          </w:rPr>
          <w:t>here</w:t>
        </w:r>
        <w:r>
          <w:fldChar w:fldCharType="end"/>
        </w:r>
        <w:r>
          <w:t xml:space="preserve">. </w:t>
        </w:r>
      </w:ins>
    </w:p>
    <w:p w14:paraId="311F11BD" w14:textId="77777777" w:rsidR="00702C51" w:rsidRDefault="00702C51" w:rsidP="00702C51">
      <w:pPr>
        <w:pStyle w:val="ListParagraph"/>
        <w:numPr>
          <w:ilvl w:val="0"/>
          <w:numId w:val="0"/>
        </w:numPr>
        <w:ind w:left="360"/>
        <w:rPr>
          <w:ins w:id="978" w:author="Srinivasan Rakhunathan" w:date="2016-12-27T17:32:00Z"/>
        </w:rPr>
      </w:pPr>
    </w:p>
    <w:p w14:paraId="08146D39" w14:textId="7A7516EE" w:rsidR="003D2D7D" w:rsidRPr="00975E41" w:rsidRDefault="003D2D7D" w:rsidP="003D2D7D">
      <w:pPr>
        <w:pStyle w:val="ListParagraph"/>
      </w:pPr>
      <w:r>
        <w:t xml:space="preserve">Once you update the parameters file run the following command to generate the deployment file updated with your parameters (use the values you defined for </w:t>
      </w:r>
      <w:r w:rsidRPr="00E727A9">
        <w:rPr>
          <w:b/>
        </w:rPr>
        <w:t>[custId]</w:t>
      </w:r>
      <w:r>
        <w:t xml:space="preserve"> and </w:t>
      </w:r>
      <w:r w:rsidRPr="00E727A9">
        <w:rPr>
          <w:b/>
        </w:rPr>
        <w:t>[env]</w:t>
      </w:r>
      <w:r>
        <w:t xml:space="preserve"> token in the parameters of the command):</w:t>
      </w:r>
      <w:r w:rsidRPr="003D2D7D">
        <w:t xml:space="preserve"> </w:t>
      </w:r>
    </w:p>
    <w:p w14:paraId="12AEC61A" w14:textId="77777777" w:rsidR="003D2D7D" w:rsidRDefault="003D2D7D" w:rsidP="003D2D7D">
      <w:pPr>
        <w:pStyle w:val="SourceCode"/>
      </w:pPr>
    </w:p>
    <w:p w14:paraId="088AC4B1" w14:textId="72A405BC" w:rsidR="003D2D7D" w:rsidRDefault="009455ED" w:rsidP="003D2D7D">
      <w:pPr>
        <w:pStyle w:val="SourceCode"/>
      </w:pPr>
      <w:r w:rsidRPr="009455ED">
        <w:t>Merge-MdpTemplateWithParameters -TemplateConfigurationFile .\ConfigFiles\AzureEnvironmentDeployment.2Regions.Template.json -ParametersFile .\ConfigFiles\AzureEnvironmentParameters.</w:t>
      </w:r>
      <w:r w:rsidRPr="00E727A9">
        <w:rPr>
          <w:b/>
        </w:rPr>
        <w:t>[custId]</w:t>
      </w:r>
      <w:r w:rsidRPr="009455ED">
        <w:t>.</w:t>
      </w:r>
      <w:r w:rsidRPr="00E727A9">
        <w:rPr>
          <w:b/>
        </w:rPr>
        <w:t>[env]</w:t>
      </w:r>
      <w:r w:rsidRPr="009455ED">
        <w:t>.json -OutputFile .\ConfigFiles\AzureEnvironmentDeployment.</w:t>
      </w:r>
      <w:r w:rsidRPr="00E727A9">
        <w:rPr>
          <w:b/>
        </w:rPr>
        <w:t>[custId]</w:t>
      </w:r>
      <w:r w:rsidRPr="009455ED">
        <w:t>.</w:t>
      </w:r>
      <w:r w:rsidRPr="00E727A9">
        <w:rPr>
          <w:b/>
        </w:rPr>
        <w:t>[env]</w:t>
      </w:r>
      <w:r w:rsidRPr="009455ED">
        <w:t>.json</w:t>
      </w:r>
    </w:p>
    <w:p w14:paraId="722789BE" w14:textId="77777777" w:rsidR="009455ED" w:rsidRPr="00975E41" w:rsidRDefault="009455ED" w:rsidP="003D2D7D">
      <w:pPr>
        <w:pStyle w:val="SourceCode"/>
      </w:pPr>
    </w:p>
    <w:p w14:paraId="678DC134" w14:textId="77777777" w:rsidR="000E144B" w:rsidRDefault="000E144B">
      <w:pPr>
        <w:pStyle w:val="ListParagraph"/>
        <w:numPr>
          <w:ilvl w:val="0"/>
          <w:numId w:val="0"/>
        </w:numPr>
        <w:ind w:left="360"/>
        <w:rPr>
          <w:ins w:id="979" w:author="Srinivasan Rakhunathan" w:date="2016-12-27T12:39:00Z"/>
        </w:rPr>
        <w:pPrChange w:id="980" w:author="Srinivasan Rakhunathan" w:date="2016-12-27T12:42:00Z">
          <w:pPr>
            <w:pStyle w:val="ListParagraph"/>
          </w:pPr>
        </w:pPrChange>
      </w:pPr>
    </w:p>
    <w:p w14:paraId="4012FCE4" w14:textId="0389377A" w:rsidR="00AB512E" w:rsidRPr="00975E41" w:rsidRDefault="00AB512E" w:rsidP="008241DB">
      <w:pPr>
        <w:pStyle w:val="ListParagraph"/>
      </w:pPr>
      <w:r w:rsidRPr="00975E41">
        <w:t xml:space="preserve">Run the following </w:t>
      </w:r>
      <w:r w:rsidR="0EE9033B">
        <w:t>command</w:t>
      </w:r>
      <w:r w:rsidR="001E76CA">
        <w:t>s</w:t>
      </w:r>
      <w:r w:rsidR="00C70ADD">
        <w:t xml:space="preserve"> (3 separate commands)</w:t>
      </w:r>
      <w:r w:rsidR="00381B5D">
        <w:t>,</w:t>
      </w:r>
      <w:r w:rsidRPr="00975E41">
        <w:t xml:space="preserve"> replacing the name of your </w:t>
      </w:r>
      <w:r w:rsidRPr="007B679D">
        <w:rPr>
          <w:b/>
          <w:bCs/>
          <w:i/>
          <w:iCs/>
        </w:rPr>
        <w:t>subscription</w:t>
      </w:r>
      <w:r w:rsidRPr="00975E41">
        <w:t xml:space="preserve"> and the name of your </w:t>
      </w:r>
      <w:r w:rsidRPr="007B679D">
        <w:rPr>
          <w:b/>
          <w:bCs/>
          <w:i/>
          <w:iCs/>
        </w:rPr>
        <w:t>config</w:t>
      </w:r>
      <w:r w:rsidRPr="00975E41">
        <w:t xml:space="preserve"> file</w:t>
      </w:r>
      <w:r w:rsidR="00882D49">
        <w:t xml:space="preserve"> that was created in the previous command (AzureenvironmentDeployment.[custid].[env].json)</w:t>
      </w:r>
      <w:r w:rsidR="008B7D42">
        <w:t>:</w:t>
      </w:r>
      <w:r w:rsidRPr="00975E41">
        <w:t> </w:t>
      </w:r>
    </w:p>
    <w:p w14:paraId="602BA035" w14:textId="77777777" w:rsidR="008A2E99" w:rsidRDefault="008A2E99" w:rsidP="00DD3A0D">
      <w:pPr>
        <w:pStyle w:val="SourceCode"/>
      </w:pPr>
    </w:p>
    <w:p w14:paraId="56537024" w14:textId="2BCE86FB" w:rsidR="008A2E99" w:rsidRPr="008A2E99" w:rsidRDefault="0097487C" w:rsidP="008A2E99">
      <w:pPr>
        <w:pStyle w:val="SourceCode"/>
      </w:pPr>
      <w:r>
        <w:t>1.</w:t>
      </w:r>
      <w:r w:rsidR="008A2E99" w:rsidRPr="008A2E99">
        <w:t>Register-MDPDeploymentEnvironment</w:t>
      </w:r>
    </w:p>
    <w:p w14:paraId="5A01F37D" w14:textId="0198930E" w:rsidR="008A2E99" w:rsidRPr="008A2E99" w:rsidRDefault="0097487C" w:rsidP="008A2E99">
      <w:pPr>
        <w:pStyle w:val="SourceCode"/>
      </w:pPr>
      <w:r>
        <w:t xml:space="preserve">2. </w:t>
      </w:r>
      <w:r w:rsidR="008A2E99" w:rsidRPr="008A2E99">
        <w:t>Connect-MDPAzureSubscription -SubscriptionName "</w:t>
      </w:r>
      <w:r w:rsidR="008A2E99" w:rsidRPr="008A2E99">
        <w:rPr>
          <w:b/>
          <w:i/>
        </w:rPr>
        <w:t>[</w:t>
      </w:r>
      <w:commentRangeStart w:id="981"/>
      <w:r w:rsidR="008A2E99" w:rsidRPr="008A2E99">
        <w:rPr>
          <w:b/>
          <w:i/>
        </w:rPr>
        <w:t>Subscription Name</w:t>
      </w:r>
      <w:commentRangeEnd w:id="981"/>
      <w:r w:rsidR="001523FF">
        <w:rPr>
          <w:rStyle w:val="CommentReference"/>
          <w:rFonts w:ascii="Segoe UI" w:hAnsi="Segoe UI" w:cstheme="minorBidi"/>
          <w:noProof w:val="0"/>
        </w:rPr>
        <w:commentReference w:id="981"/>
      </w:r>
      <w:r w:rsidR="008A2E99" w:rsidRPr="008A2E99">
        <w:rPr>
          <w:b/>
          <w:i/>
        </w:rPr>
        <w:t>]</w:t>
      </w:r>
      <w:r w:rsidR="008A2E99" w:rsidRPr="008A2E99">
        <w:t>"</w:t>
      </w:r>
    </w:p>
    <w:p w14:paraId="22657F9A" w14:textId="557E15DC" w:rsidR="00AB512E" w:rsidRPr="00A10F91" w:rsidRDefault="0097487C" w:rsidP="00DD3A0D">
      <w:pPr>
        <w:pStyle w:val="SourceCode"/>
      </w:pPr>
      <w:r>
        <w:t xml:space="preserve">3. </w:t>
      </w:r>
      <w:r w:rsidR="00AB512E" w:rsidRPr="00A10F91">
        <w:t>New</w:t>
      </w:r>
      <w:r w:rsidR="00E65580">
        <w:t>-</w:t>
      </w:r>
      <w:r w:rsidR="006D324D" w:rsidRPr="006D324D">
        <w:t>MDPAzureDigitalPlatform</w:t>
      </w:r>
      <w:r w:rsidR="00AB512E" w:rsidRPr="00A10F91">
        <w:t xml:space="preserve"> </w:t>
      </w:r>
      <w:r w:rsidR="00E65580">
        <w:t>-</w:t>
      </w:r>
      <w:r w:rsidR="00AB512E" w:rsidRPr="00A10F91">
        <w:t>Subscriptio</w:t>
      </w:r>
      <w:ins w:id="982" w:author="Sanyam Seth" w:date="2017-03-27T20:30:00Z">
        <w:r w:rsidR="00AC0797">
          <w:t>n</w:t>
        </w:r>
      </w:ins>
      <w:del w:id="983" w:author="Sanyam Seth" w:date="2017-03-27T20:30:00Z">
        <w:r w:rsidR="00AB512E" w:rsidRPr="00A10F91" w:rsidDel="00AC0797">
          <w:delText>n</w:delText>
        </w:r>
      </w:del>
      <w:r w:rsidR="00AB512E" w:rsidRPr="00A10F91">
        <w:t xml:space="preserve"> "</w:t>
      </w:r>
      <w:r w:rsidR="008A2E99" w:rsidRPr="008A2E99">
        <w:rPr>
          <w:b/>
          <w:i/>
        </w:rPr>
        <w:t>[</w:t>
      </w:r>
      <w:commentRangeStart w:id="984"/>
      <w:r w:rsidR="008A2E99" w:rsidRPr="008A2E99">
        <w:rPr>
          <w:b/>
          <w:i/>
        </w:rPr>
        <w:t>Subscription Name]</w:t>
      </w:r>
      <w:commentRangeEnd w:id="984"/>
      <w:r w:rsidR="001523FF">
        <w:rPr>
          <w:rStyle w:val="CommentReference"/>
          <w:rFonts w:ascii="Segoe UI" w:hAnsi="Segoe UI" w:cstheme="minorBidi"/>
          <w:noProof w:val="0"/>
        </w:rPr>
        <w:commentReference w:id="984"/>
      </w:r>
      <w:r w:rsidR="00AB512E" w:rsidRPr="00A10F91">
        <w:t xml:space="preserve">" </w:t>
      </w:r>
      <w:r w:rsidR="00E65580">
        <w:t>-</w:t>
      </w:r>
      <w:r w:rsidR="00AB512E" w:rsidRPr="00A10F91">
        <w:t>ConfigFile .\ConfigFiles\AzureEnvironmentDeployment.</w:t>
      </w:r>
      <w:r w:rsidR="00AB512E" w:rsidRPr="60EEF379">
        <w:rPr>
          <w:b/>
          <w:bCs/>
          <w:i/>
          <w:iCs/>
        </w:rPr>
        <w:t>CONFIG</w:t>
      </w:r>
      <w:r w:rsidR="00AB512E" w:rsidRPr="00A10F91">
        <w:t>.json</w:t>
      </w:r>
    </w:p>
    <w:p w14:paraId="7BDCF794" w14:textId="2AD27929" w:rsidR="00AB512E" w:rsidRPr="00975E41" w:rsidRDefault="00AB512E" w:rsidP="00DD3A0D">
      <w:pPr>
        <w:pStyle w:val="SourceCode"/>
      </w:pPr>
    </w:p>
    <w:p w14:paraId="6712E90A" w14:textId="194A6CCD" w:rsidR="00AB512E" w:rsidRDefault="006819AA" w:rsidP="00AB512E">
      <w:pPr>
        <w:pStyle w:val="ListBullet"/>
      </w:pPr>
      <w:r>
        <w:t>T</w:t>
      </w:r>
      <w:r w:rsidR="00AB512E">
        <w:t>he deployment script</w:t>
      </w:r>
      <w:r>
        <w:t>s</w:t>
      </w:r>
      <w:r w:rsidR="00AB512E">
        <w:t xml:space="preserve"> will have </w:t>
      </w:r>
      <w:r w:rsidR="00737A2B">
        <w:t xml:space="preserve">a few </w:t>
      </w:r>
      <w:r w:rsidR="00AB512E">
        <w:t>interactions</w:t>
      </w:r>
      <w:r w:rsidR="00381B5D">
        <w:t>:</w:t>
      </w:r>
    </w:p>
    <w:p w14:paraId="5B8323A3" w14:textId="2ECF4903" w:rsidR="00AB512E" w:rsidRPr="00975E41" w:rsidRDefault="00AB512E" w:rsidP="00551209">
      <w:pPr>
        <w:pStyle w:val="ListBullet"/>
        <w:numPr>
          <w:ilvl w:val="1"/>
          <w:numId w:val="5"/>
        </w:numPr>
      </w:pPr>
      <w:r w:rsidRPr="00975E41">
        <w:t xml:space="preserve">The </w:t>
      </w:r>
      <w:r w:rsidR="0EE9033B">
        <w:t>PowerShell</w:t>
      </w:r>
      <w:r w:rsidR="00737A2B">
        <w:t xml:space="preserve"> </w:t>
      </w:r>
      <w:r>
        <w:t xml:space="preserve">script </w:t>
      </w:r>
      <w:r w:rsidRPr="00975E41">
        <w:t xml:space="preserve">will </w:t>
      </w:r>
      <w:r>
        <w:t>ask</w:t>
      </w:r>
      <w:r w:rsidRPr="00975E41">
        <w:t xml:space="preserve"> you to log</w:t>
      </w:r>
      <w:r w:rsidR="00381B5D">
        <w:t xml:space="preserve"> </w:t>
      </w:r>
      <w:r w:rsidRPr="00975E41">
        <w:t>in to Azure to get access to your subscription</w:t>
      </w:r>
      <w:r w:rsidR="00737A2B">
        <w:t xml:space="preserve">. </w:t>
      </w:r>
    </w:p>
    <w:p w14:paraId="50FAF97C" w14:textId="511CDD89" w:rsidR="00AB512E" w:rsidRPr="00975E41" w:rsidRDefault="00AB512E" w:rsidP="00551209">
      <w:pPr>
        <w:pStyle w:val="ListBullet"/>
        <w:numPr>
          <w:ilvl w:val="1"/>
          <w:numId w:val="5"/>
        </w:numPr>
      </w:pPr>
      <w:r>
        <w:t>The</w:t>
      </w:r>
      <w:r w:rsidR="006819AA">
        <w:t xml:space="preserve"> </w:t>
      </w:r>
      <w:r w:rsidR="0EE9033B">
        <w:t>same command</w:t>
      </w:r>
      <w:r w:rsidRPr="00975E41">
        <w:t xml:space="preserve"> will </w:t>
      </w:r>
      <w:r w:rsidR="0EE9033B">
        <w:t xml:space="preserve">also ask you </w:t>
      </w:r>
      <w:r w:rsidR="0EE9033B" w:rsidRPr="0EE9033B">
        <w:rPr>
          <w:b/>
          <w:bCs/>
        </w:rPr>
        <w:t>twice or more</w:t>
      </w:r>
      <w:r w:rsidRPr="00975E41">
        <w:t xml:space="preserve"> for the password </w:t>
      </w:r>
      <w:r>
        <w:t xml:space="preserve">to access the </w:t>
      </w:r>
      <w:r w:rsidRPr="00975E41">
        <w:t xml:space="preserve">PFX certificate </w:t>
      </w:r>
      <w:r>
        <w:t>private key</w:t>
      </w:r>
      <w:r w:rsidR="00737A2B">
        <w:t xml:space="preserve"> for each resource group where the certificate is uploaded</w:t>
      </w:r>
      <w:r w:rsidRPr="00975E41">
        <w:t>.</w:t>
      </w:r>
    </w:p>
    <w:p w14:paraId="4741D8A6" w14:textId="77777777" w:rsidR="00AB512E" w:rsidRPr="00975E41" w:rsidRDefault="00AB512E" w:rsidP="00AB512E">
      <w:pPr>
        <w:pStyle w:val="Note"/>
      </w:pPr>
      <w:r w:rsidRPr="00975E41">
        <w:rPr>
          <w:b/>
          <w:bCs/>
        </w:rPr>
        <w:lastRenderedPageBreak/>
        <w:t>Note:</w:t>
      </w:r>
      <w:r w:rsidRPr="00975E41">
        <w:t xml:space="preserve"> </w:t>
      </w:r>
      <w:r>
        <w:t>In case of failure or disconnection t</w:t>
      </w:r>
      <w:r w:rsidRPr="00975E41">
        <w:t xml:space="preserve">he </w:t>
      </w:r>
      <w:r>
        <w:t>scripts</w:t>
      </w:r>
      <w:r w:rsidRPr="00975E41">
        <w:t xml:space="preserve"> can be run multiple ti</w:t>
      </w:r>
      <w:r>
        <w:t>m</w:t>
      </w:r>
      <w:r w:rsidRPr="00975E41">
        <w:t>es without the risk of overwriting already created resources.</w:t>
      </w:r>
    </w:p>
    <w:p w14:paraId="44212089" w14:textId="77777777" w:rsidR="00AB512E" w:rsidRDefault="00AB512E" w:rsidP="00AB512E"/>
    <w:p w14:paraId="45EA0581" w14:textId="310B6730" w:rsidR="00AB512E" w:rsidRDefault="00AB512E" w:rsidP="00AB512E">
      <w:r>
        <w:t xml:space="preserve">Once the scripts complete the following resources will </w:t>
      </w:r>
      <w:r w:rsidR="0EE9033B">
        <w:t>be</w:t>
      </w:r>
      <w:r>
        <w:t xml:space="preserve"> </w:t>
      </w:r>
      <w:r w:rsidR="006D65C8">
        <w:t>created</w:t>
      </w:r>
      <w:r>
        <w:t>:</w:t>
      </w:r>
    </w:p>
    <w:p w14:paraId="0703CC05" w14:textId="355A34F2" w:rsidR="002D0CB6" w:rsidRDefault="002D0CB6" w:rsidP="00AB512E">
      <w:pPr>
        <w:pStyle w:val="ListBullet"/>
      </w:pPr>
      <w:r>
        <w:t>Azure Resource Groups</w:t>
      </w:r>
    </w:p>
    <w:p w14:paraId="3DE2089F" w14:textId="18BC332C" w:rsidR="00AB512E" w:rsidRDefault="00381B5D" w:rsidP="00AB512E">
      <w:pPr>
        <w:pStyle w:val="ListBullet"/>
      </w:pPr>
      <w:r>
        <w:t>Azure Storage accounts</w:t>
      </w:r>
    </w:p>
    <w:p w14:paraId="0EBC1602" w14:textId="6117729E" w:rsidR="00C52947" w:rsidRDefault="00C52947" w:rsidP="00AB512E">
      <w:pPr>
        <w:pStyle w:val="ListBullet"/>
      </w:pPr>
      <w:r>
        <w:t>Azure Notification Hubs</w:t>
      </w:r>
    </w:p>
    <w:p w14:paraId="23717EAD" w14:textId="5BBBD5E1" w:rsidR="00AB512E" w:rsidRDefault="00AB512E" w:rsidP="00AB512E">
      <w:pPr>
        <w:pStyle w:val="ListBullet"/>
      </w:pPr>
      <w:r>
        <w:t xml:space="preserve">Azure Document DB </w:t>
      </w:r>
      <w:r w:rsidR="00381B5D">
        <w:t>accounts</w:t>
      </w:r>
    </w:p>
    <w:p w14:paraId="54156E31" w14:textId="611600B3" w:rsidR="00AB512E" w:rsidRDefault="00381B5D" w:rsidP="00AB512E">
      <w:pPr>
        <w:pStyle w:val="ListBullet"/>
      </w:pPr>
      <w:r>
        <w:t>Azure Search accounts</w:t>
      </w:r>
    </w:p>
    <w:p w14:paraId="5531223E" w14:textId="49114C30" w:rsidR="00AB512E" w:rsidRDefault="00381B5D" w:rsidP="00AB512E">
      <w:pPr>
        <w:pStyle w:val="ListBullet"/>
      </w:pPr>
      <w:r>
        <w:t>Azure App Hosting plans</w:t>
      </w:r>
    </w:p>
    <w:p w14:paraId="58FB998F" w14:textId="4272E34F" w:rsidR="00AB512E" w:rsidRDefault="00381B5D" w:rsidP="00AB512E">
      <w:pPr>
        <w:pStyle w:val="ListBullet"/>
      </w:pPr>
      <w:r>
        <w:t>Azure Web Apps</w:t>
      </w:r>
    </w:p>
    <w:p w14:paraId="473EF883" w14:textId="56475A1A" w:rsidR="00AB512E" w:rsidRDefault="0EE9033B" w:rsidP="00AB512E">
      <w:pPr>
        <w:pStyle w:val="ListBullet"/>
      </w:pPr>
      <w:r>
        <w:t>Azure Applications Insights</w:t>
      </w:r>
    </w:p>
    <w:p w14:paraId="55D09334" w14:textId="3438723B" w:rsidR="00AB512E" w:rsidRPr="00975E41" w:rsidRDefault="00381B5D" w:rsidP="00AB512E">
      <w:pPr>
        <w:pStyle w:val="ListBullet"/>
      </w:pPr>
      <w:r>
        <w:t>Traffic Manager endpoints</w:t>
      </w:r>
    </w:p>
    <w:p w14:paraId="3DAC1505" w14:textId="77777777" w:rsidR="00AB512E" w:rsidRPr="0099262A" w:rsidRDefault="00AB512E" w:rsidP="00AB512E">
      <w:pPr>
        <w:pStyle w:val="Heading3Numbered"/>
        <w:rPr>
          <w:highlight w:val="red"/>
          <w:rPrChange w:id="985" w:author="Sanyam Seth" w:date="2017-03-28T13:06:00Z">
            <w:rPr/>
          </w:rPrChange>
        </w:rPr>
      </w:pPr>
      <w:bookmarkStart w:id="986" w:name="_Toc458787292"/>
      <w:bookmarkStart w:id="987" w:name="_Toc470622129"/>
      <w:r w:rsidRPr="0099262A">
        <w:rPr>
          <w:highlight w:val="red"/>
          <w:rPrChange w:id="988" w:author="Sanyam Seth" w:date="2017-03-28T13:06:00Z">
            <w:rPr/>
          </w:rPrChange>
        </w:rPr>
        <w:t>Manual Resource Provisioning</w:t>
      </w:r>
      <w:bookmarkEnd w:id="986"/>
      <w:bookmarkEnd w:id="987"/>
    </w:p>
    <w:p w14:paraId="0DAF4693" w14:textId="5B439DCA" w:rsidR="00AB512E" w:rsidRDefault="00381B5D" w:rsidP="00AB512E">
      <w:r>
        <w:t>After</w:t>
      </w:r>
      <w:r w:rsidR="00AB512E">
        <w:t xml:space="preserve"> you have completed the scripted provisioning of the environment</w:t>
      </w:r>
      <w:r>
        <w:t>,</w:t>
      </w:r>
      <w:r w:rsidR="00AB512E">
        <w:t xml:space="preserve"> there are a couple of manual steps that are requi</w:t>
      </w:r>
      <w:r>
        <w:t>red to provision some resources:</w:t>
      </w:r>
    </w:p>
    <w:p w14:paraId="4C0932F0" w14:textId="19064AA4" w:rsidR="00E919B3" w:rsidRDefault="00855A19" w:rsidP="00BD00BF">
      <w:pPr>
        <w:pStyle w:val="Heading4Numbered"/>
      </w:pPr>
      <w:r>
        <w:t xml:space="preserve">Azure </w:t>
      </w:r>
      <w:r w:rsidRPr="008B204D">
        <w:t>Notification Hub</w:t>
      </w:r>
    </w:p>
    <w:p w14:paraId="18331C25" w14:textId="3C0E9B93" w:rsidR="00AB512E" w:rsidRDefault="000174FE" w:rsidP="00DD3A0D">
      <w:r>
        <w:t xml:space="preserve">Configure </w:t>
      </w:r>
      <w:r w:rsidR="008B7D42">
        <w:t>an A</w:t>
      </w:r>
      <w:r w:rsidR="00AB512E">
        <w:t xml:space="preserve">zure </w:t>
      </w:r>
      <w:r w:rsidR="00AB512E" w:rsidRPr="008B204D">
        <w:t>Notification Hub</w:t>
      </w:r>
      <w:r w:rsidR="00AB512E">
        <w:t>.</w:t>
      </w:r>
      <w:r w:rsidR="00695FAD">
        <w:t xml:space="preserve"> That </w:t>
      </w:r>
      <w:r w:rsidR="00AB512E">
        <w:t xml:space="preserve">will be used to send push notifications to different Native Apps. You can use the following guide to </w:t>
      </w:r>
      <w:hyperlink r:id="rId58" w:anchor="configure-your-notification-hub" w:history="1">
        <w:r w:rsidR="00AB512E" w:rsidRPr="003F531C">
          <w:rPr>
            <w:rStyle w:val="Hyperlink"/>
          </w:rPr>
          <w:t>Configure the Hub</w:t>
        </w:r>
      </w:hyperlink>
      <w:r w:rsidR="00381B5D">
        <w:rPr>
          <w:rStyle w:val="Hyperlink"/>
        </w:rPr>
        <w:t>.</w:t>
      </w:r>
      <w:r w:rsidR="00AB512E">
        <w:rPr>
          <w:rStyle w:val="FootnoteReference"/>
        </w:rPr>
        <w:footnoteReference w:id="5"/>
      </w:r>
    </w:p>
    <w:p w14:paraId="7BCB6764" w14:textId="6380585C" w:rsidR="00AB512E" w:rsidRDefault="00381B5D" w:rsidP="00BD00BF">
      <w:pPr>
        <w:pStyle w:val="ListBullet"/>
      </w:pPr>
      <w:r>
        <w:t>You will need at least one h</w:t>
      </w:r>
      <w:r w:rsidR="00AB512E">
        <w:t>ub for all your applications.</w:t>
      </w:r>
    </w:p>
    <w:p w14:paraId="454A711F" w14:textId="523D9B95" w:rsidR="00AB512E" w:rsidRDefault="00AB512E" w:rsidP="00D6174B">
      <w:pPr>
        <w:pStyle w:val="ListBullet"/>
      </w:pPr>
      <w:r>
        <w:t>If you want to keep track of spending per application, you should create a hub per application that will be developed.</w:t>
      </w:r>
    </w:p>
    <w:p w14:paraId="3FC5F5ED" w14:textId="71C5C9A0" w:rsidR="007D53EF" w:rsidRPr="007C4A01" w:rsidRDefault="007D53EF" w:rsidP="007D53EF">
      <w:pPr>
        <w:pStyle w:val="Heading4Numbered"/>
        <w:rPr>
          <w:highlight w:val="yellow"/>
          <w:rPrChange w:id="989" w:author="Srinivasan Rakhunathan" w:date="2016-12-22T20:46:00Z">
            <w:rPr/>
          </w:rPrChange>
        </w:rPr>
      </w:pPr>
      <w:r w:rsidRPr="007C4A01">
        <w:rPr>
          <w:highlight w:val="yellow"/>
          <w:rPrChange w:id="990" w:author="Srinivasan Rakhunathan" w:date="2016-12-22T20:46:00Z">
            <w:rPr/>
          </w:rPrChange>
        </w:rPr>
        <w:t xml:space="preserve">Configuring </w:t>
      </w:r>
      <w:r w:rsidR="00F66B5B" w:rsidRPr="007C4A01">
        <w:rPr>
          <w:highlight w:val="yellow"/>
          <w:rPrChange w:id="991" w:author="Srinivasan Rakhunathan" w:date="2016-12-22T20:46:00Z">
            <w:rPr/>
          </w:rPrChange>
        </w:rPr>
        <w:t>SSL Certificates for Azure Traffic Manager</w:t>
      </w:r>
    </w:p>
    <w:p w14:paraId="18301BED" w14:textId="715BB185" w:rsidR="007D53EF" w:rsidRDefault="009F7408">
      <w:pPr>
        <w:ind w:left="432"/>
        <w:pPrChange w:id="992" w:author="Srinivasan Rakhunathan" w:date="2017-01-04T20:40:00Z">
          <w:pPr/>
        </w:pPrChange>
      </w:pPr>
      <w:r w:rsidRPr="007C4A01">
        <w:rPr>
          <w:highlight w:val="yellow"/>
          <w:rPrChange w:id="993" w:author="Srinivasan Rakhunathan" w:date="2016-12-22T20:46:00Z">
            <w:rPr/>
          </w:rPrChange>
        </w:rPr>
        <w:t xml:space="preserve">In order for the Azure Traffic Manager to use the HTTPS endpoints, it must be properly </w:t>
      </w:r>
      <w:r w:rsidR="0073620E" w:rsidRPr="007C4A01">
        <w:rPr>
          <w:highlight w:val="yellow"/>
          <w:rPrChange w:id="994" w:author="Srinivasan Rakhunathan" w:date="2016-12-22T20:46:00Z">
            <w:rPr/>
          </w:rPrChange>
        </w:rPr>
        <w:t>configured</w:t>
      </w:r>
      <w:r w:rsidRPr="007C4A01">
        <w:rPr>
          <w:highlight w:val="yellow"/>
          <w:rPrChange w:id="995" w:author="Srinivasan Rakhunathan" w:date="2016-12-22T20:46:00Z">
            <w:rPr/>
          </w:rPrChange>
        </w:rPr>
        <w:t xml:space="preserve"> to accept SSL DNS resolution with the proper certificates installed on the </w:t>
      </w:r>
      <w:r w:rsidR="002434B7" w:rsidRPr="007C4A01">
        <w:rPr>
          <w:highlight w:val="yellow"/>
          <w:rPrChange w:id="996" w:author="Srinivasan Rakhunathan" w:date="2016-12-22T20:46:00Z">
            <w:rPr/>
          </w:rPrChange>
        </w:rPr>
        <w:t xml:space="preserve">Traffic Manager domain. See this article for more info: </w:t>
      </w:r>
      <w:ins w:id="997" w:author="Srinivasan Rakhunathan" w:date="2017-01-05T06:44:00Z">
        <w:r w:rsidR="001E2377">
          <w:rPr>
            <w:highlight w:val="yellow"/>
          </w:rPr>
          <w:fldChar w:fldCharType="begin"/>
        </w:r>
        <w:r w:rsidR="001E2377">
          <w:rPr>
            <w:highlight w:val="yellow"/>
          </w:rPr>
          <w:instrText xml:space="preserve"> HYPERLINK "</w:instrText>
        </w:r>
      </w:ins>
      <w:r w:rsidR="001E2377" w:rsidRPr="001E2377">
        <w:rPr>
          <w:highlight w:val="yellow"/>
          <w:rPrChange w:id="998" w:author="Srinivasan Rakhunathan" w:date="2017-01-05T06:44:00Z">
            <w:rPr>
              <w:rStyle w:val="Hyperlink"/>
            </w:rPr>
          </w:rPrChange>
        </w:rPr>
        <w:instrText>http://www.hanselman.com/blog/CloudPowerHowToScaleAzureWebsitesGloballyWithTrafficManager.aspx</w:instrText>
      </w:r>
      <w:ins w:id="999" w:author="Srinivasan Rakhunathan" w:date="2017-01-05T06:44:00Z">
        <w:r w:rsidR="001E2377">
          <w:rPr>
            <w:highlight w:val="yellow"/>
          </w:rPr>
          <w:instrText xml:space="preserve">" </w:instrText>
        </w:r>
        <w:r w:rsidR="001E2377">
          <w:rPr>
            <w:highlight w:val="yellow"/>
          </w:rPr>
          <w:fldChar w:fldCharType="separate"/>
        </w:r>
      </w:ins>
      <w:r w:rsidR="001E2377" w:rsidRPr="00FA6FD6">
        <w:rPr>
          <w:rStyle w:val="Hyperlink"/>
          <w:highlight w:val="yellow"/>
          <w:rPrChange w:id="1000" w:author="Srinivasan Rakhunathan" w:date="2017-01-05T06:44:00Z">
            <w:rPr>
              <w:rStyle w:val="Hyperlink"/>
            </w:rPr>
          </w:rPrChange>
        </w:rPr>
        <w:t>http://www.hanselman.com/blog/CloudPowerHowToScaleAzureWebsitesGloballyWithTrafficManager.aspx</w:t>
      </w:r>
      <w:ins w:id="1001" w:author="Srinivasan Rakhunathan" w:date="2017-01-05T06:44:00Z">
        <w:r w:rsidR="001E2377">
          <w:rPr>
            <w:highlight w:val="yellow"/>
          </w:rPr>
          <w:fldChar w:fldCharType="end"/>
        </w:r>
      </w:ins>
    </w:p>
    <w:p w14:paraId="54BF52F6" w14:textId="77777777" w:rsidR="00AB512E" w:rsidRDefault="00AB512E" w:rsidP="00E958CC">
      <w:pPr>
        <w:pStyle w:val="Heading1Numbered"/>
      </w:pPr>
      <w:bookmarkStart w:id="1002" w:name="_Toc458787293"/>
      <w:bookmarkStart w:id="1003" w:name="_Toc470622130"/>
      <w:r>
        <w:lastRenderedPageBreak/>
        <w:t>Environment Configuration Files</w:t>
      </w:r>
      <w:bookmarkEnd w:id="1002"/>
      <w:bookmarkEnd w:id="1003"/>
    </w:p>
    <w:p w14:paraId="4ADE8E18" w14:textId="1F2E8994" w:rsidR="00AB512E" w:rsidRPr="00047D9D" w:rsidRDefault="00AB512E" w:rsidP="00AB512E">
      <w:r w:rsidRPr="00047D9D">
        <w:t>After creating the resources, you must create the environment configuration file</w:t>
      </w:r>
      <w:r>
        <w:t xml:space="preserve"> that will be used by all deployment tools included with the Core Digital Platform</w:t>
      </w:r>
      <w:r w:rsidRPr="00047D9D">
        <w:t xml:space="preserve">. </w:t>
      </w:r>
      <w:r w:rsidR="003A529E">
        <w:t xml:space="preserve">You can find examples of the configuration files in the source code under </w:t>
      </w:r>
      <w:r w:rsidR="003A529E" w:rsidRPr="003A529E">
        <w:t>Deploy\ConfigFiles</w:t>
      </w:r>
      <w:r w:rsidR="003A529E">
        <w:t>\</w:t>
      </w:r>
      <w:r w:rsidR="00FD182F">
        <w:t>AzureEnvironmentConfiguration.</w:t>
      </w:r>
      <w:r w:rsidR="003A529E">
        <w:t>*.</w:t>
      </w:r>
      <w:del w:id="1004" w:author="Srinivasan Rakhunathan" w:date="2016-12-30T16:26:00Z">
        <w:r w:rsidR="003A529E" w:rsidDel="0065407D">
          <w:delText>Template</w:delText>
        </w:r>
      </w:del>
      <w:ins w:id="1005" w:author="Srinivasan Rakhunathan" w:date="2016-12-30T16:26:00Z">
        <w:r w:rsidR="0065407D">
          <w:t>Dev</w:t>
        </w:r>
      </w:ins>
      <w:r w:rsidR="003A529E">
        <w:t xml:space="preserve">.json. </w:t>
      </w:r>
    </w:p>
    <w:p w14:paraId="6AC645AE" w14:textId="65063368" w:rsidR="00AB512E" w:rsidRDefault="00AB512E" w:rsidP="00BD00BF">
      <w:pPr>
        <w:pStyle w:val="Note"/>
      </w:pPr>
      <w:r w:rsidRPr="007B679D">
        <w:rPr>
          <w:b/>
          <w:bCs/>
        </w:rPr>
        <w:t>Note:</w:t>
      </w:r>
      <w:r>
        <w:t xml:space="preserve"> </w:t>
      </w:r>
      <w:r w:rsidR="009233CA">
        <w:t>Because</w:t>
      </w:r>
      <w:r w:rsidRPr="00047D9D">
        <w:t xml:space="preserve"> keys and access information </w:t>
      </w:r>
      <w:r w:rsidR="001566B0">
        <w:t>are stored</w:t>
      </w:r>
      <w:r w:rsidRPr="00047D9D">
        <w:t xml:space="preserve"> in the file</w:t>
      </w:r>
      <w:r w:rsidR="009233CA">
        <w:t>,</w:t>
      </w:r>
      <w:r w:rsidRPr="00047D9D">
        <w:t xml:space="preserve"> you can choose not to store this file in the shared repo and should be pushed to the individual project repo.</w:t>
      </w:r>
    </w:p>
    <w:p w14:paraId="536C0C83" w14:textId="3808A821" w:rsidR="00AB512E" w:rsidRDefault="00AB512E" w:rsidP="00AB512E">
      <w:r>
        <w:t xml:space="preserve">After creating </w:t>
      </w:r>
      <w:r w:rsidRPr="00047D9D">
        <w:t xml:space="preserve">all resources, you </w:t>
      </w:r>
      <w:r w:rsidR="009233CA">
        <w:t>must</w:t>
      </w:r>
      <w:r w:rsidRPr="00047D9D">
        <w:t xml:space="preserve"> get all the keys and connections </w:t>
      </w:r>
      <w:r>
        <w:t xml:space="preserve">to include them </w:t>
      </w:r>
      <w:r w:rsidRPr="00047D9D">
        <w:t xml:space="preserve">in the </w:t>
      </w:r>
      <w:r>
        <w:t>configuration file.</w:t>
      </w:r>
    </w:p>
    <w:p w14:paraId="7328D16F" w14:textId="77777777" w:rsidR="00AB512E" w:rsidRDefault="00AB512E" w:rsidP="00AB512E">
      <w:r w:rsidRPr="00047D9D">
        <w:t xml:space="preserve">The following is a </w:t>
      </w:r>
      <w:r>
        <w:t>brief summary of all sections included in the configuration file with some guidance on where to get the values required for its configuration.</w:t>
      </w:r>
    </w:p>
    <w:p w14:paraId="7FF772FA" w14:textId="704B49F5" w:rsidR="00AB512E" w:rsidRPr="00D167DB" w:rsidRDefault="004948C2" w:rsidP="003756B3">
      <w:pPr>
        <w:pStyle w:val="Heading2Numbered"/>
      </w:pPr>
      <w:bookmarkStart w:id="1006" w:name="_Toc470622131"/>
      <w:r>
        <w:t>Resources Configuration</w:t>
      </w:r>
      <w:bookmarkEnd w:id="1006"/>
    </w:p>
    <w:p w14:paraId="5302D123" w14:textId="71D65829" w:rsidR="00AB512E" w:rsidRPr="00D167DB" w:rsidRDefault="00AB512E" w:rsidP="00191DAB">
      <w:r w:rsidRPr="00D167DB">
        <w:t>Provide</w:t>
      </w:r>
      <w:r>
        <w:t>s</w:t>
      </w:r>
      <w:r w:rsidRPr="00D167DB">
        <w:t xml:space="preserve"> keys and connection string for resources </w:t>
      </w:r>
      <w:r>
        <w:t xml:space="preserve">that will be </w:t>
      </w:r>
      <w:r w:rsidRPr="00D167DB">
        <w:t>reference</w:t>
      </w:r>
      <w:r>
        <w:t>d in the other</w:t>
      </w:r>
      <w:r w:rsidRPr="00D167DB">
        <w:t xml:space="preserve"> </w:t>
      </w:r>
      <w:r>
        <w:t xml:space="preserve">configuration </w:t>
      </w:r>
      <w:r w:rsidRPr="00D167DB">
        <w:t>elements</w:t>
      </w:r>
      <w:r>
        <w:t>.</w:t>
      </w:r>
    </w:p>
    <w:p w14:paraId="2E1E1058" w14:textId="77777777" w:rsidR="00AB512E" w:rsidRPr="00D167DB" w:rsidRDefault="00AB512E" w:rsidP="00191DAB">
      <w:pPr>
        <w:pStyle w:val="ListBullet"/>
      </w:pPr>
      <w:r w:rsidRPr="0004493E">
        <w:rPr>
          <w:b/>
        </w:rPr>
        <w:t>Storage accounts.</w:t>
      </w:r>
      <w:r w:rsidRPr="00D167DB">
        <w:t xml:space="preserve"> For every storage account in the Environment Deployment file get the connection string and account name.</w:t>
      </w:r>
    </w:p>
    <w:p w14:paraId="5265D7A2" w14:textId="249CC843" w:rsidR="00AB512E" w:rsidRPr="00D167DB" w:rsidRDefault="00AB512E" w:rsidP="00FC6070">
      <w:pPr>
        <w:pStyle w:val="ListBullet"/>
        <w:numPr>
          <w:ilvl w:val="2"/>
          <w:numId w:val="5"/>
        </w:numPr>
      </w:pPr>
      <w:r w:rsidRPr="00D167DB">
        <w:t>If the environment is sensitive</w:t>
      </w:r>
      <w:r w:rsidR="009233CA">
        <w:t>,</w:t>
      </w:r>
      <w:r w:rsidRPr="00D167DB">
        <w:t xml:space="preserve"> put </w:t>
      </w:r>
      <w:r w:rsidRPr="60EEF379">
        <w:rPr>
          <w:i/>
          <w:iCs/>
        </w:rPr>
        <w:t>TOBEDEFINED</w:t>
      </w:r>
      <w:r>
        <w:t xml:space="preserve"> in the connection string so the script gathers </w:t>
      </w:r>
      <w:r w:rsidRPr="00D167DB">
        <w:t xml:space="preserve">the </w:t>
      </w:r>
      <w:r>
        <w:t>connection information</w:t>
      </w:r>
      <w:r w:rsidRPr="00D167DB">
        <w:t xml:space="preserve"> during deployment</w:t>
      </w:r>
      <w:r>
        <w:t xml:space="preserve"> using the credentials of the user executing the script.</w:t>
      </w:r>
    </w:p>
    <w:p w14:paraId="280E4FA0" w14:textId="17714F86" w:rsidR="00AB512E" w:rsidRPr="00D167DB" w:rsidRDefault="00AB512E" w:rsidP="00F00823">
      <w:pPr>
        <w:pStyle w:val="ListBullet"/>
        <w:numPr>
          <w:ilvl w:val="2"/>
          <w:numId w:val="5"/>
        </w:numPr>
      </w:pPr>
      <w:r w:rsidRPr="00D167DB">
        <w:t>Internally</w:t>
      </w:r>
      <w:r w:rsidR="009233CA">
        <w:t>,</w:t>
      </w:r>
      <w:r w:rsidRPr="00D167DB">
        <w:t xml:space="preserve"> all accounts are referenced by the Name attribute so try to keep those constant between environments to correlate the accounts.</w:t>
      </w:r>
    </w:p>
    <w:p w14:paraId="48116492" w14:textId="7CAED3C2" w:rsidR="00AB512E" w:rsidRPr="00D167DB" w:rsidRDefault="00424692" w:rsidP="00F00823">
      <w:pPr>
        <w:pStyle w:val="ListBullet"/>
        <w:numPr>
          <w:ilvl w:val="2"/>
          <w:numId w:val="5"/>
        </w:numPr>
      </w:pPr>
      <w:r>
        <w:t>I</w:t>
      </w:r>
      <w:r w:rsidR="00AB512E" w:rsidRPr="00D167DB">
        <w:t xml:space="preserve">f your environment is using the same storage account for multiple </w:t>
      </w:r>
      <w:r w:rsidR="00CC2D05" w:rsidRPr="00D167DB">
        <w:t>purposes,</w:t>
      </w:r>
      <w:r w:rsidR="00AB512E" w:rsidRPr="00D167DB">
        <w:t xml:space="preserve"> it is recommended that you keep multiple account references to understand the different uses of the account.</w:t>
      </w:r>
    </w:p>
    <w:p w14:paraId="5E4C1EC3" w14:textId="77777777" w:rsidR="00AB512E" w:rsidRPr="00D167DB" w:rsidRDefault="00AB512E" w:rsidP="00F00823">
      <w:pPr>
        <w:pStyle w:val="ListBullet"/>
        <w:numPr>
          <w:ilvl w:val="2"/>
          <w:numId w:val="5"/>
        </w:numPr>
      </w:pPr>
      <w:r w:rsidRPr="00D167DB">
        <w:t>The suggested storage account references are:</w:t>
      </w:r>
    </w:p>
    <w:p w14:paraId="294503FF" w14:textId="77777777" w:rsidR="00AB512E" w:rsidRPr="00D167DB" w:rsidRDefault="00AB512E" w:rsidP="00F00823">
      <w:pPr>
        <w:pStyle w:val="ListBullet"/>
        <w:numPr>
          <w:ilvl w:val="3"/>
          <w:numId w:val="5"/>
        </w:numPr>
      </w:pPr>
      <w:r w:rsidRPr="002E2488">
        <w:rPr>
          <w:b/>
        </w:rPr>
        <w:t>cdnsa</w:t>
      </w:r>
      <w:r w:rsidRPr="00D167DB">
        <w:t>: Pointing to the storage account used by the CDN. There is only one for all deployments.</w:t>
      </w:r>
    </w:p>
    <w:p w14:paraId="57B7095A" w14:textId="77777777" w:rsidR="00AB512E" w:rsidRPr="00D167DB" w:rsidRDefault="00AB512E" w:rsidP="00F00823">
      <w:pPr>
        <w:pStyle w:val="ListBullet"/>
        <w:numPr>
          <w:ilvl w:val="3"/>
          <w:numId w:val="5"/>
        </w:numPr>
      </w:pPr>
      <w:r w:rsidRPr="002E2488">
        <w:rPr>
          <w:b/>
        </w:rPr>
        <w:t>crmsa</w:t>
      </w:r>
      <w:r w:rsidRPr="00D167DB">
        <w:t>: Pointing to the storage account used to keep information used in the synchronization with CRM. Since there is only one CRM tenant there is only one account for all deployments.</w:t>
      </w:r>
    </w:p>
    <w:p w14:paraId="23EEB8FC" w14:textId="77777777" w:rsidR="00AB512E" w:rsidRPr="00D167DB" w:rsidRDefault="00AB512E" w:rsidP="00F00823">
      <w:pPr>
        <w:pStyle w:val="ListBullet"/>
        <w:numPr>
          <w:ilvl w:val="3"/>
          <w:numId w:val="5"/>
        </w:numPr>
      </w:pPr>
      <w:r w:rsidRPr="00D167DB">
        <w:lastRenderedPageBreak/>
        <w:t>For every deployment you MUST create the following references with the deployment id as a prefix. For instance</w:t>
      </w:r>
      <w:r>
        <w:t>,</w:t>
      </w:r>
      <w:r w:rsidRPr="00D167DB">
        <w:t xml:space="preserve"> if the deploymentid is </w:t>
      </w:r>
      <w:r w:rsidRPr="007B679D">
        <w:rPr>
          <w:b/>
          <w:bCs/>
        </w:rPr>
        <w:t>eu</w:t>
      </w:r>
      <w:r w:rsidRPr="00D167DB">
        <w:t>.</w:t>
      </w:r>
    </w:p>
    <w:p w14:paraId="183B559E" w14:textId="6EA68E41" w:rsidR="00AB512E" w:rsidRPr="00D167DB" w:rsidRDefault="00AB512E" w:rsidP="002E2488">
      <w:pPr>
        <w:pStyle w:val="ListBullet"/>
        <w:numPr>
          <w:ilvl w:val="5"/>
          <w:numId w:val="5"/>
        </w:numPr>
      </w:pPr>
      <w:r w:rsidRPr="00D167DB">
        <w:t xml:space="preserve">defaultsa </w:t>
      </w:r>
      <w:r w:rsidR="00E65580">
        <w:t>-</w:t>
      </w:r>
      <w:r w:rsidRPr="00D167DB">
        <w:t xml:space="preserve">&gt; </w:t>
      </w:r>
      <w:r w:rsidRPr="007B679D">
        <w:rPr>
          <w:b/>
          <w:bCs/>
        </w:rPr>
        <w:t>eu</w:t>
      </w:r>
      <w:r w:rsidR="00E65580">
        <w:rPr>
          <w:b/>
          <w:bCs/>
        </w:rPr>
        <w:t>-</w:t>
      </w:r>
      <w:r w:rsidRPr="00D167DB">
        <w:t>defaultsa</w:t>
      </w:r>
    </w:p>
    <w:p w14:paraId="37505F79" w14:textId="0C32602E" w:rsidR="00AB512E" w:rsidRPr="00D167DB" w:rsidRDefault="00AB512E" w:rsidP="002E2488">
      <w:pPr>
        <w:pStyle w:val="ListBullet"/>
        <w:numPr>
          <w:ilvl w:val="5"/>
          <w:numId w:val="5"/>
        </w:numPr>
      </w:pPr>
      <w:r w:rsidRPr="00D167DB">
        <w:t xml:space="preserve">configurationsa </w:t>
      </w:r>
      <w:r w:rsidR="00E65580">
        <w:t>-</w:t>
      </w:r>
      <w:r w:rsidRPr="00D167DB">
        <w:t xml:space="preserve">&gt; </w:t>
      </w:r>
      <w:r w:rsidRPr="007B679D">
        <w:rPr>
          <w:b/>
          <w:bCs/>
        </w:rPr>
        <w:t>eu</w:t>
      </w:r>
      <w:r w:rsidR="00E65580">
        <w:rPr>
          <w:b/>
          <w:bCs/>
        </w:rPr>
        <w:t>-</w:t>
      </w:r>
      <w:r w:rsidRPr="00D167DB">
        <w:t>configurationsa</w:t>
      </w:r>
    </w:p>
    <w:p w14:paraId="216B6CF7" w14:textId="69A49215" w:rsidR="00AB512E" w:rsidRPr="00D167DB" w:rsidRDefault="00AB512E" w:rsidP="002E2488">
      <w:pPr>
        <w:pStyle w:val="ListBullet"/>
        <w:numPr>
          <w:ilvl w:val="5"/>
          <w:numId w:val="5"/>
        </w:numPr>
      </w:pPr>
      <w:r w:rsidRPr="00D167DB">
        <w:t xml:space="preserve">useractionssa </w:t>
      </w:r>
      <w:r w:rsidR="00E65580">
        <w:t>-</w:t>
      </w:r>
      <w:r w:rsidRPr="00D167DB">
        <w:t xml:space="preserve">&gt; </w:t>
      </w:r>
      <w:r w:rsidRPr="007B679D">
        <w:rPr>
          <w:b/>
          <w:bCs/>
        </w:rPr>
        <w:t>eu</w:t>
      </w:r>
      <w:r w:rsidR="00E65580">
        <w:rPr>
          <w:b/>
          <w:bCs/>
        </w:rPr>
        <w:t>-</w:t>
      </w:r>
      <w:r w:rsidRPr="00D167DB">
        <w:t xml:space="preserve">useractionssa </w:t>
      </w:r>
    </w:p>
    <w:p w14:paraId="31400890" w14:textId="449E6157" w:rsidR="00AB512E" w:rsidRPr="00D167DB" w:rsidRDefault="00AB512E" w:rsidP="002E2488">
      <w:pPr>
        <w:pStyle w:val="ListBullet"/>
        <w:numPr>
          <w:ilvl w:val="5"/>
          <w:numId w:val="5"/>
        </w:numPr>
      </w:pPr>
      <w:r w:rsidRPr="00D167DB">
        <w:t xml:space="preserve">queuessa </w:t>
      </w:r>
      <w:r w:rsidR="00E65580">
        <w:t>-</w:t>
      </w:r>
      <w:r w:rsidRPr="00D167DB">
        <w:t xml:space="preserve">&gt; </w:t>
      </w:r>
      <w:r w:rsidRPr="007B679D">
        <w:rPr>
          <w:b/>
          <w:bCs/>
        </w:rPr>
        <w:t>eu</w:t>
      </w:r>
      <w:r w:rsidR="00E65580">
        <w:rPr>
          <w:b/>
          <w:bCs/>
        </w:rPr>
        <w:t>-</w:t>
      </w:r>
      <w:r w:rsidRPr="00D167DB">
        <w:t xml:space="preserve">queuessa </w:t>
      </w:r>
    </w:p>
    <w:p w14:paraId="00954512" w14:textId="15B21A92" w:rsidR="00AB512E" w:rsidRPr="00D167DB" w:rsidRDefault="00AB512E" w:rsidP="002E2488">
      <w:pPr>
        <w:pStyle w:val="ListBullet"/>
        <w:numPr>
          <w:ilvl w:val="5"/>
          <w:numId w:val="5"/>
        </w:numPr>
      </w:pPr>
      <w:r w:rsidRPr="00D167DB">
        <w:t xml:space="preserve">blobssa </w:t>
      </w:r>
      <w:r w:rsidR="00E65580">
        <w:t>-</w:t>
      </w:r>
      <w:r w:rsidRPr="00D167DB">
        <w:t xml:space="preserve">&gt; </w:t>
      </w:r>
      <w:r w:rsidRPr="007B679D">
        <w:rPr>
          <w:b/>
          <w:bCs/>
        </w:rPr>
        <w:t>eu</w:t>
      </w:r>
      <w:r w:rsidR="00E65580">
        <w:rPr>
          <w:b/>
          <w:bCs/>
        </w:rPr>
        <w:t>-</w:t>
      </w:r>
      <w:r w:rsidRPr="00D167DB">
        <w:t xml:space="preserve">blobssa </w:t>
      </w:r>
    </w:p>
    <w:p w14:paraId="79878553" w14:textId="7299D185" w:rsidR="00AB512E" w:rsidRPr="00D167DB" w:rsidRDefault="00AB512E" w:rsidP="002E2488">
      <w:pPr>
        <w:pStyle w:val="ListBullet"/>
        <w:numPr>
          <w:ilvl w:val="5"/>
          <w:numId w:val="5"/>
        </w:numPr>
      </w:pPr>
      <w:r w:rsidRPr="00D167DB">
        <w:t xml:space="preserve">Jobssa </w:t>
      </w:r>
      <w:r w:rsidR="00E65580">
        <w:t>-</w:t>
      </w:r>
      <w:r w:rsidRPr="00D167DB">
        <w:t xml:space="preserve">&gt; </w:t>
      </w:r>
      <w:r w:rsidRPr="003A0BD6">
        <w:rPr>
          <w:b/>
        </w:rPr>
        <w:t>e</w:t>
      </w:r>
      <w:r w:rsidRPr="007B679D">
        <w:rPr>
          <w:b/>
          <w:bCs/>
        </w:rPr>
        <w:t>u</w:t>
      </w:r>
      <w:r w:rsidR="00E65580">
        <w:rPr>
          <w:b/>
          <w:bCs/>
        </w:rPr>
        <w:t>-</w:t>
      </w:r>
      <w:r w:rsidRPr="00D167DB">
        <w:t xml:space="preserve">Jobssa </w:t>
      </w:r>
    </w:p>
    <w:p w14:paraId="5C799287" w14:textId="77777777" w:rsidR="00D4457A" w:rsidRDefault="00D4457A" w:rsidP="00D4457A">
      <w:pPr>
        <w:pStyle w:val="ListBullet"/>
        <w:rPr>
          <w:rFonts w:eastAsia="Times New Roman"/>
        </w:rPr>
      </w:pPr>
      <w:r w:rsidRPr="00963165">
        <w:rPr>
          <w:rFonts w:eastAsia="Times New Roman"/>
        </w:rPr>
        <w:t xml:space="preserve">To help with the </w:t>
      </w:r>
      <w:r>
        <w:rPr>
          <w:rFonts w:eastAsia="Times New Roman"/>
        </w:rPr>
        <w:t xml:space="preserve">environment </w:t>
      </w:r>
      <w:r w:rsidRPr="00963165">
        <w:rPr>
          <w:rFonts w:eastAsia="Times New Roman"/>
        </w:rPr>
        <w:t>configuration settings, there is a command line for how to get all the storage keys based on the AzureEnvironmentDeployment settings:</w:t>
      </w:r>
    </w:p>
    <w:p w14:paraId="540BA4A7" w14:textId="791D7366" w:rsidR="00D4457A" w:rsidRPr="003D4D46" w:rsidRDefault="00D4457A" w:rsidP="00175D2F">
      <w:pPr>
        <w:pStyle w:val="SourceCode"/>
      </w:pPr>
      <w:commentRangeStart w:id="1007"/>
      <w:r w:rsidRPr="00D4457A">
        <w:rPr>
          <w:rFonts w:eastAsia="Times New Roman"/>
          <w:b/>
          <w:i/>
        </w:rPr>
        <w:t>.\Get-MDPAzureEnvironmentSettings</w:t>
      </w:r>
      <w:r w:rsidRPr="00D4457A">
        <w:rPr>
          <w:rFonts w:eastAsia="Times New Roman"/>
          <w:i/>
        </w:rPr>
        <w:t xml:space="preserve"> -Subscription "</w:t>
      </w:r>
      <w:r w:rsidR="00175D2F" w:rsidRPr="60EEF379">
        <w:rPr>
          <w:b/>
          <w:bCs/>
          <w:i/>
          <w:iCs/>
        </w:rPr>
        <w:t>Subscription Name</w:t>
      </w:r>
      <w:r w:rsidRPr="00D4457A">
        <w:rPr>
          <w:rFonts w:eastAsia="Times New Roman"/>
          <w:i/>
        </w:rPr>
        <w:t>" -ConfigFile .\ConfigFiles</w:t>
      </w:r>
      <w:r w:rsidR="00040FDD">
        <w:rPr>
          <w:rFonts w:eastAsia="Times New Roman"/>
          <w:i/>
        </w:rPr>
        <w:t>\</w:t>
      </w:r>
      <w:r w:rsidRPr="00D4457A">
        <w:rPr>
          <w:rFonts w:eastAsia="Times New Roman"/>
          <w:i/>
        </w:rPr>
        <w:t>AzureEnvironmentDeployment.[</w:t>
      </w:r>
      <w:r w:rsidRPr="00175D2F">
        <w:rPr>
          <w:rFonts w:eastAsia="Times New Roman"/>
          <w:b/>
          <w:i/>
        </w:rPr>
        <w:t>CustId</w:t>
      </w:r>
      <w:r w:rsidRPr="00D4457A">
        <w:rPr>
          <w:rFonts w:eastAsia="Times New Roman"/>
          <w:i/>
        </w:rPr>
        <w:t>].[</w:t>
      </w:r>
      <w:r w:rsidRPr="00175D2F">
        <w:rPr>
          <w:rFonts w:eastAsia="Times New Roman"/>
          <w:b/>
          <w:i/>
        </w:rPr>
        <w:t>Env</w:t>
      </w:r>
      <w:r w:rsidRPr="00D4457A">
        <w:rPr>
          <w:rFonts w:eastAsia="Times New Roman"/>
          <w:i/>
        </w:rPr>
        <w:t>].json</w:t>
      </w:r>
      <w:r>
        <w:t xml:space="preserve"> </w:t>
      </w:r>
      <w:commentRangeEnd w:id="1007"/>
      <w:r w:rsidR="002F393A">
        <w:rPr>
          <w:rStyle w:val="CommentReference"/>
          <w:rFonts w:ascii="Segoe UI" w:hAnsi="Segoe UI" w:cstheme="minorBidi"/>
          <w:noProof w:val="0"/>
        </w:rPr>
        <w:commentReference w:id="1007"/>
      </w:r>
    </w:p>
    <w:p w14:paraId="5F12AD6C" w14:textId="1A6B4438" w:rsidR="00AB512E" w:rsidRPr="002A1793" w:rsidRDefault="009233CA" w:rsidP="00191DAB">
      <w:pPr>
        <w:pStyle w:val="ListBullet"/>
        <w:rPr>
          <w:b/>
        </w:rPr>
      </w:pPr>
      <w:r w:rsidRPr="002A1793">
        <w:rPr>
          <w:b/>
        </w:rPr>
        <w:t>Document DB references</w:t>
      </w:r>
    </w:p>
    <w:p w14:paraId="6A93FFBE" w14:textId="77777777" w:rsidR="00AB512E" w:rsidRPr="00D167DB" w:rsidRDefault="00AB512E" w:rsidP="00F00823">
      <w:pPr>
        <w:pStyle w:val="ListBullet"/>
        <w:numPr>
          <w:ilvl w:val="2"/>
          <w:numId w:val="5"/>
        </w:numPr>
      </w:pPr>
      <w:r>
        <w:t>Make</w:t>
      </w:r>
      <w:r w:rsidRPr="00D167DB">
        <w:t xml:space="preserve"> sure to include the right key</w:t>
      </w:r>
      <w:r>
        <w:t>, administrative,</w:t>
      </w:r>
      <w:r w:rsidRPr="00D167DB">
        <w:t xml:space="preserve"> and database name.</w:t>
      </w:r>
    </w:p>
    <w:p w14:paraId="4AC7115C" w14:textId="1FB42296" w:rsidR="00AB512E" w:rsidRPr="00D167DB" w:rsidRDefault="00CC2D05" w:rsidP="00F00823">
      <w:pPr>
        <w:pStyle w:val="ListBullet"/>
        <w:numPr>
          <w:ilvl w:val="2"/>
          <w:numId w:val="5"/>
        </w:numPr>
      </w:pPr>
      <w:r>
        <w:t>Consider that</w:t>
      </w:r>
      <w:r w:rsidR="00AB512E" w:rsidRPr="00D167DB">
        <w:t xml:space="preserve"> MDP only </w:t>
      </w:r>
      <w:r w:rsidR="00AB512E">
        <w:t xml:space="preserve">stores </w:t>
      </w:r>
      <w:r w:rsidR="00AB512E" w:rsidRPr="00D167DB">
        <w:t>the identities in DocDb</w:t>
      </w:r>
    </w:p>
    <w:p w14:paraId="51F1E17E" w14:textId="77777777" w:rsidR="00AB512E" w:rsidRPr="00D167DB" w:rsidRDefault="00AB512E" w:rsidP="00F00823">
      <w:pPr>
        <w:pStyle w:val="ListBullet"/>
        <w:numPr>
          <w:ilvl w:val="2"/>
          <w:numId w:val="5"/>
        </w:numPr>
      </w:pPr>
      <w:r w:rsidRPr="00D167DB">
        <w:t xml:space="preserve">Just like with the storage account sensitive keys can be marked as </w:t>
      </w:r>
      <w:r w:rsidRPr="60EEF379">
        <w:rPr>
          <w:i/>
          <w:iCs/>
        </w:rPr>
        <w:t xml:space="preserve">TOBEDEFINED </w:t>
      </w:r>
    </w:p>
    <w:p w14:paraId="47648E44" w14:textId="3EC8C7AB" w:rsidR="00AB512E" w:rsidRPr="002A1793" w:rsidRDefault="00AB512E" w:rsidP="00191DAB">
      <w:pPr>
        <w:pStyle w:val="ListBullet"/>
        <w:rPr>
          <w:b/>
        </w:rPr>
      </w:pPr>
      <w:r w:rsidRPr="002A1793">
        <w:rPr>
          <w:b/>
        </w:rPr>
        <w:t>A</w:t>
      </w:r>
      <w:r w:rsidR="009233CA" w:rsidRPr="002A1793">
        <w:rPr>
          <w:b/>
        </w:rPr>
        <w:t>zure Search references</w:t>
      </w:r>
    </w:p>
    <w:p w14:paraId="77B2AB54" w14:textId="77777777" w:rsidR="00AB512E" w:rsidRPr="00D167DB" w:rsidRDefault="00AB512E" w:rsidP="00F00823">
      <w:pPr>
        <w:pStyle w:val="ListBullet"/>
        <w:numPr>
          <w:ilvl w:val="2"/>
          <w:numId w:val="5"/>
        </w:numPr>
      </w:pPr>
      <w:r w:rsidRPr="00D167DB">
        <w:t>You will have to create a Query Key to be included in the configuration file</w:t>
      </w:r>
      <w:r>
        <w:t>.</w:t>
      </w:r>
    </w:p>
    <w:p w14:paraId="1C63B38C" w14:textId="77777777" w:rsidR="00AB512E" w:rsidRPr="00D167DB" w:rsidRDefault="00AB512E" w:rsidP="00F00823">
      <w:pPr>
        <w:pStyle w:val="ListBullet"/>
        <w:numPr>
          <w:ilvl w:val="2"/>
          <w:numId w:val="5"/>
        </w:numPr>
      </w:pPr>
      <w:r w:rsidRPr="00D167DB">
        <w:t xml:space="preserve">For MDP only one search instance is required to keep data of users and groups. However other scripts WILL FAIL if you don't add the </w:t>
      </w:r>
      <w:r w:rsidRPr="60EEF379">
        <w:rPr>
          <w:i/>
          <w:iCs/>
        </w:rPr>
        <w:t>video platform</w:t>
      </w:r>
      <w:r w:rsidRPr="00D167DB">
        <w:t xml:space="preserve"> reference.</w:t>
      </w:r>
    </w:p>
    <w:p w14:paraId="37EBC96B" w14:textId="77777777" w:rsidR="00AB512E" w:rsidRPr="00D167DB" w:rsidRDefault="00AB512E" w:rsidP="00F00823">
      <w:pPr>
        <w:pStyle w:val="ListBullet"/>
        <w:numPr>
          <w:ilvl w:val="2"/>
          <w:numId w:val="5"/>
        </w:numPr>
      </w:pPr>
      <w:r w:rsidRPr="00D167DB">
        <w:t xml:space="preserve">Just like with the storage account sensitive keys can be marked as </w:t>
      </w:r>
      <w:r w:rsidRPr="60EEF379">
        <w:rPr>
          <w:i/>
          <w:iCs/>
        </w:rPr>
        <w:t xml:space="preserve">TOBEDEFINED </w:t>
      </w:r>
    </w:p>
    <w:p w14:paraId="5543B7E0" w14:textId="4B872791" w:rsidR="00191DAB" w:rsidRDefault="00AB512E" w:rsidP="003756B3">
      <w:pPr>
        <w:pStyle w:val="Heading2Numbered"/>
      </w:pPr>
      <w:bookmarkStart w:id="1008" w:name="_Toc470622132"/>
      <w:r w:rsidRPr="00D167DB">
        <w:t>Comm</w:t>
      </w:r>
      <w:r w:rsidR="004978B2">
        <w:t>on Configuration</w:t>
      </w:r>
      <w:bookmarkEnd w:id="1008"/>
    </w:p>
    <w:p w14:paraId="6B9AD341" w14:textId="5B9A9B46" w:rsidR="00AB512E" w:rsidRPr="00D167DB" w:rsidRDefault="00AB512E" w:rsidP="00191DAB">
      <w:r w:rsidRPr="00D167DB">
        <w:t>This section has configuration parameters that will be applied to all deployments. If you have a single deployment environment there is not much difference between using this section and the deployment configuration section.</w:t>
      </w:r>
    </w:p>
    <w:p w14:paraId="2DA74619" w14:textId="77777777" w:rsidR="00AB512E" w:rsidRPr="00D167DB" w:rsidRDefault="00AB512E" w:rsidP="00DF39EE">
      <w:pPr>
        <w:pStyle w:val="ListBullet"/>
      </w:pPr>
      <w:r w:rsidRPr="00DF39EE">
        <w:rPr>
          <w:b/>
        </w:rPr>
        <w:t>InstrumentationLevel</w:t>
      </w:r>
      <w:r w:rsidRPr="00D167DB">
        <w:t xml:space="preserve">. </w:t>
      </w:r>
      <w:r>
        <w:t>Defines the level of instrumentation messages to be issued by all the environment.</w:t>
      </w:r>
    </w:p>
    <w:p w14:paraId="0538ECB3" w14:textId="4DD74E69" w:rsidR="00AB512E" w:rsidRPr="00D167DB" w:rsidRDefault="00AB512E">
      <w:pPr>
        <w:pStyle w:val="ListBullet"/>
        <w:numPr>
          <w:ilvl w:val="1"/>
          <w:numId w:val="5"/>
        </w:numPr>
        <w:pPrChange w:id="1009" w:author="Srinivasan Rakhunathan" w:date="2017-01-04T10:54:00Z">
          <w:pPr>
            <w:pStyle w:val="ListBullet"/>
          </w:pPr>
        </w:pPrChange>
      </w:pPr>
      <w:del w:id="1010" w:author="Srinivasan Rakhunathan" w:date="2017-01-04T10:54:00Z">
        <w:r w:rsidRPr="00EB1E60" w:rsidDel="007F019E">
          <w:rPr>
            <w:b/>
          </w:rPr>
          <w:delText>NotificationConfiguration</w:delText>
        </w:r>
      </w:del>
      <w:ins w:id="1011" w:author="Srinivasan Rakhunathan" w:date="2017-01-04T10:54:00Z">
        <w:r w:rsidR="007F019E" w:rsidRPr="00EB1E60">
          <w:rPr>
            <w:b/>
          </w:rPr>
          <w:t>Configuration</w:t>
        </w:r>
      </w:ins>
      <w:r w:rsidRPr="00D167DB">
        <w:t xml:space="preserve">. There is a single notification Hub for the environment so all </w:t>
      </w:r>
      <w:r>
        <w:t xml:space="preserve">it </w:t>
      </w:r>
      <w:r w:rsidRPr="00D167DB">
        <w:t>is needed is the connection string.</w:t>
      </w:r>
    </w:p>
    <w:p w14:paraId="73DD4AAB" w14:textId="664DD917" w:rsidR="00AB512E" w:rsidRPr="00D167DB" w:rsidRDefault="00AB512E" w:rsidP="00B84D96">
      <w:pPr>
        <w:pStyle w:val="ListBullet"/>
      </w:pPr>
      <w:r w:rsidRPr="00BF4E20">
        <w:rPr>
          <w:b/>
        </w:rPr>
        <w:t>WebApiDeploymentBaseAddress</w:t>
      </w:r>
      <w:r w:rsidRPr="00D167DB">
        <w:t>. In case of a multi</w:t>
      </w:r>
      <w:r w:rsidR="00E65580">
        <w:t>-</w:t>
      </w:r>
      <w:r w:rsidRPr="00D167DB">
        <w:t xml:space="preserve">deployment environment this should be the </w:t>
      </w:r>
      <w:r>
        <w:t>T</w:t>
      </w:r>
      <w:r w:rsidRPr="00D167DB">
        <w:t>raffic</w:t>
      </w:r>
      <w:r>
        <w:t xml:space="preserve"> M</w:t>
      </w:r>
      <w:r w:rsidRPr="00D167DB">
        <w:t>anager endpoint. Otherwise just the base URL of the Web API site</w:t>
      </w:r>
      <w:r w:rsidR="006040A0">
        <w:t xml:space="preserve">, ex. </w:t>
      </w:r>
      <w:r w:rsidR="006040A0">
        <w:rPr>
          <w:rFonts w:ascii="Consolas" w:eastAsiaTheme="minorHAnsi" w:hAnsi="Consolas" w:cs="Consolas"/>
          <w:color w:val="A31515"/>
          <w:sz w:val="19"/>
          <w:szCs w:val="19"/>
        </w:rPr>
        <w:t>https://dg004-dev-euwe-web-api.azurewebsites.net</w:t>
      </w:r>
    </w:p>
    <w:p w14:paraId="555BA403" w14:textId="77777777" w:rsidR="00C52AE1" w:rsidRDefault="00AB512E" w:rsidP="00C52AE1">
      <w:pPr>
        <w:pStyle w:val="ListBullet"/>
      </w:pPr>
      <w:r w:rsidRPr="00C94DCD">
        <w:rPr>
          <w:b/>
        </w:rPr>
        <w:t>OptaDeploymentBaseAddress.</w:t>
      </w:r>
      <w:r w:rsidRPr="00D167DB">
        <w:t xml:space="preserve"> Just like Web API but for the service that OPTA calls. </w:t>
      </w:r>
    </w:p>
    <w:p w14:paraId="3FE11751" w14:textId="44E65C73" w:rsidR="00AB512E" w:rsidRPr="00D167DB" w:rsidRDefault="00AB512E" w:rsidP="00C52AE1">
      <w:pPr>
        <w:pStyle w:val="ListBullet"/>
        <w:numPr>
          <w:ilvl w:val="0"/>
          <w:numId w:val="0"/>
        </w:numPr>
        <w:ind w:left="717"/>
      </w:pPr>
      <w:r w:rsidRPr="00D167DB">
        <w:lastRenderedPageBreak/>
        <w:t>If your environment has to test this integration, you must contact OPTA and ask them to register the URL</w:t>
      </w:r>
      <w:r w:rsidR="0074624E">
        <w:t xml:space="preserve">, ex: </w:t>
      </w:r>
      <w:r w:rsidR="0074624E">
        <w:rPr>
          <w:rFonts w:ascii="Consolas" w:eastAsiaTheme="minorHAnsi" w:hAnsi="Consolas" w:cs="Consolas"/>
          <w:color w:val="A31515"/>
          <w:sz w:val="19"/>
          <w:szCs w:val="19"/>
        </w:rPr>
        <w:t>https://dg004-dev-euwe-web-opta.azurewebsites.net</w:t>
      </w:r>
    </w:p>
    <w:p w14:paraId="39485618" w14:textId="386ED4B4" w:rsidR="00AB512E" w:rsidRPr="00D167DB" w:rsidRDefault="00AB512E" w:rsidP="00C52AE1">
      <w:pPr>
        <w:pStyle w:val="ListBullet"/>
      </w:pPr>
      <w:r w:rsidRPr="002B3D96">
        <w:rPr>
          <w:b/>
        </w:rPr>
        <w:t>PowershellClientId</w:t>
      </w:r>
      <w:r w:rsidR="002B3D96">
        <w:t>.</w:t>
      </w:r>
      <w:r w:rsidRPr="00D167DB">
        <w:t xml:space="preserve"> This is the </w:t>
      </w:r>
      <w:r w:rsidR="008B7D42">
        <w:t>ID</w:t>
      </w:r>
      <w:r w:rsidRPr="00D167DB">
        <w:t xml:space="preserve"> used by different deployment scripts that call the WebAPI. You </w:t>
      </w:r>
      <w:r>
        <w:t>have to</w:t>
      </w:r>
      <w:r w:rsidRPr="00D167DB">
        <w:t xml:space="preserve"> </w:t>
      </w:r>
      <w:r>
        <w:t xml:space="preserve">use </w:t>
      </w:r>
      <w:r w:rsidRPr="00D167DB">
        <w:t xml:space="preserve">the client </w:t>
      </w:r>
      <w:r w:rsidR="008B7D42">
        <w:t>ID</w:t>
      </w:r>
      <w:r w:rsidRPr="00D167DB">
        <w:t xml:space="preserve"> </w:t>
      </w:r>
      <w:r>
        <w:t xml:space="preserve">of </w:t>
      </w:r>
      <w:r w:rsidRPr="00D167DB">
        <w:t>the</w:t>
      </w:r>
      <w:r w:rsidR="00362820">
        <w:t xml:space="preserve"> PowerShell Scripts</w:t>
      </w:r>
      <w:r w:rsidRPr="00D167DB">
        <w:t xml:space="preserve"> </w:t>
      </w:r>
      <w:r w:rsidRPr="00AA5AC5">
        <w:t>application created</w:t>
      </w:r>
      <w:r w:rsidRPr="00D167DB">
        <w:t xml:space="preserve"> in the admin tenant.</w:t>
      </w:r>
    </w:p>
    <w:p w14:paraId="271B9E21" w14:textId="4F918A57" w:rsidR="00AB512E" w:rsidRPr="00D167DB" w:rsidRDefault="00AB512E" w:rsidP="002B3D96">
      <w:pPr>
        <w:pStyle w:val="ListBullet"/>
      </w:pPr>
      <w:r w:rsidRPr="002B3D96">
        <w:rPr>
          <w:b/>
        </w:rPr>
        <w:t>DefaultLanguage</w:t>
      </w:r>
      <w:r w:rsidRPr="00D167DB">
        <w:t>. Self</w:t>
      </w:r>
      <w:r w:rsidR="00E65580">
        <w:t>-</w:t>
      </w:r>
      <w:r w:rsidRPr="00D167DB">
        <w:t>explanatory</w:t>
      </w:r>
    </w:p>
    <w:p w14:paraId="1924555D" w14:textId="77777777" w:rsidR="002C4422" w:rsidRDefault="00AB512E" w:rsidP="002C4422">
      <w:pPr>
        <w:pStyle w:val="ListBullet"/>
      </w:pPr>
      <w:r w:rsidRPr="002C4422">
        <w:rPr>
          <w:b/>
        </w:rPr>
        <w:t>WaadConfiguration</w:t>
      </w:r>
      <w:r w:rsidRPr="00D167DB">
        <w:t>. Configuration used by the Batch job and the Web Api to read data and write updates to Azure AD B2C use</w:t>
      </w:r>
      <w:r w:rsidR="002C4422">
        <w:t xml:space="preserve">rs. </w:t>
      </w:r>
    </w:p>
    <w:p w14:paraId="0657F533" w14:textId="37BE3B54" w:rsidR="003048EC" w:rsidRPr="00D167DB" w:rsidRDefault="003048EC" w:rsidP="004278C2">
      <w:pPr>
        <w:pStyle w:val="ListBullet"/>
        <w:numPr>
          <w:ilvl w:val="2"/>
          <w:numId w:val="5"/>
        </w:numPr>
      </w:pPr>
      <w:r>
        <w:rPr>
          <w:b/>
        </w:rPr>
        <w:t>GraphApiResourceUr</w:t>
      </w:r>
      <w:r w:rsidR="001B218B">
        <w:rPr>
          <w:b/>
        </w:rPr>
        <w:t>l</w:t>
      </w:r>
      <w:r w:rsidRPr="00D167DB">
        <w:t xml:space="preserve">. </w:t>
      </w:r>
      <w:r w:rsidR="001B218B">
        <w:t xml:space="preserve">The url to Azure Active Directory Graph </w:t>
      </w:r>
      <w:r w:rsidR="0069008B">
        <w:t xml:space="preserve">API </w:t>
      </w:r>
      <w:r w:rsidR="001B218B">
        <w:t>service</w:t>
      </w:r>
      <w:r w:rsidR="004278C2">
        <w:t xml:space="preserve"> (</w:t>
      </w:r>
      <w:hyperlink r:id="rId59" w:history="1">
        <w:r w:rsidR="004278C2" w:rsidRPr="00A244FD">
          <w:rPr>
            <w:rStyle w:val="Hyperlink"/>
          </w:rPr>
          <w:t>https://graph.windows.net</w:t>
        </w:r>
      </w:hyperlink>
      <w:r w:rsidR="004278C2">
        <w:t xml:space="preserve">). </w:t>
      </w:r>
    </w:p>
    <w:p w14:paraId="58CC5FCE" w14:textId="4C42D511" w:rsidR="001B218B" w:rsidRPr="00D167DB" w:rsidRDefault="001B218B" w:rsidP="00F00823">
      <w:pPr>
        <w:pStyle w:val="ListBullet"/>
        <w:numPr>
          <w:ilvl w:val="2"/>
          <w:numId w:val="5"/>
        </w:numPr>
      </w:pPr>
      <w:r>
        <w:rPr>
          <w:b/>
        </w:rPr>
        <w:t>GraphApi</w:t>
      </w:r>
      <w:r w:rsidR="0069008B">
        <w:rPr>
          <w:b/>
        </w:rPr>
        <w:t>Verstion</w:t>
      </w:r>
      <w:r w:rsidRPr="00D167DB">
        <w:t xml:space="preserve">. </w:t>
      </w:r>
      <w:r w:rsidR="0069008B">
        <w:t>Current api version</w:t>
      </w:r>
    </w:p>
    <w:p w14:paraId="368B3487" w14:textId="41918452" w:rsidR="0069008B" w:rsidRPr="00D167DB" w:rsidRDefault="0069008B" w:rsidP="00F00823">
      <w:pPr>
        <w:pStyle w:val="ListBullet"/>
        <w:numPr>
          <w:ilvl w:val="2"/>
          <w:numId w:val="5"/>
        </w:numPr>
      </w:pPr>
      <w:r>
        <w:rPr>
          <w:b/>
        </w:rPr>
        <w:t>TenantName</w:t>
      </w:r>
      <w:r w:rsidRPr="00D167DB">
        <w:t xml:space="preserve">. </w:t>
      </w:r>
      <w:r>
        <w:t xml:space="preserve">The AAD </w:t>
      </w:r>
      <w:r w:rsidR="00600608">
        <w:t xml:space="preserve">B2C </w:t>
      </w:r>
      <w:r>
        <w:t>tenant name</w:t>
      </w:r>
      <w:r w:rsidR="00600608">
        <w:t xml:space="preserve">, ex. </w:t>
      </w:r>
      <w:r w:rsidR="00EA3909">
        <w:rPr>
          <w:rFonts w:ascii="Consolas" w:eastAsiaTheme="minorHAnsi" w:hAnsi="Consolas" w:cs="Consolas"/>
          <w:color w:val="A31515"/>
          <w:sz w:val="19"/>
          <w:szCs w:val="19"/>
        </w:rPr>
        <w:t>mspfans.onmicrosoft.com</w:t>
      </w:r>
    </w:p>
    <w:p w14:paraId="32AB1D37" w14:textId="2CD243C5" w:rsidR="00EA3909" w:rsidRPr="00D167DB" w:rsidRDefault="00AB2307" w:rsidP="00F00823">
      <w:pPr>
        <w:pStyle w:val="ListBullet"/>
        <w:numPr>
          <w:ilvl w:val="2"/>
          <w:numId w:val="5"/>
        </w:numPr>
      </w:pPr>
      <w:r w:rsidRPr="00AB2307">
        <w:rPr>
          <w:b/>
        </w:rPr>
        <w:t>WaadAuthString</w:t>
      </w:r>
      <w:r w:rsidR="00EA3909" w:rsidRPr="00D167DB">
        <w:t xml:space="preserve">. </w:t>
      </w:r>
      <w:r w:rsidR="000933A1">
        <w:t xml:space="preserve">AAD Login URL: </w:t>
      </w:r>
      <w:r w:rsidR="00C404DD">
        <w:rPr>
          <w:rFonts w:ascii="Consolas" w:eastAsiaTheme="minorHAnsi" w:hAnsi="Consolas" w:cs="Consolas"/>
          <w:color w:val="A31515"/>
          <w:sz w:val="19"/>
          <w:szCs w:val="19"/>
        </w:rPr>
        <w:t>https://login.windows.net/{0}</w:t>
      </w:r>
    </w:p>
    <w:p w14:paraId="61CE7920" w14:textId="7C2EF364" w:rsidR="00EA3909" w:rsidRPr="00D167DB" w:rsidRDefault="00AB2307" w:rsidP="00F00823">
      <w:pPr>
        <w:pStyle w:val="ListBullet"/>
        <w:numPr>
          <w:ilvl w:val="2"/>
          <w:numId w:val="5"/>
        </w:numPr>
      </w:pPr>
      <w:r w:rsidRPr="00AB2307">
        <w:rPr>
          <w:b/>
        </w:rPr>
        <w:t>WebApiClientId</w:t>
      </w:r>
      <w:r w:rsidR="00EA3909" w:rsidRPr="00D167DB">
        <w:t xml:space="preserve">. </w:t>
      </w:r>
      <w:r w:rsidR="00795992">
        <w:t xml:space="preserve">The Client ID of the </w:t>
      </w:r>
      <w:r w:rsidR="00C3799A" w:rsidRPr="00D27F19">
        <w:rPr>
          <w:b/>
        </w:rPr>
        <w:t xml:space="preserve">MSP </w:t>
      </w:r>
      <w:r w:rsidR="00795992" w:rsidRPr="00D27F19">
        <w:rPr>
          <w:b/>
        </w:rPr>
        <w:t>WAAD Graph Access App</w:t>
      </w:r>
      <w:r w:rsidR="00795992">
        <w:t xml:space="preserve"> </w:t>
      </w:r>
      <w:r w:rsidR="00C019CA">
        <w:t>in</w:t>
      </w:r>
      <w:r w:rsidR="00795992">
        <w:t xml:space="preserve"> the AAD B2</w:t>
      </w:r>
      <w:del w:id="1012" w:author="Srinivasan Rakhunathan" w:date="2016-12-29T10:35:00Z">
        <w:r w:rsidR="00795992" w:rsidDel="00664051">
          <w:delText>C</w:delText>
        </w:r>
      </w:del>
      <w:ins w:id="1013" w:author="Srinivasan Rakhunathan" w:date="2016-12-29T10:35:00Z">
        <w:r w:rsidR="00664051">
          <w:t>B</w:t>
        </w:r>
      </w:ins>
      <w:r w:rsidR="00C019CA">
        <w:t xml:space="preserve"> directory (Note: </w:t>
      </w:r>
      <w:r w:rsidR="00414D07">
        <w:t>must</w:t>
      </w:r>
      <w:r w:rsidR="00C019CA">
        <w:t xml:space="preserve"> be retrieved from the old Azure portal)</w:t>
      </w:r>
    </w:p>
    <w:p w14:paraId="148940B6" w14:textId="539839ED" w:rsidR="0097351B" w:rsidRPr="00D167DB" w:rsidRDefault="000933A1" w:rsidP="00F00823">
      <w:pPr>
        <w:pStyle w:val="ListBullet"/>
        <w:numPr>
          <w:ilvl w:val="2"/>
          <w:numId w:val="5"/>
        </w:numPr>
      </w:pPr>
      <w:r w:rsidRPr="000933A1">
        <w:rPr>
          <w:b/>
        </w:rPr>
        <w:t>WebApiClientSecret</w:t>
      </w:r>
      <w:r w:rsidR="00EA3909" w:rsidRPr="00D167DB">
        <w:t xml:space="preserve">. </w:t>
      </w:r>
      <w:r w:rsidR="0097351B">
        <w:t xml:space="preserve">The Client Key of the </w:t>
      </w:r>
      <w:r w:rsidR="00C3799A" w:rsidRPr="00D27F19">
        <w:rPr>
          <w:b/>
        </w:rPr>
        <w:t xml:space="preserve">MSP </w:t>
      </w:r>
      <w:r w:rsidR="0097351B" w:rsidRPr="00D27F19">
        <w:rPr>
          <w:b/>
        </w:rPr>
        <w:t>WAAD Graph Access App</w:t>
      </w:r>
      <w:r w:rsidR="0097351B">
        <w:t xml:space="preserve"> in the AAD B2</w:t>
      </w:r>
      <w:del w:id="1014" w:author="Srinivasan Rakhunathan" w:date="2016-12-29T10:35:00Z">
        <w:r w:rsidR="0097351B" w:rsidDel="00664051">
          <w:delText>C</w:delText>
        </w:r>
      </w:del>
      <w:ins w:id="1015" w:author="Srinivasan Rakhunathan" w:date="2016-12-29T10:35:00Z">
        <w:r w:rsidR="00664051">
          <w:t>B</w:t>
        </w:r>
      </w:ins>
      <w:r w:rsidR="0097351B">
        <w:t xml:space="preserve"> directory (Note: must be retrieved from the old Azure portal)</w:t>
      </w:r>
    </w:p>
    <w:p w14:paraId="2BE2EEEC" w14:textId="4DA778A5" w:rsidR="00EA3909" w:rsidRDefault="000933A1" w:rsidP="00F00823">
      <w:pPr>
        <w:pStyle w:val="ListBullet"/>
        <w:numPr>
          <w:ilvl w:val="2"/>
          <w:numId w:val="5"/>
        </w:numPr>
      </w:pPr>
      <w:r w:rsidRPr="000933A1">
        <w:rPr>
          <w:b/>
        </w:rPr>
        <w:t>IdpClientId</w:t>
      </w:r>
      <w:r w:rsidR="00EA3909" w:rsidRPr="00D167DB">
        <w:t xml:space="preserve">. </w:t>
      </w:r>
      <w:r w:rsidR="0097351B">
        <w:t xml:space="preserve">Application ID of the </w:t>
      </w:r>
      <w:r w:rsidR="0097351B" w:rsidRPr="00D27F19">
        <w:rPr>
          <w:b/>
        </w:rPr>
        <w:t xml:space="preserve">MDP </w:t>
      </w:r>
      <w:r w:rsidR="004278C2" w:rsidRPr="00D27F19">
        <w:rPr>
          <w:b/>
        </w:rPr>
        <w:t>-</w:t>
      </w:r>
      <w:r w:rsidR="0097351B" w:rsidRPr="00D27F19">
        <w:rPr>
          <w:b/>
        </w:rPr>
        <w:t xml:space="preserve"> Identity Provider</w:t>
      </w:r>
      <w:r w:rsidR="0097351B">
        <w:t xml:space="preserve"> application in the AAD B2C directory (Note: must be retrieved from the new Ibiza Azure portal)</w:t>
      </w:r>
    </w:p>
    <w:p w14:paraId="225FE2CA" w14:textId="0328F948" w:rsidR="0097351B" w:rsidRPr="00BD7B0D" w:rsidRDefault="0097351B" w:rsidP="00F00823">
      <w:pPr>
        <w:pStyle w:val="ListBullet"/>
        <w:numPr>
          <w:ilvl w:val="2"/>
          <w:numId w:val="5"/>
        </w:numPr>
      </w:pPr>
      <w:r>
        <w:rPr>
          <w:b/>
        </w:rPr>
        <w:t>AdminsTenant</w:t>
      </w:r>
      <w:r w:rsidRPr="00D167DB">
        <w:t>.</w:t>
      </w:r>
      <w:r>
        <w:t xml:space="preserve"> The tenant of the AAD admin directory, ex. </w:t>
      </w:r>
      <w:r>
        <w:rPr>
          <w:rFonts w:ascii="Consolas" w:eastAsiaTheme="minorHAnsi" w:hAnsi="Consolas" w:cs="Consolas"/>
          <w:color w:val="A31515"/>
          <w:sz w:val="19"/>
          <w:szCs w:val="19"/>
        </w:rPr>
        <w:t>mspadmin.onmicrosoft.com</w:t>
      </w:r>
    </w:p>
    <w:p w14:paraId="5EDC8074" w14:textId="73EBDFF6" w:rsidR="00FE6535" w:rsidRPr="00FE6535" w:rsidRDefault="008B515A" w:rsidP="008B515A">
      <w:pPr>
        <w:pStyle w:val="ListBullet"/>
        <w:numPr>
          <w:ilvl w:val="2"/>
          <w:numId w:val="5"/>
        </w:numPr>
      </w:pPr>
      <w:r w:rsidRPr="008B515A">
        <w:rPr>
          <w:b/>
          <w:bCs/>
        </w:rPr>
        <w:t>WebApiAdminClientId</w:t>
      </w:r>
      <w:r w:rsidR="00FE6535">
        <w:rPr>
          <w:bCs/>
        </w:rPr>
        <w:t xml:space="preserve">. Client ID for the </w:t>
      </w:r>
      <w:r w:rsidR="00FE6535" w:rsidRPr="00FE6535">
        <w:rPr>
          <w:bCs/>
        </w:rPr>
        <w:t>MDP - Web API</w:t>
      </w:r>
      <w:r w:rsidR="005E28CC">
        <w:rPr>
          <w:bCs/>
        </w:rPr>
        <w:t xml:space="preserve"> App created in Azure B2B</w:t>
      </w:r>
      <w:r w:rsidR="00FE6535">
        <w:rPr>
          <w:bCs/>
        </w:rPr>
        <w:t>.</w:t>
      </w:r>
    </w:p>
    <w:p w14:paraId="55EFFED8" w14:textId="42644D50" w:rsidR="00BD7B0D" w:rsidRPr="00D167DB" w:rsidRDefault="008B515A" w:rsidP="008B515A">
      <w:pPr>
        <w:pStyle w:val="ListBullet"/>
        <w:numPr>
          <w:ilvl w:val="2"/>
          <w:numId w:val="5"/>
        </w:numPr>
      </w:pPr>
      <w:r w:rsidRPr="008B515A">
        <w:rPr>
          <w:b/>
          <w:bCs/>
        </w:rPr>
        <w:t>WebApiAdminClientSecret</w:t>
      </w:r>
      <w:r w:rsidR="00FE6535">
        <w:rPr>
          <w:bCs/>
        </w:rPr>
        <w:t xml:space="preserve">. Secret created for </w:t>
      </w:r>
      <w:r w:rsidR="00FE6535" w:rsidRPr="00FE6535">
        <w:rPr>
          <w:bCs/>
        </w:rPr>
        <w:t>MDP - Web API</w:t>
      </w:r>
      <w:r w:rsidR="005E28CC">
        <w:rPr>
          <w:bCs/>
        </w:rPr>
        <w:t xml:space="preserve"> App created in Azure B2B</w:t>
      </w:r>
      <w:r w:rsidR="00FE6535">
        <w:rPr>
          <w:bCs/>
        </w:rPr>
        <w:t>.</w:t>
      </w:r>
    </w:p>
    <w:p w14:paraId="5F524589" w14:textId="665906C4" w:rsidR="00D15B8E" w:rsidRDefault="007B1760" w:rsidP="00D15B8E">
      <w:pPr>
        <w:pStyle w:val="ListBullet"/>
        <w:rPr>
          <w:ins w:id="1016" w:author="Srinivasan Rakhunathan" w:date="2016-12-30T10:45:00Z"/>
        </w:rPr>
      </w:pPr>
      <w:ins w:id="1017" w:author="Srinivasan Rakhunathan" w:date="2016-12-30T10:45:00Z">
        <w:r w:rsidRPr="007B1760">
          <w:rPr>
            <w:b/>
            <w:rPrChange w:id="1018" w:author="Srinivasan Rakhunathan" w:date="2016-12-30T10:46:00Z">
              <w:rPr/>
            </w:rPrChange>
          </w:rPr>
          <w:t>Waadsocialconfiguration</w:t>
        </w:r>
        <w:r>
          <w:t xml:space="preserve">: </w:t>
        </w:r>
      </w:ins>
    </w:p>
    <w:p w14:paraId="72428C62" w14:textId="108D0C44" w:rsidR="00D15B8E" w:rsidRDefault="00D15B8E">
      <w:pPr>
        <w:pStyle w:val="ListBullet"/>
        <w:numPr>
          <w:ilvl w:val="2"/>
          <w:numId w:val="5"/>
        </w:numPr>
        <w:rPr>
          <w:ins w:id="1019" w:author="Srinivasan Rakhunathan" w:date="2016-12-30T10:45:00Z"/>
        </w:rPr>
        <w:pPrChange w:id="1020" w:author="Srinivasan Rakhunathan" w:date="2016-12-30T10:46:00Z">
          <w:pPr>
            <w:pStyle w:val="ListBullet"/>
          </w:pPr>
        </w:pPrChange>
      </w:pPr>
      <w:ins w:id="1021" w:author="Srinivasan Rakhunathan" w:date="2016-12-30T10:45:00Z">
        <w:r>
          <w:t xml:space="preserve">      </w:t>
        </w:r>
        <w:r w:rsidR="007B1760" w:rsidRPr="00182294">
          <w:rPr>
            <w:b/>
            <w:rPrChange w:id="1022" w:author="Srinivasan Rakhunathan" w:date="2016-12-30T10:47:00Z">
              <w:rPr/>
            </w:rPrChange>
          </w:rPr>
          <w:t>TenantId</w:t>
        </w:r>
        <w:r>
          <w:t>: "88c3f7d2-4995-4691-89e7-e8d792a61321",</w:t>
        </w:r>
      </w:ins>
    </w:p>
    <w:p w14:paraId="7E106FDA" w14:textId="38E119E7" w:rsidR="00D15B8E" w:rsidRDefault="00D15B8E">
      <w:pPr>
        <w:pStyle w:val="ListBullet"/>
        <w:numPr>
          <w:ilvl w:val="2"/>
          <w:numId w:val="5"/>
        </w:numPr>
        <w:rPr>
          <w:ins w:id="1023" w:author="Srinivasan Rakhunathan" w:date="2016-12-30T10:45:00Z"/>
        </w:rPr>
        <w:pPrChange w:id="1024" w:author="Srinivasan Rakhunathan" w:date="2016-12-30T10:46:00Z">
          <w:pPr>
            <w:pStyle w:val="ListBullet"/>
          </w:pPr>
        </w:pPrChange>
      </w:pPr>
      <w:ins w:id="1025" w:author="Srinivasan Rakhunathan" w:date="2016-12-30T10:45:00Z">
        <w:r>
          <w:t xml:space="preserve">      </w:t>
        </w:r>
        <w:r w:rsidRPr="00182294">
          <w:rPr>
            <w:b/>
            <w:rPrChange w:id="1026" w:author="Srinivasan Rakhunathan" w:date="2016-12-30T10:47:00Z">
              <w:rPr/>
            </w:rPrChange>
          </w:rPr>
          <w:t>ClientId</w:t>
        </w:r>
        <w:r>
          <w:t>: "88c3f7d2-4995-4691-89e7-e8d792a61321",</w:t>
        </w:r>
      </w:ins>
    </w:p>
    <w:p w14:paraId="579FFFE5" w14:textId="45501606" w:rsidR="00D15B8E" w:rsidRDefault="00D15B8E">
      <w:pPr>
        <w:pStyle w:val="ListBullet"/>
        <w:numPr>
          <w:ilvl w:val="2"/>
          <w:numId w:val="5"/>
        </w:numPr>
        <w:rPr>
          <w:ins w:id="1027" w:author="Srinivasan Rakhunathan" w:date="2016-12-30T10:45:00Z"/>
        </w:rPr>
        <w:pPrChange w:id="1028" w:author="Srinivasan Rakhunathan" w:date="2016-12-30T10:46:00Z">
          <w:pPr>
            <w:pStyle w:val="ListBullet"/>
          </w:pPr>
        </w:pPrChange>
      </w:pPr>
      <w:ins w:id="1029" w:author="Srinivasan Rakhunathan" w:date="2016-12-30T10:45:00Z">
        <w:r>
          <w:t xml:space="preserve">      </w:t>
        </w:r>
        <w:r w:rsidR="007B1760" w:rsidRPr="00182294">
          <w:rPr>
            <w:b/>
            <w:rPrChange w:id="1030" w:author="Srinivasan Rakhunathan" w:date="2016-12-30T10:47:00Z">
              <w:rPr/>
            </w:rPrChange>
          </w:rPr>
          <w:t>ServiceUserId</w:t>
        </w:r>
        <w:r>
          <w:t>: "TOBEDEFINED",</w:t>
        </w:r>
      </w:ins>
    </w:p>
    <w:p w14:paraId="3028DE37" w14:textId="54D24E6C" w:rsidR="00D15B8E" w:rsidRDefault="007B1760">
      <w:pPr>
        <w:pStyle w:val="ListBullet"/>
        <w:numPr>
          <w:ilvl w:val="2"/>
          <w:numId w:val="5"/>
        </w:numPr>
        <w:rPr>
          <w:ins w:id="1031" w:author="Srinivasan Rakhunathan" w:date="2016-12-30T10:45:00Z"/>
        </w:rPr>
        <w:pPrChange w:id="1032" w:author="Srinivasan Rakhunathan" w:date="2016-12-30T10:46:00Z">
          <w:pPr>
            <w:pStyle w:val="ListBullet"/>
          </w:pPr>
        </w:pPrChange>
      </w:pPr>
      <w:ins w:id="1033" w:author="Srinivasan Rakhunathan" w:date="2016-12-30T10:45:00Z">
        <w:r>
          <w:t xml:space="preserve">      </w:t>
        </w:r>
        <w:r w:rsidRPr="00182294">
          <w:rPr>
            <w:b/>
            <w:rPrChange w:id="1034" w:author="Srinivasan Rakhunathan" w:date="2016-12-30T10:47:00Z">
              <w:rPr/>
            </w:rPrChange>
          </w:rPr>
          <w:t>ServiceUserPassword</w:t>
        </w:r>
        <w:r w:rsidR="00D15B8E">
          <w:t>: "TOBEDEFINED",</w:t>
        </w:r>
      </w:ins>
    </w:p>
    <w:p w14:paraId="2AE1BEA5" w14:textId="335A9A51" w:rsidR="00D15B8E" w:rsidRDefault="00D15B8E">
      <w:pPr>
        <w:pStyle w:val="ListBullet"/>
        <w:numPr>
          <w:ilvl w:val="2"/>
          <w:numId w:val="5"/>
        </w:numPr>
        <w:rPr>
          <w:ins w:id="1035" w:author="Srinivasan Rakhunathan" w:date="2016-12-30T10:45:00Z"/>
        </w:rPr>
        <w:pPrChange w:id="1036" w:author="Srinivasan Rakhunathan" w:date="2016-12-30T10:46:00Z">
          <w:pPr>
            <w:pStyle w:val="ListBullet"/>
          </w:pPr>
        </w:pPrChange>
      </w:pPr>
      <w:ins w:id="1037" w:author="Srinivasan Rakhunathan" w:date="2016-12-30T10:45:00Z">
        <w:r>
          <w:t xml:space="preserve">      </w:t>
        </w:r>
        <w:r w:rsidRPr="00182294">
          <w:rPr>
            <w:b/>
            <w:rPrChange w:id="1038" w:author="Srinivasan Rakhunathan" w:date="2016-12-30T10:47:00Z">
              <w:rPr/>
            </w:rPrChange>
          </w:rPr>
          <w:t>ProvisioningUrl</w:t>
        </w:r>
        <w:r>
          <w:t>: "TOBEDEFINED",</w:t>
        </w:r>
      </w:ins>
    </w:p>
    <w:p w14:paraId="315B918A" w14:textId="3ECEAB50" w:rsidR="00D15B8E" w:rsidRDefault="007B1760">
      <w:pPr>
        <w:pStyle w:val="ListBullet"/>
        <w:numPr>
          <w:ilvl w:val="2"/>
          <w:numId w:val="5"/>
        </w:numPr>
        <w:rPr>
          <w:ins w:id="1039" w:author="Srinivasan Rakhunathan" w:date="2016-12-30T10:45:00Z"/>
        </w:rPr>
        <w:pPrChange w:id="1040" w:author="Srinivasan Rakhunathan" w:date="2016-12-30T10:46:00Z">
          <w:pPr>
            <w:pStyle w:val="ListBullet"/>
          </w:pPr>
        </w:pPrChange>
      </w:pPr>
      <w:ins w:id="1041" w:author="Srinivasan Rakhunathan" w:date="2016-12-30T10:45:00Z">
        <w:r>
          <w:t xml:space="preserve">      </w:t>
        </w:r>
        <w:r w:rsidR="00D15B8E" w:rsidRPr="00182294">
          <w:rPr>
            <w:b/>
            <w:rPrChange w:id="1042" w:author="Srinivasan Rakhunathan" w:date="2016-12-30T10:47:00Z">
              <w:rPr/>
            </w:rPrChange>
          </w:rPr>
          <w:t>GraphApiResourceUrl</w:t>
        </w:r>
        <w:r w:rsidR="00D15B8E">
          <w:t>: "TOBEDEFINED",</w:t>
        </w:r>
      </w:ins>
    </w:p>
    <w:p w14:paraId="20EB2D8E" w14:textId="1026B996" w:rsidR="00D15B8E" w:rsidRDefault="00D15B8E">
      <w:pPr>
        <w:pStyle w:val="ListBullet"/>
        <w:numPr>
          <w:ilvl w:val="2"/>
          <w:numId w:val="5"/>
        </w:numPr>
        <w:rPr>
          <w:ins w:id="1043" w:author="Srinivasan Rakhunathan" w:date="2016-12-30T10:45:00Z"/>
        </w:rPr>
        <w:pPrChange w:id="1044" w:author="Srinivasan Rakhunathan" w:date="2016-12-30T10:46:00Z">
          <w:pPr>
            <w:pStyle w:val="ListBullet"/>
          </w:pPr>
        </w:pPrChange>
      </w:pPr>
      <w:ins w:id="1045" w:author="Srinivasan Rakhunathan" w:date="2016-12-30T10:45:00Z">
        <w:r>
          <w:t xml:space="preserve">      </w:t>
        </w:r>
        <w:r w:rsidRPr="00182294">
          <w:rPr>
            <w:b/>
            <w:rPrChange w:id="1046" w:author="Srinivasan Rakhunathan" w:date="2016-12-30T10:47:00Z">
              <w:rPr/>
            </w:rPrChange>
          </w:rPr>
          <w:t>AuthorityUrl</w:t>
        </w:r>
        <w:r>
          <w:t>: "TOBEDEFINED",</w:t>
        </w:r>
      </w:ins>
    </w:p>
    <w:p w14:paraId="793F72EE" w14:textId="55F72A89" w:rsidR="00D15B8E" w:rsidRDefault="00D15B8E">
      <w:pPr>
        <w:pStyle w:val="ListBullet"/>
        <w:numPr>
          <w:ilvl w:val="2"/>
          <w:numId w:val="5"/>
        </w:numPr>
        <w:rPr>
          <w:ins w:id="1047" w:author="Srinivasan Rakhunathan" w:date="2016-12-30T10:45:00Z"/>
        </w:rPr>
        <w:pPrChange w:id="1048" w:author="Srinivasan Rakhunathan" w:date="2016-12-30T10:46:00Z">
          <w:pPr>
            <w:pStyle w:val="ListBullet"/>
          </w:pPr>
        </w:pPrChange>
      </w:pPr>
      <w:ins w:id="1049" w:author="Srinivasan Rakhunathan" w:date="2016-12-30T10:45:00Z">
        <w:r>
          <w:t xml:space="preserve">      </w:t>
        </w:r>
        <w:r w:rsidRPr="00182294">
          <w:rPr>
            <w:b/>
            <w:rPrChange w:id="1050" w:author="Srinivasan Rakhunathan" w:date="2016-12-30T10:47:00Z">
              <w:rPr/>
            </w:rPrChange>
          </w:rPr>
          <w:t>Face</w:t>
        </w:r>
        <w:r w:rsidR="007B1760" w:rsidRPr="00182294">
          <w:rPr>
            <w:b/>
            <w:rPrChange w:id="1051" w:author="Srinivasan Rakhunathan" w:date="2016-12-30T10:47:00Z">
              <w:rPr/>
            </w:rPrChange>
          </w:rPr>
          <w:t>bookProviderName</w:t>
        </w:r>
        <w:r>
          <w:t>: "TOBEDEFINED",</w:t>
        </w:r>
      </w:ins>
    </w:p>
    <w:p w14:paraId="1E588471" w14:textId="12290635" w:rsidR="00D15B8E" w:rsidRPr="00D15B8E" w:rsidRDefault="00D15B8E">
      <w:pPr>
        <w:pStyle w:val="ListBullet"/>
        <w:numPr>
          <w:ilvl w:val="2"/>
          <w:numId w:val="5"/>
        </w:numPr>
        <w:rPr>
          <w:ins w:id="1052" w:author="Srinivasan Rakhunathan" w:date="2016-12-30T10:45:00Z"/>
          <w:rPrChange w:id="1053" w:author="Srinivasan Rakhunathan" w:date="2016-12-30T10:45:00Z">
            <w:rPr>
              <w:ins w:id="1054" w:author="Srinivasan Rakhunathan" w:date="2016-12-30T10:45:00Z"/>
              <w:b/>
            </w:rPr>
          </w:rPrChange>
        </w:rPr>
        <w:pPrChange w:id="1055" w:author="Srinivasan Rakhunathan" w:date="2016-12-30T10:46:00Z">
          <w:pPr>
            <w:pStyle w:val="ListBullet"/>
          </w:pPr>
        </w:pPrChange>
      </w:pPr>
      <w:ins w:id="1056" w:author="Srinivasan Rakhunathan" w:date="2016-12-30T10:45:00Z">
        <w:r>
          <w:lastRenderedPageBreak/>
          <w:t xml:space="preserve">      "GoogleProviderName": "TOBEDEFINED"</w:t>
        </w:r>
      </w:ins>
    </w:p>
    <w:p w14:paraId="044FB973" w14:textId="5F03581F" w:rsidR="005E640D" w:rsidRDefault="00AB512E" w:rsidP="003105D1">
      <w:pPr>
        <w:pStyle w:val="ListBullet"/>
      </w:pPr>
      <w:r w:rsidRPr="003105D1">
        <w:rPr>
          <w:b/>
        </w:rPr>
        <w:t>OperationsConfiguration</w:t>
      </w:r>
      <w:r w:rsidRPr="00D167DB">
        <w:t xml:space="preserve">. </w:t>
      </w:r>
      <w:r w:rsidR="009233CA">
        <w:t>This is</w:t>
      </w:r>
      <w:r w:rsidRPr="00D167DB">
        <w:t xml:space="preserve"> the configuration used by the jobs that monitor the website. </w:t>
      </w:r>
    </w:p>
    <w:p w14:paraId="422C87BD" w14:textId="2C208525" w:rsidR="005D7DD2" w:rsidRDefault="005E640D" w:rsidP="00F00823">
      <w:pPr>
        <w:pStyle w:val="ListBullet"/>
        <w:numPr>
          <w:ilvl w:val="2"/>
          <w:numId w:val="5"/>
        </w:numPr>
      </w:pPr>
      <w:r>
        <w:t xml:space="preserve">The </w:t>
      </w:r>
      <w:r w:rsidR="005D7DD2" w:rsidRPr="00BD7B0D">
        <w:rPr>
          <w:b/>
        </w:rPr>
        <w:t>TenantId</w:t>
      </w:r>
      <w:r w:rsidR="005D7DD2" w:rsidRPr="005D7DD2">
        <w:t xml:space="preserve"> </w:t>
      </w:r>
      <w:r w:rsidR="005D7DD2">
        <w:t>is the id of the Admin AD you created.</w:t>
      </w:r>
      <w:r w:rsidR="00BD7B0D">
        <w:t xml:space="preserve"> (copied from the URL address line of the AAD directory tenant, ex. </w:t>
      </w:r>
      <w:r w:rsidR="00BD7B0D">
        <w:rPr>
          <w:noProof/>
        </w:rPr>
        <w:drawing>
          <wp:inline distT="0" distB="0" distL="0" distR="0" wp14:anchorId="76A0AC29" wp14:editId="3F54EE8E">
            <wp:extent cx="5943600" cy="2019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01930"/>
                    </a:xfrm>
                    <a:prstGeom prst="rect">
                      <a:avLst/>
                    </a:prstGeom>
                  </pic:spPr>
                </pic:pic>
              </a:graphicData>
            </a:graphic>
          </wp:inline>
        </w:drawing>
      </w:r>
    </w:p>
    <w:p w14:paraId="28DE618A" w14:textId="77777777" w:rsidR="0030080D" w:rsidRDefault="005D7DD2" w:rsidP="00F00823">
      <w:pPr>
        <w:pStyle w:val="ListBullet"/>
        <w:numPr>
          <w:ilvl w:val="2"/>
          <w:numId w:val="5"/>
        </w:numPr>
      </w:pPr>
      <w:r>
        <w:t xml:space="preserve">The </w:t>
      </w:r>
      <w:r w:rsidRPr="00BD7B0D">
        <w:rPr>
          <w:b/>
        </w:rPr>
        <w:t>Subscription ID</w:t>
      </w:r>
      <w:r>
        <w:t xml:space="preserve"> is the Azure Subscription ID </w:t>
      </w:r>
      <w:r w:rsidR="0030080D">
        <w:t>where you are hosting the solution.</w:t>
      </w:r>
    </w:p>
    <w:p w14:paraId="64641C78" w14:textId="309BCD06" w:rsidR="003105D1" w:rsidRDefault="0030080D" w:rsidP="00F00823">
      <w:pPr>
        <w:pStyle w:val="ListBullet"/>
        <w:numPr>
          <w:ilvl w:val="2"/>
          <w:numId w:val="5"/>
        </w:numPr>
      </w:pPr>
      <w:r>
        <w:t xml:space="preserve">The </w:t>
      </w:r>
      <w:r w:rsidR="00B13D02" w:rsidRPr="00BD7B0D">
        <w:rPr>
          <w:b/>
        </w:rPr>
        <w:t>ClientId</w:t>
      </w:r>
      <w:r w:rsidR="00B13D02" w:rsidRPr="00B13D02">
        <w:t xml:space="preserve"> </w:t>
      </w:r>
      <w:r w:rsidR="00B13D02">
        <w:t xml:space="preserve">and </w:t>
      </w:r>
      <w:r w:rsidR="00B13D02" w:rsidRPr="00BD7B0D">
        <w:rPr>
          <w:b/>
        </w:rPr>
        <w:t>ClientSecret</w:t>
      </w:r>
      <w:r w:rsidR="00B13D02" w:rsidRPr="00B13D02">
        <w:t xml:space="preserve"> </w:t>
      </w:r>
      <w:r w:rsidR="00B13D02">
        <w:t xml:space="preserve">come from the </w:t>
      </w:r>
      <w:r w:rsidR="00572DA1" w:rsidRPr="00E45453">
        <w:rPr>
          <w:b/>
        </w:rPr>
        <w:t>MDP - Web Operations</w:t>
      </w:r>
      <w:r w:rsidR="00572DA1" w:rsidRPr="00572DA1">
        <w:t xml:space="preserve"> </w:t>
      </w:r>
      <w:r w:rsidR="00572DA1">
        <w:t xml:space="preserve">app your created </w:t>
      </w:r>
      <w:r w:rsidR="00E45453">
        <w:t xml:space="preserve">in Azure </w:t>
      </w:r>
      <w:r w:rsidR="00DE6171">
        <w:t>Admin</w:t>
      </w:r>
      <w:r w:rsidR="00E45453">
        <w:t xml:space="preserve"> </w:t>
      </w:r>
      <w:r w:rsidR="00572DA1">
        <w:t xml:space="preserve">while configuring apps. </w:t>
      </w:r>
    </w:p>
    <w:p w14:paraId="14CA07AD" w14:textId="07E48237" w:rsidR="00AB512E" w:rsidRPr="00D167DB" w:rsidRDefault="00AB512E" w:rsidP="003105D1">
      <w:pPr>
        <w:pStyle w:val="ListBullet"/>
        <w:numPr>
          <w:ilvl w:val="0"/>
          <w:numId w:val="0"/>
        </w:numPr>
        <w:ind w:left="717"/>
      </w:pPr>
      <w:r w:rsidRPr="00D167DB">
        <w:t>Make sure that the a</w:t>
      </w:r>
      <w:r>
        <w:t xml:space="preserve">pplication </w:t>
      </w:r>
      <w:r w:rsidRPr="00F00823">
        <w:rPr>
          <w:u w:val="single"/>
        </w:rPr>
        <w:t xml:space="preserve">has access to Azure Service Management </w:t>
      </w:r>
      <w:r w:rsidRPr="00D167DB">
        <w:t>in Azure AD.</w:t>
      </w:r>
    </w:p>
    <w:p w14:paraId="25952269" w14:textId="77777777" w:rsidR="00AB512E" w:rsidRPr="00D167DB" w:rsidRDefault="00AB512E" w:rsidP="00BC14D7">
      <w:pPr>
        <w:pStyle w:val="ListBullet"/>
      </w:pPr>
      <w:r w:rsidRPr="00BC14D7">
        <w:rPr>
          <w:b/>
        </w:rPr>
        <w:t>CDNConfiguration</w:t>
      </w:r>
      <w:r w:rsidRPr="00D167DB">
        <w:t>. Point to the cdnsa storage account reference and include the CDN endpoint</w:t>
      </w:r>
      <w:r>
        <w:t xml:space="preserve"> URL</w:t>
      </w:r>
      <w:r w:rsidRPr="00D167DB">
        <w:t>.</w:t>
      </w:r>
    </w:p>
    <w:p w14:paraId="0FFE550B" w14:textId="65FA9A56" w:rsidR="001B5152" w:rsidRDefault="001B5152" w:rsidP="001B5152">
      <w:pPr>
        <w:pStyle w:val="ListBullet"/>
        <w:rPr>
          <w:ins w:id="1057" w:author="Srinivasan Rakhunathan" w:date="2016-12-30T10:51:00Z"/>
        </w:rPr>
      </w:pPr>
      <w:r w:rsidRPr="001B5152">
        <w:rPr>
          <w:b/>
        </w:rPr>
        <w:t>SubscriptionTokenConfiguration</w:t>
      </w:r>
      <w:r>
        <w:t>. TODO</w:t>
      </w:r>
    </w:p>
    <w:p w14:paraId="59FFB2FA" w14:textId="675B84EA" w:rsidR="00182294" w:rsidRDefault="00182294" w:rsidP="001B5152">
      <w:pPr>
        <w:pStyle w:val="ListBullet"/>
        <w:rPr>
          <w:ins w:id="1058" w:author="Srinivasan Rakhunathan" w:date="2016-12-30T10:51:00Z"/>
        </w:rPr>
      </w:pPr>
      <w:ins w:id="1059" w:author="Srinivasan Rakhunathan" w:date="2016-12-30T10:51:00Z">
        <w:r>
          <w:rPr>
            <w:b/>
          </w:rPr>
          <w:t xml:space="preserve">AkamaiTokenConfiguration </w:t>
        </w:r>
        <w:r w:rsidRPr="00182294">
          <w:rPr>
            <w:rPrChange w:id="1060" w:author="Srinivasan Rakhunathan" w:date="2016-12-30T10:51:00Z">
              <w:rPr>
                <w:b/>
              </w:rPr>
            </w:rPrChange>
          </w:rPr>
          <w:t>:</w:t>
        </w:r>
        <w:r>
          <w:t xml:space="preserve"> TODO</w:t>
        </w:r>
      </w:ins>
    </w:p>
    <w:p w14:paraId="3D0703A3" w14:textId="3A222436" w:rsidR="00182294" w:rsidRPr="001B5152" w:rsidRDefault="00182294" w:rsidP="001B5152">
      <w:pPr>
        <w:pStyle w:val="ListBullet"/>
      </w:pPr>
      <w:ins w:id="1061" w:author="Srinivasan Rakhunathan" w:date="2016-12-30T10:51:00Z">
        <w:r>
          <w:rPr>
            <w:b/>
          </w:rPr>
          <w:t xml:space="preserve">DRMConfiguration </w:t>
        </w:r>
        <w:r w:rsidRPr="00182294">
          <w:rPr>
            <w:rPrChange w:id="1062" w:author="Srinivasan Rakhunathan" w:date="2016-12-30T10:51:00Z">
              <w:rPr>
                <w:b/>
              </w:rPr>
            </w:rPrChange>
          </w:rPr>
          <w:t>:</w:t>
        </w:r>
        <w:r>
          <w:t xml:space="preserve"> TODO</w:t>
        </w:r>
      </w:ins>
    </w:p>
    <w:p w14:paraId="6555D036" w14:textId="0FD8ECBA" w:rsidR="00AB512E" w:rsidRPr="00D167DB" w:rsidRDefault="00AB512E" w:rsidP="00391C57">
      <w:pPr>
        <w:pStyle w:val="ListBullet"/>
      </w:pPr>
      <w:r w:rsidRPr="00391C57">
        <w:rPr>
          <w:b/>
        </w:rPr>
        <w:t>OfficialAppsIdClientGroup</w:t>
      </w:r>
      <w:r>
        <w:t xml:space="preserve">. This is </w:t>
      </w:r>
      <w:r w:rsidR="009233CA">
        <w:t>the ID</w:t>
      </w:r>
      <w:r>
        <w:t xml:space="preserve"> of the applications in the BackOffice. During initial deployment use any value and then adjust to the right one.</w:t>
      </w:r>
    </w:p>
    <w:p w14:paraId="28219F0E" w14:textId="77777777" w:rsidR="00AB512E" w:rsidRPr="00D167DB" w:rsidRDefault="00AB512E" w:rsidP="00BA5110">
      <w:pPr>
        <w:pStyle w:val="ListBullet"/>
      </w:pPr>
      <w:r w:rsidRPr="00BA5110">
        <w:rPr>
          <w:b/>
        </w:rPr>
        <w:t>TwitterConfiguration</w:t>
      </w:r>
      <w:r w:rsidRPr="00D167DB">
        <w:t>. You will have to register as a dev</w:t>
      </w:r>
      <w:r>
        <w:t>eloper</w:t>
      </w:r>
      <w:r w:rsidRPr="00D167DB">
        <w:t xml:space="preserve"> in the social network site to get this info</w:t>
      </w:r>
      <w:r>
        <w:t>.</w:t>
      </w:r>
    </w:p>
    <w:p w14:paraId="2CDFA418" w14:textId="77777777" w:rsidR="00AB512E" w:rsidRPr="00D167DB" w:rsidRDefault="00AB512E" w:rsidP="00BA5110">
      <w:pPr>
        <w:pStyle w:val="ListBullet"/>
      </w:pPr>
      <w:r w:rsidRPr="00BA5110">
        <w:rPr>
          <w:b/>
        </w:rPr>
        <w:t>FacebookConfiguration</w:t>
      </w:r>
      <w:r>
        <w:t>.</w:t>
      </w:r>
      <w:r w:rsidRPr="00D167DB">
        <w:t xml:space="preserve"> You will have to register as a dev</w:t>
      </w:r>
      <w:r>
        <w:t>eloper</w:t>
      </w:r>
      <w:r w:rsidRPr="00D167DB">
        <w:t xml:space="preserve"> in the social network site to get this info</w:t>
      </w:r>
      <w:r>
        <w:t>.</w:t>
      </w:r>
    </w:p>
    <w:p w14:paraId="1226EAFB" w14:textId="23912781" w:rsidR="00AB512E" w:rsidRDefault="00AB512E" w:rsidP="00BA5110">
      <w:pPr>
        <w:pStyle w:val="ListBullet"/>
      </w:pPr>
      <w:r w:rsidRPr="00BA5110">
        <w:rPr>
          <w:b/>
        </w:rPr>
        <w:t>GoogleConfiguration</w:t>
      </w:r>
      <w:r w:rsidRPr="00D167DB">
        <w:t>. You will have to register as a dev</w:t>
      </w:r>
      <w:r>
        <w:t>eloper</w:t>
      </w:r>
      <w:r w:rsidRPr="00D167DB">
        <w:t xml:space="preserve"> in the social network site to get this info</w:t>
      </w:r>
      <w:r>
        <w:t>.</w:t>
      </w:r>
    </w:p>
    <w:p w14:paraId="0CD662A6" w14:textId="12575A7C" w:rsidR="00FC36DB" w:rsidRDefault="00FC36DB" w:rsidP="00FC36DB">
      <w:pPr>
        <w:pStyle w:val="ListBullet"/>
        <w:rPr>
          <w:ins w:id="1063" w:author="Srinivasan Rakhunathan" w:date="2016-12-30T10:52:00Z"/>
        </w:rPr>
      </w:pPr>
      <w:r w:rsidRPr="00FC36DB">
        <w:rPr>
          <w:b/>
        </w:rPr>
        <w:t>QRCodeDefaultConfiguration</w:t>
      </w:r>
      <w:r>
        <w:t xml:space="preserve">. </w:t>
      </w:r>
      <w:r w:rsidR="006767F7">
        <w:t>TODO</w:t>
      </w:r>
    </w:p>
    <w:p w14:paraId="3C370F94" w14:textId="54176A97" w:rsidR="00182294" w:rsidRPr="00D167DB" w:rsidRDefault="00182294" w:rsidP="00FC36DB">
      <w:pPr>
        <w:pStyle w:val="ListBullet"/>
      </w:pPr>
      <w:ins w:id="1064" w:author="Srinivasan Rakhunathan" w:date="2016-12-30T10:52:00Z">
        <w:r>
          <w:rPr>
            <w:b/>
          </w:rPr>
          <w:t xml:space="preserve">SMTPClientConfiguration </w:t>
        </w:r>
        <w:r w:rsidRPr="00182294">
          <w:rPr>
            <w:rPrChange w:id="1065" w:author="Srinivasan Rakhunathan" w:date="2016-12-30T10:52:00Z">
              <w:rPr>
                <w:b/>
              </w:rPr>
            </w:rPrChange>
          </w:rPr>
          <w:t>:</w:t>
        </w:r>
        <w:r>
          <w:t xml:space="preserve"> TODO</w:t>
        </w:r>
      </w:ins>
    </w:p>
    <w:p w14:paraId="7A1160F8" w14:textId="5ABA7163" w:rsidR="00AB512E" w:rsidRDefault="00AB512E" w:rsidP="00B36D3B">
      <w:pPr>
        <w:pStyle w:val="ListBullet"/>
      </w:pPr>
      <w:r w:rsidRPr="00B36D3B">
        <w:rPr>
          <w:b/>
        </w:rPr>
        <w:t>PicturesConfiguration</w:t>
      </w:r>
      <w:r w:rsidRPr="00D167DB">
        <w:t>. For every type of pictures (blobs) to be stored you can configure the image processing to be applied. Most p</w:t>
      </w:r>
      <w:r>
        <w:t>roperties are self</w:t>
      </w:r>
      <w:r w:rsidR="00E65580">
        <w:t>-</w:t>
      </w:r>
      <w:r>
        <w:t xml:space="preserve">explanatory </w:t>
      </w:r>
    </w:p>
    <w:p w14:paraId="07C1F65E" w14:textId="02396793" w:rsidR="00AB512E" w:rsidRPr="00D167DB" w:rsidRDefault="00AB512E" w:rsidP="009D6C7F">
      <w:pPr>
        <w:pStyle w:val="ListBullet"/>
        <w:numPr>
          <w:ilvl w:val="0"/>
          <w:numId w:val="0"/>
        </w:numPr>
        <w:ind w:left="717"/>
      </w:pPr>
      <w:r w:rsidRPr="009D6C7F">
        <w:t>For</w:t>
      </w:r>
      <w:r w:rsidRPr="00D167DB">
        <w:t xml:space="preserve"> a</w:t>
      </w:r>
      <w:r>
        <w:t xml:space="preserve">n </w:t>
      </w:r>
      <w:r w:rsidRPr="00CB2D0A">
        <w:t>example</w:t>
      </w:r>
      <w:r w:rsidRPr="00D167DB">
        <w:t xml:space="preserve"> of the suggested configuration check at </w:t>
      </w:r>
      <w:r w:rsidRPr="60EEF379">
        <w:t>DigitalPlatform\Deploy\ConfigFiles\AzureEnvironmentConfiguration.SPORTS.json</w:t>
      </w:r>
    </w:p>
    <w:p w14:paraId="371539C2" w14:textId="77777777" w:rsidR="00AB512E" w:rsidRDefault="00AB512E" w:rsidP="00CB2D0A">
      <w:pPr>
        <w:pStyle w:val="ListBullet"/>
      </w:pPr>
      <w:r w:rsidRPr="00CB2D0A">
        <w:rPr>
          <w:b/>
        </w:rPr>
        <w:t>BlobStorageConfiguration</w:t>
      </w:r>
      <w:r w:rsidRPr="00D167DB">
        <w:t>. Defines what containers to create and their characteri</w:t>
      </w:r>
      <w:r>
        <w:t xml:space="preserve">stics. </w:t>
      </w:r>
    </w:p>
    <w:p w14:paraId="44559780" w14:textId="787C3612" w:rsidR="00AB512E" w:rsidRPr="00D167DB" w:rsidRDefault="00AB512E" w:rsidP="009D6C7F">
      <w:pPr>
        <w:pStyle w:val="ListBullet"/>
        <w:numPr>
          <w:ilvl w:val="0"/>
          <w:numId w:val="0"/>
        </w:numPr>
        <w:ind w:left="717"/>
      </w:pPr>
      <w:r w:rsidRPr="009D6C7F">
        <w:t>For</w:t>
      </w:r>
      <w:r>
        <w:t xml:space="preserve"> an example of suggested </w:t>
      </w:r>
      <w:r w:rsidRPr="00D167DB">
        <w:t xml:space="preserve">configuration look at </w:t>
      </w:r>
      <w:r w:rsidRPr="00F00823">
        <w:rPr>
          <w:i/>
          <w:color w:val="FF0000"/>
        </w:rPr>
        <w:t>DigitalPlatform\Deploy\ConfigFiles\AzureEnvironmentConfiguration.</w:t>
      </w:r>
      <w:r w:rsidR="00F00823" w:rsidRPr="00F00823">
        <w:rPr>
          <w:i/>
          <w:color w:val="FF0000"/>
        </w:rPr>
        <w:t>Dev</w:t>
      </w:r>
      <w:r w:rsidRPr="00F00823">
        <w:rPr>
          <w:i/>
          <w:color w:val="FF0000"/>
        </w:rPr>
        <w:t>.json</w:t>
      </w:r>
    </w:p>
    <w:p w14:paraId="22A1E30B" w14:textId="77777777" w:rsidR="00AB512E" w:rsidRPr="00D167DB" w:rsidRDefault="00AB512E" w:rsidP="00812DAD">
      <w:pPr>
        <w:pStyle w:val="ListBullet"/>
      </w:pPr>
      <w:r w:rsidRPr="00812DAD">
        <w:rPr>
          <w:b/>
        </w:rPr>
        <w:t>CacheConfiguration</w:t>
      </w:r>
      <w:r w:rsidRPr="00D167DB">
        <w:t>. Amount of time in minutes to keep objects in cache.</w:t>
      </w:r>
    </w:p>
    <w:p w14:paraId="1DD3F083" w14:textId="53115A56" w:rsidR="004666CC" w:rsidRDefault="004666CC" w:rsidP="004666CC">
      <w:pPr>
        <w:pStyle w:val="ListBullet"/>
      </w:pPr>
      <w:r w:rsidRPr="004666CC">
        <w:rPr>
          <w:b/>
        </w:rPr>
        <w:t>SingleSignOnWebConfiguration</w:t>
      </w:r>
      <w:r>
        <w:t xml:space="preserve">. </w:t>
      </w:r>
      <w:r w:rsidR="006767F7">
        <w:t>TODO</w:t>
      </w:r>
    </w:p>
    <w:p w14:paraId="378FD2CC" w14:textId="2F13D4A2" w:rsidR="00AB512E" w:rsidRPr="00D167DB" w:rsidRDefault="00AB512E" w:rsidP="00622994">
      <w:pPr>
        <w:pStyle w:val="ListBullet"/>
      </w:pPr>
      <w:r w:rsidRPr="00526F6D">
        <w:rPr>
          <w:b/>
        </w:rPr>
        <w:t>BackOfficeConfiguration</w:t>
      </w:r>
      <w:r w:rsidRPr="00D167DB">
        <w:t>. Login configuration for the Admin website</w:t>
      </w:r>
      <w:r w:rsidR="009233CA">
        <w:t>.</w:t>
      </w:r>
      <w:r w:rsidR="00BA192C">
        <w:t xml:space="preserve"> These settings are based on the </w:t>
      </w:r>
      <w:r w:rsidR="00622994" w:rsidRPr="005D3C53">
        <w:rPr>
          <w:b/>
        </w:rPr>
        <w:t>MDP - Web Admin</w:t>
      </w:r>
      <w:r w:rsidR="00FF1DAA" w:rsidRPr="005D3C53">
        <w:rPr>
          <w:b/>
        </w:rPr>
        <w:t xml:space="preserve"> App</w:t>
      </w:r>
      <w:r w:rsidR="00FF1DAA">
        <w:t xml:space="preserve"> that was configured previously</w:t>
      </w:r>
      <w:r w:rsidR="005D3C53">
        <w:t xml:space="preserve"> in the admin AAD</w:t>
      </w:r>
      <w:r w:rsidR="00FF1DAA">
        <w:t>.</w:t>
      </w:r>
    </w:p>
    <w:p w14:paraId="23969F9F" w14:textId="453D4AAF" w:rsidR="00AB512E" w:rsidRDefault="002738B5" w:rsidP="00F00823">
      <w:pPr>
        <w:pStyle w:val="ListBullet"/>
        <w:numPr>
          <w:ilvl w:val="2"/>
          <w:numId w:val="5"/>
        </w:numPr>
      </w:pPr>
      <w:r w:rsidRPr="00315025">
        <w:rPr>
          <w:b/>
        </w:rPr>
        <w:lastRenderedPageBreak/>
        <w:t>ClientId</w:t>
      </w:r>
      <w:r>
        <w:t xml:space="preserve">. </w:t>
      </w:r>
      <w:r w:rsidR="00AB512E" w:rsidRPr="00B412CB">
        <w:t xml:space="preserve">Client </w:t>
      </w:r>
      <w:r w:rsidR="008B7D42" w:rsidRPr="00B412CB">
        <w:t>ID</w:t>
      </w:r>
      <w:r w:rsidR="00AB512E" w:rsidRPr="00B412CB">
        <w:t xml:space="preserve"> for the </w:t>
      </w:r>
      <w:r w:rsidR="00251B95" w:rsidRPr="00622994">
        <w:t>MDP - Web Admin</w:t>
      </w:r>
      <w:r w:rsidR="00251B95">
        <w:t xml:space="preserve"> App</w:t>
      </w:r>
      <w:r w:rsidR="009233CA" w:rsidRPr="00B412CB">
        <w:t>.</w:t>
      </w:r>
    </w:p>
    <w:p w14:paraId="2C6D2191" w14:textId="58DCDAAA" w:rsidR="00F00823" w:rsidRPr="00D167DB" w:rsidRDefault="00F00823" w:rsidP="00F00823">
      <w:pPr>
        <w:pStyle w:val="ListBullet"/>
        <w:numPr>
          <w:ilvl w:val="2"/>
          <w:numId w:val="5"/>
        </w:numPr>
      </w:pPr>
      <w:r>
        <w:rPr>
          <w:b/>
        </w:rPr>
        <w:t>AADInstance</w:t>
      </w:r>
      <w:r w:rsidRPr="00D167DB">
        <w:t xml:space="preserve">. </w:t>
      </w:r>
      <w:r>
        <w:t xml:space="preserve">AAD Login URL: </w:t>
      </w:r>
      <w:r>
        <w:rPr>
          <w:rFonts w:ascii="Consolas" w:eastAsiaTheme="minorHAnsi" w:hAnsi="Consolas" w:cs="Consolas"/>
          <w:color w:val="A31515"/>
          <w:sz w:val="19"/>
          <w:szCs w:val="19"/>
        </w:rPr>
        <w:t>https://login.windows.net/</w:t>
      </w:r>
    </w:p>
    <w:p w14:paraId="3D08554E" w14:textId="1E7916B0" w:rsidR="00315025" w:rsidRPr="00B412CB" w:rsidRDefault="00315025" w:rsidP="00F00823">
      <w:pPr>
        <w:pStyle w:val="ListBullet"/>
        <w:numPr>
          <w:ilvl w:val="2"/>
          <w:numId w:val="5"/>
        </w:numPr>
      </w:pPr>
      <w:r w:rsidRPr="00315025">
        <w:rPr>
          <w:b/>
        </w:rPr>
        <w:t>PostLogoutRedirectUri</w:t>
      </w:r>
      <w:r>
        <w:t xml:space="preserve">. The URL of the </w:t>
      </w:r>
      <w:r w:rsidR="00F00823">
        <w:t>Web Admin</w:t>
      </w:r>
      <w:r>
        <w:t xml:space="preserve"> site that</w:t>
      </w:r>
      <w:r w:rsidR="00F00823">
        <w:t xml:space="preserve"> was created during deployment, ex. </w:t>
      </w:r>
      <w:r w:rsidR="00F00823">
        <w:rPr>
          <w:rFonts w:ascii="Consolas" w:eastAsiaTheme="minorHAnsi" w:hAnsi="Consolas" w:cs="Consolas"/>
          <w:color w:val="A31515"/>
          <w:sz w:val="19"/>
          <w:szCs w:val="19"/>
        </w:rPr>
        <w:t>https://dg004-dev-euwe-web-admin.azurewebsites.net</w:t>
      </w:r>
    </w:p>
    <w:p w14:paraId="3CEA6874" w14:textId="77777777" w:rsidR="00F00823" w:rsidRDefault="00622994" w:rsidP="00F00823">
      <w:pPr>
        <w:pStyle w:val="ListBullet"/>
        <w:numPr>
          <w:ilvl w:val="2"/>
          <w:numId w:val="5"/>
        </w:numPr>
      </w:pPr>
      <w:r w:rsidRPr="00F00823">
        <w:rPr>
          <w:b/>
        </w:rPr>
        <w:t>WebApiUrl</w:t>
      </w:r>
      <w:r>
        <w:t>. The URL for the Web API site crea</w:t>
      </w:r>
      <w:r w:rsidR="00F00823">
        <w:t xml:space="preserve">ted during deployment, including the api and the latest API version suffix, </w:t>
      </w:r>
      <w:r w:rsidR="00F00823" w:rsidRPr="00F00823">
        <w:t xml:space="preserve">ex. </w:t>
      </w:r>
    </w:p>
    <w:p w14:paraId="5FBA0552" w14:textId="60BFE614" w:rsidR="00622994" w:rsidRPr="00F00823" w:rsidRDefault="00F00823" w:rsidP="00F00823">
      <w:pPr>
        <w:pStyle w:val="ListBullet"/>
        <w:numPr>
          <w:ilvl w:val="0"/>
          <w:numId w:val="0"/>
        </w:numPr>
        <w:ind w:left="936" w:firstLine="144"/>
      </w:pPr>
      <w:r w:rsidRPr="00F00823">
        <w:rPr>
          <w:rFonts w:ascii="Consolas" w:eastAsiaTheme="minorHAnsi" w:hAnsi="Consolas" w:cs="Consolas"/>
          <w:color w:val="A31515"/>
          <w:sz w:val="19"/>
          <w:szCs w:val="19"/>
        </w:rPr>
        <w:t>https://dg004-dev-euwe-web-api.azurewebsites.net/api/v1/</w:t>
      </w:r>
    </w:p>
    <w:p w14:paraId="6476637D" w14:textId="17F6CE59" w:rsidR="00AB512E" w:rsidRPr="00F00823" w:rsidRDefault="00AB512E" w:rsidP="00F00823">
      <w:pPr>
        <w:pStyle w:val="ListBullet"/>
        <w:numPr>
          <w:ilvl w:val="2"/>
          <w:numId w:val="5"/>
        </w:numPr>
      </w:pPr>
      <w:r w:rsidRPr="003D44A9">
        <w:rPr>
          <w:b/>
        </w:rPr>
        <w:t>Resource</w:t>
      </w:r>
      <w:r w:rsidR="00622994">
        <w:t>.</w:t>
      </w:r>
      <w:r w:rsidRPr="00B412CB">
        <w:t xml:space="preserve"> </w:t>
      </w:r>
      <w:r w:rsidR="00DD6088">
        <w:t>T</w:t>
      </w:r>
      <w:r w:rsidRPr="00B412CB">
        <w:t xml:space="preserve">he App ID URI of the </w:t>
      </w:r>
      <w:r w:rsidR="003D44A9" w:rsidRPr="00622994">
        <w:t xml:space="preserve">MDP - Web </w:t>
      </w:r>
      <w:r w:rsidR="0081087A">
        <w:t>API</w:t>
      </w:r>
      <w:r w:rsidR="003D44A9">
        <w:t xml:space="preserve"> App</w:t>
      </w:r>
      <w:r w:rsidR="00F00823">
        <w:t xml:space="preserve"> in the Admin Azure AD, ex. </w:t>
      </w:r>
      <w:hyperlink r:id="rId61" w:history="1">
        <w:r w:rsidR="00F00823" w:rsidRPr="005B6922">
          <w:rPr>
            <w:rStyle w:val="Hyperlink"/>
            <w:rFonts w:ascii="Consolas" w:eastAsiaTheme="minorHAnsi" w:hAnsi="Consolas" w:cs="Consolas"/>
            <w:sz w:val="19"/>
            <w:szCs w:val="19"/>
          </w:rPr>
          <w:t>http://dg004.digitalplatform.ms/web/api</w:t>
        </w:r>
      </w:hyperlink>
    </w:p>
    <w:p w14:paraId="6BBF231B" w14:textId="2D59670B" w:rsidR="00981D19" w:rsidRPr="00981D19" w:rsidRDefault="00981D19" w:rsidP="00981D19">
      <w:pPr>
        <w:pStyle w:val="ListBullet"/>
      </w:pPr>
      <w:r w:rsidRPr="00981D19">
        <w:rPr>
          <w:b/>
        </w:rPr>
        <w:t>ConsumeOffersConfiguration</w:t>
      </w:r>
      <w:r>
        <w:t>. TODO</w:t>
      </w:r>
    </w:p>
    <w:p w14:paraId="2CD38C40" w14:textId="32B12B35" w:rsidR="00AB512E" w:rsidRDefault="00AB512E" w:rsidP="00F56B7E">
      <w:pPr>
        <w:pStyle w:val="ListBullet"/>
      </w:pPr>
      <w:r w:rsidRPr="00981D19">
        <w:rPr>
          <w:b/>
        </w:rPr>
        <w:t>IdpConfiguration</w:t>
      </w:r>
      <w:r w:rsidRPr="00D167DB">
        <w:t>. Defines how the IDP website will communicate with Azure B2C</w:t>
      </w:r>
      <w:r w:rsidR="009233CA">
        <w:t>.</w:t>
      </w:r>
      <w:r w:rsidR="000B5A57">
        <w:t xml:space="preserve"> Most of the parameters here come from the </w:t>
      </w:r>
      <w:r w:rsidR="00F56B7E" w:rsidRPr="00F56B7E">
        <w:rPr>
          <w:b/>
        </w:rPr>
        <w:t>MDP - Identity Provider</w:t>
      </w:r>
      <w:r w:rsidR="00F56B7E" w:rsidRPr="00F56B7E">
        <w:t xml:space="preserve"> </w:t>
      </w:r>
      <w:r w:rsidR="00F56B7E">
        <w:t xml:space="preserve">app </w:t>
      </w:r>
      <w:r w:rsidR="000B5A57">
        <w:t>created in the B2C directory.</w:t>
      </w:r>
    </w:p>
    <w:p w14:paraId="0D010506" w14:textId="5B1A4F63" w:rsidR="000B5A57" w:rsidRDefault="000B5A57" w:rsidP="002A3CEF">
      <w:pPr>
        <w:pStyle w:val="ListBullet"/>
        <w:numPr>
          <w:ilvl w:val="2"/>
          <w:numId w:val="5"/>
        </w:numPr>
      </w:pPr>
      <w:r w:rsidRPr="001D200F">
        <w:rPr>
          <w:b/>
        </w:rPr>
        <w:t>ClientId</w:t>
      </w:r>
      <w:r w:rsidR="002E3D02">
        <w:t>.</w:t>
      </w:r>
      <w:r w:rsidR="00DD6088">
        <w:t xml:space="preserve"> The client ID of the </w:t>
      </w:r>
      <w:r w:rsidR="00DD6088" w:rsidRPr="00DD6088">
        <w:t>MDP - Identity Provider</w:t>
      </w:r>
      <w:r w:rsidR="00DD6088">
        <w:t xml:space="preserve"> app</w:t>
      </w:r>
    </w:p>
    <w:p w14:paraId="0C89BA68" w14:textId="79203D1C" w:rsidR="000B5A57" w:rsidRDefault="000B5A57" w:rsidP="002A3CEF">
      <w:pPr>
        <w:pStyle w:val="ListBullet"/>
        <w:numPr>
          <w:ilvl w:val="2"/>
          <w:numId w:val="5"/>
        </w:numPr>
      </w:pPr>
      <w:r w:rsidRPr="001D200F">
        <w:rPr>
          <w:b/>
        </w:rPr>
        <w:t>ClientSecret</w:t>
      </w:r>
      <w:r w:rsidR="002E3D02">
        <w:t>.</w:t>
      </w:r>
      <w:r w:rsidR="00DD6088">
        <w:t xml:space="preserve"> The client secret for the </w:t>
      </w:r>
      <w:r w:rsidR="00DD6088" w:rsidRPr="00DD6088">
        <w:t>MDP - Identity Provider</w:t>
      </w:r>
      <w:r w:rsidR="00DD6088">
        <w:t xml:space="preserve"> app</w:t>
      </w:r>
    </w:p>
    <w:p w14:paraId="437616EB" w14:textId="37119294" w:rsidR="000B5A57" w:rsidRDefault="000B5A57" w:rsidP="002A3CEF">
      <w:pPr>
        <w:pStyle w:val="ListBullet"/>
        <w:numPr>
          <w:ilvl w:val="2"/>
          <w:numId w:val="5"/>
        </w:numPr>
      </w:pPr>
      <w:r w:rsidRPr="001D200F">
        <w:rPr>
          <w:b/>
        </w:rPr>
        <w:t>RedirectUri</w:t>
      </w:r>
      <w:r w:rsidR="002E3D02">
        <w:t xml:space="preserve">. </w:t>
      </w:r>
      <w:r w:rsidR="00DD6088">
        <w:t xml:space="preserve">The traffic manager URL of the IDP app. </w:t>
      </w:r>
    </w:p>
    <w:p w14:paraId="3BD07949" w14:textId="097887CD" w:rsidR="000B5A57" w:rsidRDefault="000B5A57" w:rsidP="002A3CEF">
      <w:pPr>
        <w:pStyle w:val="ListBullet"/>
        <w:numPr>
          <w:ilvl w:val="2"/>
          <w:numId w:val="5"/>
        </w:numPr>
      </w:pPr>
      <w:r w:rsidRPr="001D200F">
        <w:rPr>
          <w:b/>
        </w:rPr>
        <w:t>WebApiUrl</w:t>
      </w:r>
      <w:r w:rsidR="002E3D02">
        <w:t xml:space="preserve">. </w:t>
      </w:r>
      <w:r w:rsidR="00DD6088">
        <w:t xml:space="preserve">The traffic manager URL of the Web API. </w:t>
      </w:r>
    </w:p>
    <w:p w14:paraId="00EE2BAC" w14:textId="69C010CB" w:rsidR="000B5A57" w:rsidRDefault="000B5A57" w:rsidP="002A3CEF">
      <w:pPr>
        <w:pStyle w:val="ListBullet"/>
        <w:numPr>
          <w:ilvl w:val="2"/>
          <w:numId w:val="5"/>
        </w:numPr>
      </w:pPr>
      <w:r w:rsidRPr="001D200F">
        <w:rPr>
          <w:b/>
        </w:rPr>
        <w:t>Resource</w:t>
      </w:r>
      <w:r w:rsidR="002E3D02">
        <w:t xml:space="preserve">. </w:t>
      </w:r>
      <w:r w:rsidR="00DD6088">
        <w:t>T</w:t>
      </w:r>
      <w:r w:rsidR="00DD6088" w:rsidRPr="00B412CB">
        <w:t xml:space="preserve">he App ID URI of the </w:t>
      </w:r>
      <w:r w:rsidR="00DD6088" w:rsidRPr="00622994">
        <w:t xml:space="preserve">MDP - Web </w:t>
      </w:r>
      <w:r w:rsidR="00DD6088">
        <w:t>API App</w:t>
      </w:r>
      <w:r w:rsidR="00DD6088" w:rsidRPr="00D167DB">
        <w:t xml:space="preserve"> in the Admin Azure AD.</w:t>
      </w:r>
    </w:p>
    <w:p w14:paraId="17192F1A" w14:textId="0A5CEA6B" w:rsidR="000B5A57" w:rsidRDefault="000B5A57" w:rsidP="002A3CEF">
      <w:pPr>
        <w:pStyle w:val="ListBullet"/>
        <w:numPr>
          <w:ilvl w:val="2"/>
          <w:numId w:val="5"/>
        </w:numPr>
      </w:pPr>
      <w:r w:rsidRPr="001D200F">
        <w:rPr>
          <w:b/>
        </w:rPr>
        <w:t>SignUpPolicyId</w:t>
      </w:r>
      <w:r w:rsidR="002E3D02">
        <w:t xml:space="preserve">. </w:t>
      </w:r>
      <w:r w:rsidR="00B56406">
        <w:t xml:space="preserve">The sign up policy ID created for the Fan B2C. </w:t>
      </w:r>
    </w:p>
    <w:p w14:paraId="7F3B75A0" w14:textId="711EBB85" w:rsidR="000B5A57" w:rsidRDefault="000B5A57" w:rsidP="002A3CEF">
      <w:pPr>
        <w:pStyle w:val="ListBullet"/>
        <w:numPr>
          <w:ilvl w:val="2"/>
          <w:numId w:val="5"/>
        </w:numPr>
      </w:pPr>
      <w:r w:rsidRPr="001D200F">
        <w:rPr>
          <w:b/>
        </w:rPr>
        <w:t>SignInPolicyId</w:t>
      </w:r>
      <w:r w:rsidR="002E3D02">
        <w:t xml:space="preserve">. </w:t>
      </w:r>
      <w:r w:rsidR="00B56406">
        <w:t>The sign in policy ID created for the Fan B2C.</w:t>
      </w:r>
    </w:p>
    <w:p w14:paraId="2164A55D" w14:textId="76EF3DEC" w:rsidR="002A3CEF" w:rsidRDefault="002A3CEF" w:rsidP="00BB395D">
      <w:pPr>
        <w:pStyle w:val="ListBullet"/>
        <w:numPr>
          <w:ilvl w:val="2"/>
          <w:numId w:val="5"/>
        </w:numPr>
      </w:pPr>
      <w:r w:rsidRPr="002A3CEF">
        <w:rPr>
          <w:b/>
        </w:rPr>
        <w:t>IdpAADInstancesConfiguration</w:t>
      </w:r>
      <w:r>
        <w:t>.</w:t>
      </w:r>
      <w:r w:rsidRPr="00B412CB">
        <w:t xml:space="preserve"> </w:t>
      </w:r>
    </w:p>
    <w:p w14:paraId="2D28B11C" w14:textId="77777777" w:rsidR="002A3CEF" w:rsidRDefault="002A3CEF" w:rsidP="002A3CEF">
      <w:pPr>
        <w:pStyle w:val="ListBullet"/>
        <w:numPr>
          <w:ilvl w:val="3"/>
          <w:numId w:val="5"/>
        </w:numPr>
      </w:pPr>
      <w:r w:rsidRPr="00F00823">
        <w:rPr>
          <w:b/>
        </w:rPr>
        <w:t>PolicyName</w:t>
      </w:r>
      <w:r>
        <w:t>. The B2C signing policy name</w:t>
      </w:r>
    </w:p>
    <w:p w14:paraId="2DA07837" w14:textId="4DF74F16" w:rsidR="002A3CEF" w:rsidRDefault="002A3CEF" w:rsidP="002A3CEF">
      <w:pPr>
        <w:pStyle w:val="ListBullet"/>
        <w:numPr>
          <w:ilvl w:val="3"/>
          <w:numId w:val="5"/>
        </w:numPr>
      </w:pPr>
      <w:r>
        <w:rPr>
          <w:b/>
        </w:rPr>
        <w:t>AADInstance</w:t>
      </w:r>
      <w:r w:rsidRPr="00F00823">
        <w:t>.</w:t>
      </w:r>
      <w:r>
        <w:t xml:space="preserve"> The Microsoft Online Login URL: </w:t>
      </w:r>
      <w:r>
        <w:rPr>
          <w:rFonts w:ascii="Consolas" w:eastAsiaTheme="minorHAnsi" w:hAnsi="Consolas" w:cs="Consolas"/>
          <w:color w:val="A31515"/>
          <w:sz w:val="19"/>
          <w:szCs w:val="19"/>
        </w:rPr>
        <w:t>https://login.microsoftonline.com/</w:t>
      </w:r>
    </w:p>
    <w:p w14:paraId="3D963BFE" w14:textId="2EB79197" w:rsidR="00785273" w:rsidRPr="00785273" w:rsidRDefault="00785273" w:rsidP="00785273">
      <w:pPr>
        <w:pStyle w:val="ListBullet"/>
      </w:pPr>
      <w:r w:rsidRPr="00785273">
        <w:rPr>
          <w:b/>
          <w:lang w:val="es-AR"/>
        </w:rPr>
        <w:t>PurchaseWebConfiguration</w:t>
      </w:r>
      <w:r>
        <w:rPr>
          <w:lang w:val="es-AR"/>
        </w:rPr>
        <w:t>. TODO</w:t>
      </w:r>
    </w:p>
    <w:p w14:paraId="535913B0" w14:textId="6397FEEF" w:rsidR="00785273" w:rsidRPr="00785273" w:rsidRDefault="00785273" w:rsidP="00785273">
      <w:pPr>
        <w:pStyle w:val="ListBullet"/>
      </w:pPr>
      <w:r w:rsidRPr="00785273">
        <w:rPr>
          <w:b/>
          <w:lang w:val="es-AR"/>
        </w:rPr>
        <w:t>ConexflowGatewayConfiguration</w:t>
      </w:r>
      <w:r>
        <w:rPr>
          <w:lang w:val="es-AR"/>
        </w:rPr>
        <w:t>. TODO</w:t>
      </w:r>
    </w:p>
    <w:p w14:paraId="591C06D7" w14:textId="62E86D5F" w:rsidR="00785273" w:rsidRDefault="00785273" w:rsidP="00785273">
      <w:pPr>
        <w:pStyle w:val="ListBullet"/>
      </w:pPr>
      <w:r w:rsidRPr="00785273">
        <w:rPr>
          <w:b/>
        </w:rPr>
        <w:t>MaxMindConfiguration</w:t>
      </w:r>
      <w:r>
        <w:t>. TODO</w:t>
      </w:r>
    </w:p>
    <w:p w14:paraId="1025F824" w14:textId="1146B838" w:rsidR="00785273" w:rsidRDefault="00785273" w:rsidP="00785273">
      <w:pPr>
        <w:pStyle w:val="ListBullet"/>
      </w:pPr>
      <w:r w:rsidRPr="00A13DD0">
        <w:rPr>
          <w:b/>
        </w:rPr>
        <w:t>SFTPConfiguration</w:t>
      </w:r>
      <w:r w:rsidR="00A13DD0">
        <w:t>. TODO</w:t>
      </w:r>
    </w:p>
    <w:p w14:paraId="1A38EB20" w14:textId="69FE7598" w:rsidR="00AB512E" w:rsidRPr="00D167DB" w:rsidRDefault="00AB512E" w:rsidP="00D03E8D">
      <w:pPr>
        <w:pStyle w:val="ListBullet"/>
      </w:pPr>
      <w:r w:rsidRPr="00A13DD0">
        <w:rPr>
          <w:b/>
        </w:rPr>
        <w:t>ApiConfiguration</w:t>
      </w:r>
      <w:r w:rsidRPr="00D167DB">
        <w:t>. Information about authentication and authorization in the API layer</w:t>
      </w:r>
      <w:r w:rsidR="009233CA">
        <w:t>.</w:t>
      </w:r>
    </w:p>
    <w:p w14:paraId="14A0F8DA" w14:textId="75C15A7F" w:rsidR="00AB512E" w:rsidRPr="00D167DB" w:rsidRDefault="00AB512E" w:rsidP="002A3CEF">
      <w:pPr>
        <w:pStyle w:val="ListBullet"/>
        <w:numPr>
          <w:ilvl w:val="2"/>
          <w:numId w:val="5"/>
        </w:numPr>
      </w:pPr>
      <w:r w:rsidRPr="00D167DB">
        <w:t xml:space="preserve">Replace the name of the </w:t>
      </w:r>
      <w:r w:rsidR="000A6BA8" w:rsidRPr="000A6BA8">
        <w:rPr>
          <w:b/>
        </w:rPr>
        <w:t>FansTenant</w:t>
      </w:r>
      <w:r w:rsidR="000A6BA8" w:rsidRPr="000A6BA8">
        <w:t xml:space="preserve"> </w:t>
      </w:r>
      <w:r w:rsidR="000A6BA8">
        <w:t xml:space="preserve">and </w:t>
      </w:r>
      <w:r w:rsidR="000A6BA8" w:rsidRPr="000A6BA8">
        <w:rPr>
          <w:b/>
        </w:rPr>
        <w:t>AdminsTenant</w:t>
      </w:r>
      <w:r w:rsidR="000A6BA8" w:rsidRPr="000A6BA8">
        <w:t xml:space="preserve"> </w:t>
      </w:r>
      <w:r w:rsidR="002A3CEF">
        <w:t xml:space="preserve">Active Directories </w:t>
      </w:r>
      <w:r w:rsidRPr="00D167DB">
        <w:t>that you will be using in your deployment.</w:t>
      </w:r>
    </w:p>
    <w:p w14:paraId="7E778EF2" w14:textId="0C09FEF8" w:rsidR="00AB512E" w:rsidRPr="00D167DB" w:rsidRDefault="000A6BA8" w:rsidP="002A3CEF">
      <w:pPr>
        <w:pStyle w:val="ListBullet"/>
        <w:numPr>
          <w:ilvl w:val="2"/>
          <w:numId w:val="5"/>
        </w:numPr>
      </w:pPr>
      <w:r w:rsidRPr="000A6BA8">
        <w:rPr>
          <w:b/>
        </w:rPr>
        <w:t>Audiences</w:t>
      </w:r>
      <w:r>
        <w:t xml:space="preserve">. </w:t>
      </w:r>
      <w:r w:rsidR="00AB512E" w:rsidRPr="00D167DB">
        <w:t>Add the audiences:</w:t>
      </w:r>
    </w:p>
    <w:p w14:paraId="6FD4A958" w14:textId="7256F516" w:rsidR="000A6BA8" w:rsidRPr="002A3CEF" w:rsidRDefault="002A3CEF" w:rsidP="002A3CEF">
      <w:pPr>
        <w:pStyle w:val="ListBullet"/>
        <w:numPr>
          <w:ilvl w:val="3"/>
          <w:numId w:val="5"/>
        </w:numPr>
      </w:pPr>
      <w:r>
        <w:t>T</w:t>
      </w:r>
      <w:r w:rsidR="00AB512E" w:rsidRPr="00D167DB">
        <w:t xml:space="preserve">he </w:t>
      </w:r>
      <w:r>
        <w:rPr>
          <w:b/>
          <w:bCs/>
        </w:rPr>
        <w:t>Web API</w:t>
      </w:r>
      <w:r w:rsidR="00AB512E" w:rsidRPr="00D167DB">
        <w:rPr>
          <w:b/>
          <w:bCs/>
        </w:rPr>
        <w:t xml:space="preserve"> Uri</w:t>
      </w:r>
      <w:r w:rsidR="00AB512E" w:rsidRPr="00D167DB">
        <w:t xml:space="preserve"> for the </w:t>
      </w:r>
      <w:r w:rsidR="000A6BA8">
        <w:t>MSP Web API A</w:t>
      </w:r>
      <w:r w:rsidR="00AB512E" w:rsidRPr="00D167DB">
        <w:t>pp</w:t>
      </w:r>
      <w:r w:rsidR="00A62AB8">
        <w:t xml:space="preserve"> as defined in the Admin Tenant</w:t>
      </w:r>
      <w:r>
        <w:t xml:space="preserve">, ex. </w:t>
      </w:r>
      <w:hyperlink r:id="rId62" w:history="1">
        <w:r w:rsidRPr="005B6922">
          <w:rPr>
            <w:rStyle w:val="Hyperlink"/>
            <w:rFonts w:ascii="Consolas" w:eastAsiaTheme="minorHAnsi" w:hAnsi="Consolas" w:cs="Consolas"/>
            <w:sz w:val="19"/>
            <w:szCs w:val="19"/>
          </w:rPr>
          <w:t>https://dg004-dev-euwe-web-api.azurewebsites.net/</w:t>
        </w:r>
      </w:hyperlink>
    </w:p>
    <w:p w14:paraId="6BC6CAFB" w14:textId="0D053525" w:rsidR="002A3CEF" w:rsidRPr="002A3CEF" w:rsidRDefault="002A3CEF" w:rsidP="002A3CEF">
      <w:pPr>
        <w:pStyle w:val="ListBullet"/>
        <w:numPr>
          <w:ilvl w:val="3"/>
          <w:numId w:val="5"/>
        </w:numPr>
      </w:pPr>
      <w:r>
        <w:lastRenderedPageBreak/>
        <w:t>T</w:t>
      </w:r>
      <w:r w:rsidRPr="00D167DB">
        <w:t xml:space="preserve">he </w:t>
      </w:r>
      <w:r>
        <w:rPr>
          <w:b/>
          <w:bCs/>
        </w:rPr>
        <w:t>App</w:t>
      </w:r>
      <w:r w:rsidRPr="00D167DB">
        <w:rPr>
          <w:b/>
          <w:bCs/>
        </w:rPr>
        <w:t xml:space="preserve"> </w:t>
      </w:r>
      <w:r>
        <w:rPr>
          <w:b/>
          <w:bCs/>
        </w:rPr>
        <w:t>Id</w:t>
      </w:r>
      <w:r w:rsidRPr="00D167DB">
        <w:t xml:space="preserve"> for the </w:t>
      </w:r>
      <w:r>
        <w:t>MSP Web API A</w:t>
      </w:r>
      <w:r w:rsidRPr="00D167DB">
        <w:t>pp</w:t>
      </w:r>
      <w:r>
        <w:t xml:space="preserve"> as defined in the Admin Tenant, ex. </w:t>
      </w:r>
      <w:hyperlink r:id="rId63" w:history="1">
        <w:r w:rsidRPr="005B6922">
          <w:rPr>
            <w:rStyle w:val="Hyperlink"/>
            <w:rFonts w:ascii="Consolas" w:eastAsiaTheme="minorHAnsi" w:hAnsi="Consolas" w:cs="Consolas"/>
            <w:sz w:val="19"/>
            <w:szCs w:val="19"/>
          </w:rPr>
          <w:t>http://dg004.digitalplatform.ms/web/api</w:t>
        </w:r>
      </w:hyperlink>
    </w:p>
    <w:p w14:paraId="4BC400BB" w14:textId="0D569163" w:rsidR="002A3CEF" w:rsidRDefault="002A3CEF" w:rsidP="002A3CEF">
      <w:pPr>
        <w:pStyle w:val="ListBullet"/>
        <w:numPr>
          <w:ilvl w:val="3"/>
          <w:numId w:val="5"/>
        </w:numPr>
      </w:pPr>
      <w:r>
        <w:t>T</w:t>
      </w:r>
      <w:r w:rsidRPr="00D167DB">
        <w:t xml:space="preserve">he </w:t>
      </w:r>
      <w:r>
        <w:rPr>
          <w:b/>
          <w:bCs/>
        </w:rPr>
        <w:t>Application</w:t>
      </w:r>
      <w:r w:rsidRPr="00D167DB">
        <w:rPr>
          <w:b/>
          <w:bCs/>
        </w:rPr>
        <w:t xml:space="preserve"> </w:t>
      </w:r>
      <w:r>
        <w:rPr>
          <w:b/>
          <w:bCs/>
        </w:rPr>
        <w:t>Id</w:t>
      </w:r>
      <w:r w:rsidRPr="00D167DB">
        <w:t xml:space="preserve"> for the </w:t>
      </w:r>
      <w:r>
        <w:t>MSP Web API A</w:t>
      </w:r>
      <w:r w:rsidRPr="00D167DB">
        <w:t>pp</w:t>
      </w:r>
      <w:r>
        <w:t xml:space="preserve"> as defined in the B2C Tenant, ex. </w:t>
      </w:r>
      <w:r>
        <w:rPr>
          <w:rFonts w:ascii="Consolas" w:eastAsiaTheme="minorHAnsi" w:hAnsi="Consolas" w:cs="Consolas"/>
          <w:color w:val="A31515"/>
          <w:sz w:val="19"/>
          <w:szCs w:val="19"/>
        </w:rPr>
        <w:t>6d027ed7-4a93-4317-803a-2764ec02afb1, or see the screenshot example below:</w:t>
      </w:r>
    </w:p>
    <w:p w14:paraId="09FF5E6B" w14:textId="77777777" w:rsidR="00AB512E" w:rsidRDefault="00AB512E" w:rsidP="00191DAB">
      <w:pPr>
        <w:pStyle w:val="ListBullet"/>
        <w:numPr>
          <w:ilvl w:val="0"/>
          <w:numId w:val="0"/>
        </w:numPr>
        <w:ind w:left="2304"/>
      </w:pPr>
      <w:r w:rsidRPr="00D167DB">
        <w:rPr>
          <w:noProof/>
        </w:rPr>
        <w:drawing>
          <wp:inline distT="0" distB="0" distL="0" distR="0" wp14:anchorId="72F277A6" wp14:editId="5AE500D5">
            <wp:extent cx="2781300" cy="857250"/>
            <wp:effectExtent l="0" t="0" r="0" b="0"/>
            <wp:docPr id="9" name="Picture 9" descr="Machine generated alternative text:&#10;* Name O &#10;Digital Platform - Web API &#10;A lication Client ID &#10;f26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hine generated alternative text:&#10;* Name O &#10;Digital Platform - Web API &#10;A lication Client ID &#10;f261 "/>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81300" cy="857250"/>
                    </a:xfrm>
                    <a:prstGeom prst="rect">
                      <a:avLst/>
                    </a:prstGeom>
                    <a:noFill/>
                    <a:ln>
                      <a:noFill/>
                    </a:ln>
                  </pic:spPr>
                </pic:pic>
              </a:graphicData>
            </a:graphic>
          </wp:inline>
        </w:drawing>
      </w:r>
    </w:p>
    <w:p w14:paraId="24D5DD67" w14:textId="77777777" w:rsidR="00AB512E" w:rsidRPr="00D167DB" w:rsidRDefault="00AB512E" w:rsidP="00191DAB">
      <w:pPr>
        <w:pStyle w:val="ListBullet"/>
        <w:numPr>
          <w:ilvl w:val="0"/>
          <w:numId w:val="0"/>
        </w:numPr>
        <w:ind w:left="2304"/>
      </w:pPr>
    </w:p>
    <w:p w14:paraId="0A105387" w14:textId="67393BD1" w:rsidR="000A6BA8" w:rsidRDefault="006D6EF8" w:rsidP="000A6BA8">
      <w:pPr>
        <w:pStyle w:val="ListBullet"/>
        <w:numPr>
          <w:ilvl w:val="1"/>
          <w:numId w:val="5"/>
        </w:numPr>
      </w:pPr>
      <w:r w:rsidRPr="006D6EF8">
        <w:rPr>
          <w:b/>
        </w:rPr>
        <w:t>Issuer.</w:t>
      </w:r>
      <w:r>
        <w:t xml:space="preserve"> </w:t>
      </w:r>
      <w:r w:rsidR="00AB512E" w:rsidRPr="00D167DB">
        <w:t xml:space="preserve">Set the issuer array to the </w:t>
      </w:r>
      <w:hyperlink r:id="rId65">
        <w:bookmarkStart w:id="1066" w:name="OLE_LINK1"/>
        <w:bookmarkStart w:id="1067" w:name="OLE_LINK2"/>
        <w:r w:rsidR="6DE2278B" w:rsidRPr="6DE2278B">
          <w:rPr>
            <w:rStyle w:val="Hyperlink"/>
          </w:rPr>
          <w:t>https://sts.windows.net/</w:t>
        </w:r>
        <w:bookmarkEnd w:id="1066"/>
        <w:bookmarkEnd w:id="1067"/>
        <w:r w:rsidR="6DE2278B" w:rsidRPr="6DE2278B">
          <w:rPr>
            <w:rStyle w:val="Hyperlink"/>
            <w:b/>
            <w:bCs/>
            <w:i/>
            <w:iCs/>
          </w:rPr>
          <w:t>tenantid</w:t>
        </w:r>
      </w:hyperlink>
      <w:r w:rsidR="00AB512E">
        <w:t xml:space="preserve"> replacing </w:t>
      </w:r>
      <w:r w:rsidR="00AB512E" w:rsidRPr="00D167DB">
        <w:t xml:space="preserve">tenantId with the </w:t>
      </w:r>
      <w:r w:rsidR="00AB512E" w:rsidRPr="00C0009E">
        <w:rPr>
          <w:highlight w:val="yellow"/>
        </w:rPr>
        <w:t xml:space="preserve">tenant </w:t>
      </w:r>
      <w:r w:rsidR="009233CA" w:rsidRPr="00C0009E">
        <w:rPr>
          <w:highlight w:val="yellow"/>
        </w:rPr>
        <w:t>ID</w:t>
      </w:r>
      <w:r w:rsidR="00AB512E" w:rsidRPr="00C0009E">
        <w:rPr>
          <w:highlight w:val="yellow"/>
        </w:rPr>
        <w:t xml:space="preserve"> of the </w:t>
      </w:r>
      <w:del w:id="1068" w:author="Srinivasan Rakhunathan" w:date="2016-12-29T10:38:00Z">
        <w:r w:rsidR="00AB512E" w:rsidRPr="00C0009E" w:rsidDel="00F26037">
          <w:rPr>
            <w:highlight w:val="yellow"/>
          </w:rPr>
          <w:delText xml:space="preserve">Admin </w:delText>
        </w:r>
      </w:del>
      <w:ins w:id="1069" w:author="Srinivasan Rakhunathan" w:date="2016-12-29T10:38:00Z">
        <w:r w:rsidR="00F26037">
          <w:rPr>
            <w:highlight w:val="yellow"/>
          </w:rPr>
          <w:t>Fan’s tenan</w:t>
        </w:r>
      </w:ins>
      <w:ins w:id="1070" w:author="Srinivasan Rakhunathan" w:date="2017-01-02T16:00:00Z">
        <w:r w:rsidR="001A6573">
          <w:rPr>
            <w:highlight w:val="yellow"/>
          </w:rPr>
          <w:t>t</w:t>
        </w:r>
      </w:ins>
      <w:ins w:id="1071" w:author="Srinivasan Rakhunathan" w:date="2016-12-29T10:38:00Z">
        <w:r w:rsidR="00F26037" w:rsidRPr="00C0009E">
          <w:rPr>
            <w:highlight w:val="yellow"/>
          </w:rPr>
          <w:t xml:space="preserve"> </w:t>
        </w:r>
      </w:ins>
      <w:r w:rsidR="00AB512E" w:rsidRPr="00C0009E">
        <w:rPr>
          <w:highlight w:val="yellow"/>
        </w:rPr>
        <w:t>active directory</w:t>
      </w:r>
      <w:r w:rsidR="002A3CEF">
        <w:t xml:space="preserve"> (copied from the URL address line, like shown earlier in this document).</w:t>
      </w:r>
    </w:p>
    <w:p w14:paraId="591EACF8" w14:textId="2C6E4FB6" w:rsidR="00AB512E" w:rsidRPr="00D167DB" w:rsidRDefault="002A3CEF" w:rsidP="000A6BA8">
      <w:pPr>
        <w:pStyle w:val="ListBullet"/>
        <w:numPr>
          <w:ilvl w:val="0"/>
          <w:numId w:val="0"/>
        </w:numPr>
        <w:ind w:left="1440"/>
      </w:pPr>
      <w:r w:rsidRPr="002A3CEF">
        <w:rPr>
          <w:b/>
        </w:rPr>
        <w:t>Note</w:t>
      </w:r>
      <w:r>
        <w:t xml:space="preserve">: </w:t>
      </w:r>
      <w:r w:rsidR="00AB512E" w:rsidRPr="00D167DB">
        <w:t xml:space="preserve">You DO NOT need to set the Issuer for B2C. This is configured based on the </w:t>
      </w:r>
      <w:r w:rsidR="009233CA">
        <w:t>sign</w:t>
      </w:r>
      <w:r w:rsidR="00E65580">
        <w:t>-</w:t>
      </w:r>
      <w:r w:rsidR="009233CA">
        <w:t xml:space="preserve">in policy. </w:t>
      </w:r>
    </w:p>
    <w:p w14:paraId="08DE81F6" w14:textId="77777777" w:rsidR="00AB512E" w:rsidRPr="00D167DB" w:rsidRDefault="00AB512E" w:rsidP="006D6EF8">
      <w:pPr>
        <w:pStyle w:val="ListBullet"/>
      </w:pPr>
      <w:r w:rsidRPr="006D6EF8">
        <w:rPr>
          <w:b/>
        </w:rPr>
        <w:t>ProcessConfiguration</w:t>
      </w:r>
      <w:r w:rsidRPr="00D167DB">
        <w:t>. Configuration</w:t>
      </w:r>
      <w:r>
        <w:t xml:space="preserve"> values</w:t>
      </w:r>
      <w:r w:rsidRPr="00D167DB">
        <w:t xml:space="preserve"> for WebJobs</w:t>
      </w:r>
      <w:r>
        <w:t>.</w:t>
      </w:r>
    </w:p>
    <w:p w14:paraId="6ED8A18B" w14:textId="114B72DB" w:rsidR="006D6EF8" w:rsidRPr="006D6EF8" w:rsidRDefault="006D6EF8" w:rsidP="006D6EF8">
      <w:pPr>
        <w:pStyle w:val="ListBullet"/>
      </w:pPr>
      <w:r w:rsidRPr="006D6EF8">
        <w:rPr>
          <w:b/>
        </w:rPr>
        <w:t>CommonManagementDeployConfiguration</w:t>
      </w:r>
      <w:r>
        <w:t xml:space="preserve">. </w:t>
      </w:r>
    </w:p>
    <w:p w14:paraId="089E9A15" w14:textId="07FE6040" w:rsidR="006D6EF8" w:rsidRDefault="006D6EF8" w:rsidP="006D6EF8">
      <w:pPr>
        <w:pStyle w:val="ListBullet"/>
        <w:numPr>
          <w:ilvl w:val="1"/>
          <w:numId w:val="5"/>
        </w:numPr>
      </w:pPr>
      <w:r w:rsidRPr="006D6EF8">
        <w:rPr>
          <w:b/>
        </w:rPr>
        <w:t>Audiences</w:t>
      </w:r>
      <w:r>
        <w:t xml:space="preserve">. Set this value to the App UDI URI of the </w:t>
      </w:r>
      <w:r w:rsidRPr="006D6EF8">
        <w:t>MDP - Web control</w:t>
      </w:r>
      <w:r>
        <w:t xml:space="preserve"> App</w:t>
      </w:r>
      <w:r w:rsidR="00D554D1">
        <w:t xml:space="preserve"> created in the admin AAD.</w:t>
      </w:r>
    </w:p>
    <w:p w14:paraId="4789BA65" w14:textId="396699DE" w:rsidR="006D6EF8" w:rsidRPr="00D167DB" w:rsidRDefault="006D6EF8" w:rsidP="006D6EF8">
      <w:pPr>
        <w:pStyle w:val="ListBullet"/>
        <w:numPr>
          <w:ilvl w:val="1"/>
          <w:numId w:val="5"/>
        </w:numPr>
      </w:pPr>
      <w:r w:rsidRPr="006D6EF8">
        <w:rPr>
          <w:b/>
        </w:rPr>
        <w:t>AdminsTenant</w:t>
      </w:r>
      <w:r>
        <w:t>. Set this value to your admin tenant name (i.e.: contoso.onmicrosoft.com)</w:t>
      </w:r>
    </w:p>
    <w:p w14:paraId="5B2C6201" w14:textId="5BB91073" w:rsidR="00AB512E" w:rsidRDefault="00AB512E" w:rsidP="006D6EF8">
      <w:pPr>
        <w:pStyle w:val="ListBullet"/>
      </w:pPr>
      <w:r w:rsidRPr="006D6EF8">
        <w:rPr>
          <w:b/>
        </w:rPr>
        <w:t>CommonJobsDeployConfiguration</w:t>
      </w:r>
      <w:r w:rsidRPr="00D167DB">
        <w:t xml:space="preserve">. Standard configuration for </w:t>
      </w:r>
      <w:r>
        <w:t>all W</w:t>
      </w:r>
      <w:r w:rsidRPr="00D167DB">
        <w:t>eb</w:t>
      </w:r>
      <w:r>
        <w:t>J</w:t>
      </w:r>
      <w:r w:rsidRPr="00D167DB">
        <w:t xml:space="preserve">obs. </w:t>
      </w:r>
    </w:p>
    <w:p w14:paraId="5E871DD8" w14:textId="7DBC2CC8" w:rsidR="006D6EF8" w:rsidRDefault="006D6EF8" w:rsidP="006D6EF8">
      <w:pPr>
        <w:pStyle w:val="ListBullet"/>
        <w:numPr>
          <w:ilvl w:val="1"/>
          <w:numId w:val="5"/>
        </w:numPr>
      </w:pPr>
      <w:r w:rsidRPr="006D6EF8">
        <w:rPr>
          <w:b/>
        </w:rPr>
        <w:t>Authority</w:t>
      </w:r>
      <w:r>
        <w:t>.</w:t>
      </w:r>
      <w:r w:rsidR="0040214C">
        <w:t xml:space="preserve"> Update this URL to point to your admin tenant.</w:t>
      </w:r>
    </w:p>
    <w:p w14:paraId="4E1A49E7" w14:textId="2216A299" w:rsidR="006D6EF8" w:rsidRDefault="006D6EF8" w:rsidP="0040214C">
      <w:pPr>
        <w:pStyle w:val="ListBullet"/>
        <w:numPr>
          <w:ilvl w:val="1"/>
          <w:numId w:val="5"/>
        </w:numPr>
      </w:pPr>
      <w:r w:rsidRPr="006D6EF8">
        <w:rPr>
          <w:b/>
        </w:rPr>
        <w:t>JobClientId</w:t>
      </w:r>
      <w:r>
        <w:t>.</w:t>
      </w:r>
      <w:r w:rsidR="0040214C">
        <w:t xml:space="preserve"> Client ID for the </w:t>
      </w:r>
      <w:r w:rsidR="00F70069" w:rsidRPr="000B3169">
        <w:rPr>
          <w:b/>
        </w:rPr>
        <w:t>MDP - Web C</w:t>
      </w:r>
      <w:r w:rsidR="0040214C" w:rsidRPr="000B3169">
        <w:rPr>
          <w:b/>
        </w:rPr>
        <w:t>ontrol App</w:t>
      </w:r>
      <w:r w:rsidR="00310E8E">
        <w:t xml:space="preserve"> created in the admin AAD.</w:t>
      </w:r>
    </w:p>
    <w:p w14:paraId="68D1D483" w14:textId="04990B11" w:rsidR="006D6EF8" w:rsidRDefault="006D6EF8" w:rsidP="006D6EF8">
      <w:pPr>
        <w:pStyle w:val="ListBullet"/>
        <w:numPr>
          <w:ilvl w:val="1"/>
          <w:numId w:val="5"/>
        </w:numPr>
      </w:pPr>
      <w:r w:rsidRPr="006D6EF8">
        <w:rPr>
          <w:b/>
        </w:rPr>
        <w:t>JobClientSecret</w:t>
      </w:r>
      <w:r>
        <w:t>.</w:t>
      </w:r>
      <w:r w:rsidR="006028A3">
        <w:t xml:space="preserve"> The Key</w:t>
      </w:r>
      <w:r w:rsidR="00F70069">
        <w:t xml:space="preserve"> for the </w:t>
      </w:r>
      <w:r w:rsidR="00F70069" w:rsidRPr="000B3169">
        <w:rPr>
          <w:b/>
        </w:rPr>
        <w:t xml:space="preserve">MDP </w:t>
      </w:r>
      <w:r w:rsidR="001E14F4" w:rsidRPr="000B3169">
        <w:rPr>
          <w:b/>
        </w:rPr>
        <w:t>-</w:t>
      </w:r>
      <w:r w:rsidR="00F70069" w:rsidRPr="000B3169">
        <w:rPr>
          <w:b/>
        </w:rPr>
        <w:t xml:space="preserve"> Web Control App</w:t>
      </w:r>
      <w:r w:rsidR="00310E8E">
        <w:t xml:space="preserve"> created in the admin AAD.</w:t>
      </w:r>
    </w:p>
    <w:p w14:paraId="53BF0F21" w14:textId="2979BC65" w:rsidR="006D6EF8" w:rsidRDefault="006D6EF8" w:rsidP="006D6EF8">
      <w:pPr>
        <w:pStyle w:val="ListBullet"/>
        <w:numPr>
          <w:ilvl w:val="1"/>
          <w:numId w:val="5"/>
        </w:numPr>
      </w:pPr>
      <w:r w:rsidRPr="006D6EF8">
        <w:rPr>
          <w:b/>
        </w:rPr>
        <w:t>ControlResourceId</w:t>
      </w:r>
      <w:r>
        <w:t>.</w:t>
      </w:r>
      <w:r w:rsidR="00484084">
        <w:t xml:space="preserve"> The App ID for the </w:t>
      </w:r>
      <w:r w:rsidR="00484084" w:rsidRPr="000B3169">
        <w:rPr>
          <w:b/>
        </w:rPr>
        <w:t xml:space="preserve">MDP </w:t>
      </w:r>
      <w:r w:rsidR="001E14F4" w:rsidRPr="000B3169">
        <w:rPr>
          <w:b/>
        </w:rPr>
        <w:t>-</w:t>
      </w:r>
      <w:r w:rsidR="00484084" w:rsidRPr="000B3169">
        <w:rPr>
          <w:b/>
        </w:rPr>
        <w:t xml:space="preserve"> Web Control App</w:t>
      </w:r>
      <w:r w:rsidR="000B3169">
        <w:t xml:space="preserve"> created in the admin AAD.</w:t>
      </w:r>
    </w:p>
    <w:p w14:paraId="50B89D93" w14:textId="77777777" w:rsidR="00AB512E" w:rsidRDefault="00AB512E" w:rsidP="0040214C">
      <w:pPr>
        <w:pStyle w:val="ListBullet"/>
      </w:pPr>
      <w:r w:rsidRPr="0040214C">
        <w:rPr>
          <w:b/>
        </w:rPr>
        <w:t>QueuesConfiguration</w:t>
      </w:r>
      <w:r w:rsidRPr="00D167DB">
        <w:t>. Defines what queues to create and t</w:t>
      </w:r>
      <w:r>
        <w:t>heir characteristics.</w:t>
      </w:r>
    </w:p>
    <w:p w14:paraId="5581E8BE" w14:textId="2E529371" w:rsidR="00AB512E" w:rsidRPr="00D167DB" w:rsidRDefault="00AB512E" w:rsidP="0040214C">
      <w:pPr>
        <w:pStyle w:val="ListBullet"/>
        <w:numPr>
          <w:ilvl w:val="0"/>
          <w:numId w:val="0"/>
        </w:numPr>
        <w:ind w:left="717"/>
      </w:pPr>
      <w:r w:rsidRPr="00D167DB">
        <w:t>For a</w:t>
      </w:r>
      <w:r>
        <w:t>n example</w:t>
      </w:r>
      <w:r w:rsidRPr="00D167DB">
        <w:t xml:space="preserve"> of suggested configuration look at </w:t>
      </w:r>
      <w:r w:rsidRPr="60EEF379">
        <w:rPr>
          <w:i/>
          <w:iCs/>
        </w:rPr>
        <w:t>DigitalPlatform\Deploy\ConfigFiles</w:t>
      </w:r>
    </w:p>
    <w:p w14:paraId="73CAA0C7" w14:textId="71ED74E6" w:rsidR="00AB512E" w:rsidRPr="00D167DB" w:rsidRDefault="00AB512E" w:rsidP="0040214C">
      <w:pPr>
        <w:pStyle w:val="ListBullet"/>
      </w:pPr>
      <w:r w:rsidRPr="0040214C">
        <w:rPr>
          <w:b/>
        </w:rPr>
        <w:t>LoadContentsConfiguration</w:t>
      </w:r>
      <w:r w:rsidRPr="00D167DB">
        <w:t>. Sour</w:t>
      </w:r>
      <w:r w:rsidR="0040214C">
        <w:t xml:space="preserve">ces of content to be </w:t>
      </w:r>
      <w:r w:rsidR="008B7D42">
        <w:t xml:space="preserve">crawled. </w:t>
      </w:r>
      <w:r w:rsidRPr="00D167DB">
        <w:t>If the XML matches the definition is a single point to provide content to the platform</w:t>
      </w:r>
      <w:r>
        <w:t>.</w:t>
      </w:r>
    </w:p>
    <w:p w14:paraId="06469E3C" w14:textId="24E6C845" w:rsidR="00A502E1" w:rsidRDefault="00A502E1" w:rsidP="00A502E1">
      <w:pPr>
        <w:pStyle w:val="ListBullet"/>
        <w:rPr>
          <w:ins w:id="1072" w:author="Srinivasan Rakhunathan" w:date="2016-12-30T15:03:00Z"/>
        </w:rPr>
      </w:pPr>
      <w:r w:rsidRPr="00A502E1">
        <w:rPr>
          <w:b/>
        </w:rPr>
        <w:t>LoadMatchFeedsConfiguration</w:t>
      </w:r>
      <w:r>
        <w:t>. TODO</w:t>
      </w:r>
    </w:p>
    <w:p w14:paraId="449DC3B3" w14:textId="0EDE1D67" w:rsidR="003B1C61" w:rsidRDefault="003B1C61" w:rsidP="00A502E1">
      <w:pPr>
        <w:pStyle w:val="ListBullet"/>
        <w:rPr>
          <w:ins w:id="1073" w:author="Srinivasan Rakhunathan" w:date="2016-12-30T15:03:00Z"/>
        </w:rPr>
      </w:pPr>
      <w:ins w:id="1074" w:author="Srinivasan Rakhunathan" w:date="2016-12-30T15:03:00Z">
        <w:r>
          <w:rPr>
            <w:b/>
          </w:rPr>
          <w:t xml:space="preserve">LoadPaidFanConfiguration </w:t>
        </w:r>
        <w:r w:rsidRPr="003B1C61">
          <w:rPr>
            <w:rPrChange w:id="1075" w:author="Srinivasan Rakhunathan" w:date="2016-12-30T15:03:00Z">
              <w:rPr>
                <w:b/>
              </w:rPr>
            </w:rPrChange>
          </w:rPr>
          <w:t>:</w:t>
        </w:r>
        <w:r>
          <w:t xml:space="preserve"> TODO</w:t>
        </w:r>
      </w:ins>
    </w:p>
    <w:p w14:paraId="7A1AC478" w14:textId="25033D86" w:rsidR="003B1C61" w:rsidRDefault="003B1C61" w:rsidP="00A502E1">
      <w:pPr>
        <w:pStyle w:val="ListBullet"/>
      </w:pPr>
      <w:ins w:id="1076" w:author="Srinivasan Rakhunathan" w:date="2016-12-30T15:03:00Z">
        <w:r>
          <w:rPr>
            <w:b/>
          </w:rPr>
          <w:t>SyncMembersConfiguration</w:t>
        </w:r>
      </w:ins>
    </w:p>
    <w:p w14:paraId="62BA4037" w14:textId="56675D6A" w:rsidR="00A502E1" w:rsidRDefault="00A502E1" w:rsidP="00A502E1">
      <w:pPr>
        <w:pStyle w:val="ListBullet"/>
      </w:pPr>
      <w:r w:rsidRPr="00A502E1">
        <w:rPr>
          <w:b/>
        </w:rPr>
        <w:t>ExternalSourcesConfiguration</w:t>
      </w:r>
      <w:r>
        <w:t>. TODO</w:t>
      </w:r>
    </w:p>
    <w:p w14:paraId="567784E5" w14:textId="6CBF7FDC" w:rsidR="00A502E1" w:rsidRDefault="00A502E1" w:rsidP="00A502E1">
      <w:pPr>
        <w:pStyle w:val="ListBullet"/>
      </w:pPr>
      <w:r w:rsidRPr="00A502E1">
        <w:rPr>
          <w:b/>
        </w:rPr>
        <w:t>IntegrationConfiguration</w:t>
      </w:r>
      <w:r>
        <w:t>. TODO</w:t>
      </w:r>
    </w:p>
    <w:p w14:paraId="18A84A64" w14:textId="0097C039" w:rsidR="00A502E1" w:rsidRDefault="00A502E1" w:rsidP="00A502E1">
      <w:pPr>
        <w:pStyle w:val="ListBullet"/>
      </w:pPr>
      <w:r w:rsidRPr="00A502E1">
        <w:rPr>
          <w:b/>
        </w:rPr>
        <w:t>RMServicesConfiguration</w:t>
      </w:r>
      <w:r>
        <w:t>. TODO</w:t>
      </w:r>
    </w:p>
    <w:p w14:paraId="1FF78279" w14:textId="77F12970" w:rsidR="00A502E1" w:rsidRDefault="00A502E1" w:rsidP="00A502E1">
      <w:pPr>
        <w:pStyle w:val="ListBullet"/>
      </w:pPr>
      <w:r w:rsidRPr="00A502E1">
        <w:rPr>
          <w:b/>
        </w:rPr>
        <w:t>EntradasDotComConfiguration</w:t>
      </w:r>
      <w:r>
        <w:t>. TODO</w:t>
      </w:r>
    </w:p>
    <w:p w14:paraId="22C16A10" w14:textId="425AE7B5" w:rsidR="00A502E1" w:rsidRDefault="00A502E1" w:rsidP="00A502E1">
      <w:pPr>
        <w:pStyle w:val="ListBullet"/>
      </w:pPr>
      <w:r w:rsidRPr="00A502E1">
        <w:rPr>
          <w:b/>
        </w:rPr>
        <w:lastRenderedPageBreak/>
        <w:t>XpRankingCalculationConfiguration</w:t>
      </w:r>
      <w:r>
        <w:t>. TODO</w:t>
      </w:r>
    </w:p>
    <w:p w14:paraId="1E9ABAE5" w14:textId="713C14A9" w:rsidR="00A502E1" w:rsidRDefault="00A502E1" w:rsidP="00A502E1">
      <w:pPr>
        <w:pStyle w:val="ListBullet"/>
      </w:pPr>
      <w:r w:rsidRPr="00A502E1">
        <w:rPr>
          <w:b/>
        </w:rPr>
        <w:t>RankingScoreConfiguration</w:t>
      </w:r>
      <w:r>
        <w:t>. TODO</w:t>
      </w:r>
    </w:p>
    <w:p w14:paraId="53D68BE6" w14:textId="026BC18A" w:rsidR="00A502E1" w:rsidRDefault="00A502E1" w:rsidP="00A502E1">
      <w:pPr>
        <w:pStyle w:val="ListBullet"/>
        <w:rPr>
          <w:ins w:id="1077" w:author="Srinivasan Rakhunathan" w:date="2016-12-30T15:05:00Z"/>
        </w:rPr>
      </w:pPr>
      <w:r w:rsidRPr="00A502E1">
        <w:rPr>
          <w:b/>
        </w:rPr>
        <w:t>CleanUpOffersProcessConfiguration</w:t>
      </w:r>
      <w:r w:rsidRPr="00A502E1">
        <w:t xml:space="preserve"> </w:t>
      </w:r>
      <w:r>
        <w:t>TODO</w:t>
      </w:r>
    </w:p>
    <w:p w14:paraId="7AEC6D26" w14:textId="19FCF826" w:rsidR="003B1C61" w:rsidRPr="003B1C61" w:rsidRDefault="003B1C61" w:rsidP="003B1C61">
      <w:pPr>
        <w:pStyle w:val="ListBullet"/>
        <w:rPr>
          <w:ins w:id="1078" w:author="Srinivasan Rakhunathan" w:date="2016-12-30T15:05:00Z"/>
          <w:b/>
          <w:rPrChange w:id="1079" w:author="Srinivasan Rakhunathan" w:date="2016-12-30T15:05:00Z">
            <w:rPr>
              <w:ins w:id="1080" w:author="Srinivasan Rakhunathan" w:date="2016-12-30T15:05:00Z"/>
            </w:rPr>
          </w:rPrChange>
        </w:rPr>
      </w:pPr>
      <w:ins w:id="1081" w:author="Srinivasan Rakhunathan" w:date="2016-12-30T15:05:00Z">
        <w:r w:rsidRPr="003B1C61">
          <w:rPr>
            <w:b/>
            <w:rPrChange w:id="1082" w:author="Srinivasan Rakhunathan" w:date="2016-12-30T15:05:00Z">
              <w:rPr/>
            </w:rPrChange>
          </w:rPr>
          <w:t>CleanUpFavoriteActionsProcessConfiguration</w:t>
        </w:r>
        <w:r>
          <w:rPr>
            <w:b/>
          </w:rPr>
          <w:t xml:space="preserve"> </w:t>
        </w:r>
        <w:r>
          <w:t>TODO</w:t>
        </w:r>
      </w:ins>
    </w:p>
    <w:p w14:paraId="18C88081" w14:textId="35B85F17" w:rsidR="003B1C61" w:rsidRPr="003B1C61" w:rsidRDefault="003B1C61" w:rsidP="003B1C61">
      <w:pPr>
        <w:pStyle w:val="ListBullet"/>
        <w:rPr>
          <w:ins w:id="1083" w:author="Srinivasan Rakhunathan" w:date="2016-12-30T15:05:00Z"/>
          <w:b/>
          <w:rPrChange w:id="1084" w:author="Srinivasan Rakhunathan" w:date="2016-12-30T15:05:00Z">
            <w:rPr>
              <w:ins w:id="1085" w:author="Srinivasan Rakhunathan" w:date="2016-12-30T15:05:00Z"/>
            </w:rPr>
          </w:rPrChange>
        </w:rPr>
      </w:pPr>
      <w:ins w:id="1086" w:author="Srinivasan Rakhunathan" w:date="2016-12-30T15:05:00Z">
        <w:r w:rsidRPr="003B1C61">
          <w:rPr>
            <w:b/>
          </w:rPr>
          <w:t>SyncFavoriteActionsProcessConfiguration</w:t>
        </w:r>
        <w:r>
          <w:rPr>
            <w:b/>
          </w:rPr>
          <w:t xml:space="preserve"> </w:t>
        </w:r>
        <w:r>
          <w:t>TODO</w:t>
        </w:r>
      </w:ins>
    </w:p>
    <w:p w14:paraId="7D24B8B6" w14:textId="78212430" w:rsidR="003B1C61" w:rsidRPr="003B1C61" w:rsidRDefault="003B1C61" w:rsidP="003B1C61">
      <w:pPr>
        <w:pStyle w:val="ListBullet"/>
        <w:rPr>
          <w:b/>
          <w:rPrChange w:id="1087" w:author="Srinivasan Rakhunathan" w:date="2016-12-30T15:05:00Z">
            <w:rPr/>
          </w:rPrChange>
        </w:rPr>
      </w:pPr>
      <w:ins w:id="1088" w:author="Srinivasan Rakhunathan" w:date="2016-12-30T15:05:00Z">
        <w:r w:rsidRPr="003B1C61">
          <w:rPr>
            <w:b/>
          </w:rPr>
          <w:t>Recurringpurchasesprocessconfiguration</w:t>
        </w:r>
        <w:r>
          <w:rPr>
            <w:b/>
          </w:rPr>
          <w:t xml:space="preserve"> </w:t>
        </w:r>
        <w:r>
          <w:t>TODO</w:t>
        </w:r>
      </w:ins>
    </w:p>
    <w:p w14:paraId="3F86F7BE" w14:textId="296AEE59" w:rsidR="00AB512E" w:rsidRPr="00D167DB" w:rsidRDefault="00AB512E" w:rsidP="00A502E1">
      <w:pPr>
        <w:pStyle w:val="ListBullet"/>
      </w:pPr>
      <w:r w:rsidRPr="00075267">
        <w:rPr>
          <w:b/>
        </w:rPr>
        <w:t>CRMConfiguration</w:t>
      </w:r>
      <w:r w:rsidRPr="00D167DB">
        <w:t>. Configuration for the integration process run against CRM</w:t>
      </w:r>
      <w:r>
        <w:t>.</w:t>
      </w:r>
    </w:p>
    <w:p w14:paraId="37DAFAD5" w14:textId="77777777" w:rsidR="00AB512E" w:rsidRPr="00D167DB" w:rsidRDefault="00AB512E" w:rsidP="00075267">
      <w:pPr>
        <w:pStyle w:val="ListBullet"/>
      </w:pPr>
      <w:r w:rsidRPr="00075267">
        <w:rPr>
          <w:b/>
        </w:rPr>
        <w:t>PurchaseValidationConfiguration</w:t>
      </w:r>
      <w:r w:rsidRPr="00D167DB">
        <w:t>. Configuration for the apps to validate purchases</w:t>
      </w:r>
      <w:r>
        <w:t>.</w:t>
      </w:r>
    </w:p>
    <w:p w14:paraId="66D589CE" w14:textId="77777777" w:rsidR="00AB512E" w:rsidRPr="00D167DB" w:rsidRDefault="00AB512E" w:rsidP="00075267">
      <w:pPr>
        <w:pStyle w:val="ListBullet"/>
      </w:pPr>
      <w:r w:rsidRPr="00075267">
        <w:rPr>
          <w:b/>
        </w:rPr>
        <w:t>VideoPlatformConfiguration</w:t>
      </w:r>
      <w:r>
        <w:t>. See the Video Platform Deployment Guide.</w:t>
      </w:r>
    </w:p>
    <w:p w14:paraId="13B8956B" w14:textId="5178D004" w:rsidR="00AB512E" w:rsidRDefault="00AB512E" w:rsidP="00060DD2">
      <w:pPr>
        <w:pStyle w:val="ListBullet"/>
      </w:pPr>
      <w:r w:rsidRPr="00060DD2">
        <w:rPr>
          <w:b/>
        </w:rPr>
        <w:t>AzureSearchCommonConfiguration</w:t>
      </w:r>
      <w:r w:rsidRPr="00D167DB">
        <w:t>. Configuration used by indexers.</w:t>
      </w:r>
      <w:r w:rsidR="00060DD2">
        <w:t xml:space="preserve"> </w:t>
      </w:r>
      <w:r w:rsidRPr="00D167DB">
        <w:t>Defines where the indexes will be created and where to get the data from</w:t>
      </w:r>
      <w:r w:rsidR="00060DD2">
        <w:t>.</w:t>
      </w:r>
    </w:p>
    <w:p w14:paraId="22D0F8F4" w14:textId="29B16D28" w:rsidR="00060DD2" w:rsidRDefault="0033295F" w:rsidP="0033295F">
      <w:pPr>
        <w:pStyle w:val="ListBullet"/>
      </w:pPr>
      <w:r w:rsidRPr="0033295F">
        <w:rPr>
          <w:b/>
        </w:rPr>
        <w:t>ContentConfiguration</w:t>
      </w:r>
      <w:r>
        <w:t>. TODO</w:t>
      </w:r>
    </w:p>
    <w:p w14:paraId="299D4CA9" w14:textId="6BB80C26" w:rsidR="0033295F" w:rsidRDefault="0033295F" w:rsidP="0033295F">
      <w:pPr>
        <w:pStyle w:val="ListBullet"/>
      </w:pPr>
      <w:r w:rsidRPr="0033295F">
        <w:rPr>
          <w:b/>
        </w:rPr>
        <w:t>SeasonConfiguration</w:t>
      </w:r>
      <w:r>
        <w:t>. TODO</w:t>
      </w:r>
    </w:p>
    <w:p w14:paraId="3B32C84C" w14:textId="77777777" w:rsidR="003B1C61" w:rsidRDefault="0033295F" w:rsidP="0033295F">
      <w:pPr>
        <w:pStyle w:val="ListBullet"/>
        <w:rPr>
          <w:ins w:id="1089" w:author="Srinivasan Rakhunathan" w:date="2016-12-30T15:06:00Z"/>
        </w:rPr>
      </w:pPr>
      <w:r w:rsidRPr="0033295F">
        <w:rPr>
          <w:b/>
        </w:rPr>
        <w:t>SqlServerConnectionConfiguration</w:t>
      </w:r>
      <w:r>
        <w:t>. TODO</w:t>
      </w:r>
    </w:p>
    <w:p w14:paraId="7E63BD47" w14:textId="264294CA" w:rsidR="0033295F" w:rsidRPr="003B1C61" w:rsidRDefault="003B1C61" w:rsidP="003B1C61">
      <w:pPr>
        <w:pStyle w:val="ListBullet"/>
        <w:rPr>
          <w:b/>
          <w:rPrChange w:id="1090" w:author="Srinivasan Rakhunathan" w:date="2016-12-30T15:06:00Z">
            <w:rPr/>
          </w:rPrChange>
        </w:rPr>
      </w:pPr>
      <w:ins w:id="1091" w:author="Srinivasan Rakhunathan" w:date="2016-12-30T15:06:00Z">
        <w:r w:rsidRPr="003B1C61">
          <w:rPr>
            <w:b/>
            <w:rPrChange w:id="1092" w:author="Srinivasan Rakhunathan" w:date="2016-12-30T15:06:00Z">
              <w:rPr/>
            </w:rPrChange>
          </w:rPr>
          <w:t>AVETServicesConfiguration</w:t>
        </w:r>
        <w:r>
          <w:rPr>
            <w:b/>
          </w:rPr>
          <w:t xml:space="preserve"> </w:t>
        </w:r>
        <w:r>
          <w:t>TODO</w:t>
        </w:r>
        <w:r w:rsidRPr="003B1C61">
          <w:rPr>
            <w:b/>
            <w:rPrChange w:id="1093" w:author="Srinivasan Rakhunathan" w:date="2016-12-30T15:06:00Z">
              <w:rPr/>
            </w:rPrChange>
          </w:rPr>
          <w:br/>
        </w:r>
      </w:ins>
    </w:p>
    <w:p w14:paraId="0EA5961D" w14:textId="77777777" w:rsidR="00191DAB" w:rsidRDefault="00AB512E" w:rsidP="003756B3">
      <w:pPr>
        <w:pStyle w:val="Heading2Numbered"/>
      </w:pPr>
      <w:bookmarkStart w:id="1094" w:name="_Toc470622133"/>
      <w:r w:rsidRPr="00D167DB">
        <w:t>Deployment configuration.</w:t>
      </w:r>
      <w:bookmarkEnd w:id="1094"/>
      <w:r w:rsidRPr="00D167DB">
        <w:t xml:space="preserve"> </w:t>
      </w:r>
    </w:p>
    <w:p w14:paraId="2B48DB66" w14:textId="453EA0A4" w:rsidR="00AB512E" w:rsidRPr="00D167DB" w:rsidRDefault="00AB512E" w:rsidP="00191DAB">
      <w:r w:rsidRPr="00D167DB">
        <w:t xml:space="preserve">In this section specific values can be provided for every deployment based on the </w:t>
      </w:r>
      <w:r w:rsidR="009233CA">
        <w:t>ID</w:t>
      </w:r>
      <w:r w:rsidRPr="00D167DB">
        <w:t>.</w:t>
      </w:r>
    </w:p>
    <w:p w14:paraId="363D1DBD" w14:textId="717765DA" w:rsidR="006C0419" w:rsidRDefault="006C0419" w:rsidP="006C0419">
      <w:pPr>
        <w:pStyle w:val="ListBullet"/>
      </w:pPr>
      <w:r w:rsidRPr="00DE289D">
        <w:rPr>
          <w:b/>
        </w:rPr>
        <w:t>DeploymentId</w:t>
      </w:r>
      <w:r>
        <w:t xml:space="preserve">. A unique identifier used to prefix all the components in the deployment, it is normally a two letter abbreviation for the region. </w:t>
      </w:r>
    </w:p>
    <w:p w14:paraId="2515B45E" w14:textId="71AA8855" w:rsidR="00AB512E" w:rsidRPr="00D167DB" w:rsidRDefault="00AB512E" w:rsidP="006C0419">
      <w:pPr>
        <w:pStyle w:val="ListBullet"/>
      </w:pPr>
      <w:r w:rsidRPr="00DE289D">
        <w:rPr>
          <w:b/>
        </w:rPr>
        <w:t>ReplicationDeployments</w:t>
      </w:r>
      <w:r w:rsidRPr="00D167DB">
        <w:t>. Where to replicate data</w:t>
      </w:r>
      <w:r>
        <w:t xml:space="preserve"> ingested in the deployment.</w:t>
      </w:r>
    </w:p>
    <w:p w14:paraId="4CB54B98" w14:textId="77777777" w:rsidR="00AB512E" w:rsidRPr="00D167DB" w:rsidRDefault="00AB512E" w:rsidP="00191DAB">
      <w:pPr>
        <w:pStyle w:val="ListBullet"/>
      </w:pPr>
      <w:r w:rsidRPr="00DE289D">
        <w:rPr>
          <w:b/>
        </w:rPr>
        <w:t>ConfigurationAccountReference</w:t>
      </w:r>
      <w:r w:rsidRPr="00D167DB">
        <w:t>. Storage account where the encrypted configuration files will be stored</w:t>
      </w:r>
      <w:r>
        <w:t>.</w:t>
      </w:r>
    </w:p>
    <w:p w14:paraId="6221F111" w14:textId="7618ADBD" w:rsidR="00AB512E" w:rsidRPr="00D167DB" w:rsidRDefault="008B7D42" w:rsidP="00191DAB">
      <w:pPr>
        <w:pStyle w:val="ListBullet"/>
      </w:pPr>
      <w:r w:rsidRPr="00ED6B5E">
        <w:rPr>
          <w:b/>
        </w:rPr>
        <w:t>CoreDeployConfiguration</w:t>
      </w:r>
      <w:r>
        <w:t xml:space="preserve">. </w:t>
      </w:r>
      <w:r w:rsidR="00AB512E" w:rsidRPr="00D167DB">
        <w:t xml:space="preserve">Storage </w:t>
      </w:r>
      <w:r w:rsidR="00AB512E">
        <w:t xml:space="preserve">and Document DB </w:t>
      </w:r>
      <w:r w:rsidR="00AB512E" w:rsidRPr="00D167DB">
        <w:t>account</w:t>
      </w:r>
      <w:r w:rsidR="00AB512E">
        <w:t>s</w:t>
      </w:r>
      <w:r w:rsidR="00AB512E" w:rsidRPr="00D167DB">
        <w:t xml:space="preserve"> where the </w:t>
      </w:r>
      <w:r w:rsidR="00AB512E">
        <w:t xml:space="preserve">master data </w:t>
      </w:r>
      <w:r w:rsidR="00AB512E" w:rsidRPr="00D167DB">
        <w:t>will be stored</w:t>
      </w:r>
      <w:r w:rsidR="00AB512E">
        <w:t>.</w:t>
      </w:r>
    </w:p>
    <w:p w14:paraId="4B29F3C4" w14:textId="10027FCC" w:rsidR="00AB512E" w:rsidRDefault="00AB512E" w:rsidP="00191DAB">
      <w:pPr>
        <w:pStyle w:val="ListBullet"/>
      </w:pPr>
      <w:r w:rsidRPr="00ED6B5E">
        <w:rPr>
          <w:b/>
        </w:rPr>
        <w:t>BlobStorageAccountReference</w:t>
      </w:r>
      <w:r w:rsidRPr="00D167DB">
        <w:t>. Storage account where blobs (pictures and similar) will be stored</w:t>
      </w:r>
      <w:r>
        <w:t>.</w:t>
      </w:r>
    </w:p>
    <w:p w14:paraId="4AED600B" w14:textId="45739E16" w:rsidR="00ED6B5E" w:rsidRPr="00D167DB" w:rsidRDefault="00ED6B5E" w:rsidP="00ED6B5E">
      <w:pPr>
        <w:pStyle w:val="ListBullet"/>
      </w:pPr>
      <w:r w:rsidRPr="00ED6B5E">
        <w:rPr>
          <w:b/>
        </w:rPr>
        <w:t>NotificationConfiguration</w:t>
      </w:r>
      <w:r>
        <w:t>. TODO</w:t>
      </w:r>
    </w:p>
    <w:p w14:paraId="237970D5" w14:textId="2F40666C" w:rsidR="00AB512E" w:rsidRDefault="00AB512E" w:rsidP="00191DAB">
      <w:pPr>
        <w:pStyle w:val="ListBullet"/>
      </w:pPr>
      <w:r w:rsidRPr="00ED6B5E">
        <w:rPr>
          <w:b/>
        </w:rPr>
        <w:t>JobsDeployConfiguration</w:t>
      </w:r>
      <w:r w:rsidRPr="00D167DB">
        <w:t xml:space="preserve">. Storage account to be used by the </w:t>
      </w:r>
      <w:r w:rsidR="009233CA">
        <w:t>WebJobs</w:t>
      </w:r>
      <w:r>
        <w:t>.</w:t>
      </w:r>
    </w:p>
    <w:p w14:paraId="54A5F98D" w14:textId="0A1B23C0" w:rsidR="00364785" w:rsidRDefault="39694205" w:rsidP="00364785">
      <w:pPr>
        <w:pStyle w:val="ListBullet"/>
      </w:pPr>
      <w:r w:rsidRPr="39694205">
        <w:rPr>
          <w:b/>
          <w:bCs/>
        </w:rPr>
        <w:t>CacheDeployConfiguration</w:t>
      </w:r>
      <w:r>
        <w:t>. TODO</w:t>
      </w:r>
    </w:p>
    <w:p w14:paraId="1A16F892" w14:textId="0A1B23C0" w:rsidR="00D1556F" w:rsidRDefault="39694205" w:rsidP="00D1556F">
      <w:pPr>
        <w:pStyle w:val="ListBullet"/>
      </w:pPr>
      <w:r w:rsidRPr="39694205">
        <w:rPr>
          <w:b/>
          <w:bCs/>
        </w:rPr>
        <w:t>EventHubReferences</w:t>
      </w:r>
      <w:r>
        <w:t>. TODO</w:t>
      </w:r>
    </w:p>
    <w:p w14:paraId="2C2A15E1" w14:textId="0A1B23C0" w:rsidR="00D1556F" w:rsidRDefault="39694205" w:rsidP="00897ED5">
      <w:pPr>
        <w:pStyle w:val="ListBullet"/>
      </w:pPr>
      <w:r w:rsidRPr="39694205">
        <w:rPr>
          <w:b/>
          <w:bCs/>
        </w:rPr>
        <w:t>VideoEventHubReferences</w:t>
      </w:r>
      <w:r>
        <w:t>. TODO</w:t>
      </w:r>
    </w:p>
    <w:p w14:paraId="04EA71ED" w14:textId="77777777" w:rsidR="00AB512E" w:rsidRPr="00D167DB" w:rsidRDefault="00AB512E" w:rsidP="00191DAB">
      <w:pPr>
        <w:pStyle w:val="ListBullet"/>
      </w:pPr>
      <w:r w:rsidRPr="00E97E07">
        <w:rPr>
          <w:b/>
        </w:rPr>
        <w:t>WebSitesReference</w:t>
      </w:r>
      <w:r w:rsidRPr="00D167DB">
        <w:t>. Used to associate web sites with App Insight instances</w:t>
      </w:r>
      <w:r>
        <w:t>.</w:t>
      </w:r>
    </w:p>
    <w:p w14:paraId="31213CB5" w14:textId="77777777" w:rsidR="00AB512E" w:rsidRPr="00D167DB" w:rsidRDefault="00AB512E" w:rsidP="00191DAB">
      <w:pPr>
        <w:pStyle w:val="ListBullet"/>
      </w:pPr>
      <w:r w:rsidRPr="00E97E07">
        <w:rPr>
          <w:b/>
        </w:rPr>
        <w:t>WebJobsReference</w:t>
      </w:r>
      <w:r>
        <w:t>. Configuration of WebJ</w:t>
      </w:r>
      <w:r w:rsidRPr="00D167DB">
        <w:t>obs.</w:t>
      </w:r>
    </w:p>
    <w:p w14:paraId="6322BAA7" w14:textId="27D3F069" w:rsidR="00AB512E" w:rsidRPr="00D167DB" w:rsidRDefault="00AB512E" w:rsidP="00191DAB">
      <w:pPr>
        <w:pStyle w:val="ListBullet"/>
        <w:numPr>
          <w:ilvl w:val="1"/>
          <w:numId w:val="5"/>
        </w:numPr>
      </w:pPr>
      <w:r w:rsidRPr="00D167DB">
        <w:t>Maps the AppInsight instance</w:t>
      </w:r>
      <w:r w:rsidR="009233CA">
        <w:t>.</w:t>
      </w:r>
    </w:p>
    <w:p w14:paraId="465F7CC6" w14:textId="289EE6D6" w:rsidR="00AB512E" w:rsidRPr="00D167DB" w:rsidRDefault="00AB512E" w:rsidP="00191DAB">
      <w:pPr>
        <w:pStyle w:val="ListBullet"/>
        <w:numPr>
          <w:ilvl w:val="1"/>
          <w:numId w:val="5"/>
        </w:numPr>
      </w:pPr>
      <w:r w:rsidRPr="00D167DB">
        <w:lastRenderedPageBreak/>
        <w:t xml:space="preserve">Maps the </w:t>
      </w:r>
      <w:del w:id="1095" w:author="Srinivasan Rakhunathan" w:date="2017-01-04T10:49:00Z">
        <w:r w:rsidRPr="00D167DB" w:rsidDel="00381E21">
          <w:delText xml:space="preserve">queue </w:delText>
        </w:r>
      </w:del>
      <w:ins w:id="1096" w:author="Srinivasan Rakhunathan" w:date="2017-01-04T10:49:00Z">
        <w:r w:rsidR="00381E21">
          <w:tab/>
        </w:r>
        <w:r w:rsidR="00381E21" w:rsidRPr="00D167DB">
          <w:t xml:space="preserve"> </w:t>
        </w:r>
      </w:ins>
      <w:r w:rsidRPr="00D167DB">
        <w:t xml:space="preserve">to be watched by </w:t>
      </w:r>
      <w:r w:rsidR="009233CA">
        <w:t>the WebJob.</w:t>
      </w:r>
    </w:p>
    <w:p w14:paraId="5842852E" w14:textId="77777777" w:rsidR="00AB512E" w:rsidRPr="00D167DB" w:rsidRDefault="00AB512E" w:rsidP="00191DAB">
      <w:pPr>
        <w:pStyle w:val="ListBullet"/>
      </w:pPr>
      <w:r w:rsidRPr="006E78AC">
        <w:rPr>
          <w:b/>
        </w:rPr>
        <w:t>StorageAccountEntityConfiguration</w:t>
      </w:r>
      <w:r w:rsidRPr="00D167DB">
        <w:t>. Storage account where user actions will be stored</w:t>
      </w:r>
      <w:r>
        <w:t>.</w:t>
      </w:r>
    </w:p>
    <w:p w14:paraId="0AFC19F8" w14:textId="0A1B23C0" w:rsidR="00AB512E" w:rsidRDefault="39694205" w:rsidP="00191DAB">
      <w:pPr>
        <w:pStyle w:val="ListBullet"/>
      </w:pPr>
      <w:r w:rsidRPr="39694205">
        <w:rPr>
          <w:b/>
          <w:bCs/>
        </w:rPr>
        <w:t>DocDBCollectionConfiguration</w:t>
      </w:r>
      <w:r>
        <w:t>. Indicates what collections should be created.</w:t>
      </w:r>
    </w:p>
    <w:p w14:paraId="306612A6" w14:textId="0A1B23C0" w:rsidR="00B60944" w:rsidRPr="00D167DB" w:rsidRDefault="39694205" w:rsidP="00B60944">
      <w:pPr>
        <w:pStyle w:val="ListBullet"/>
      </w:pPr>
      <w:r w:rsidRPr="39694205">
        <w:rPr>
          <w:b/>
          <w:bCs/>
        </w:rPr>
        <w:t>ContainerConfiguration</w:t>
      </w:r>
      <w:r>
        <w:t>. TODO</w:t>
      </w:r>
    </w:p>
    <w:p w14:paraId="047CF3EC" w14:textId="77777777" w:rsidR="00AB512E" w:rsidRPr="00D167DB" w:rsidRDefault="00AB512E" w:rsidP="00191DAB">
      <w:pPr>
        <w:pStyle w:val="ListBullet"/>
      </w:pPr>
      <w:r w:rsidRPr="00120E85">
        <w:rPr>
          <w:b/>
        </w:rPr>
        <w:t>AzureSearchDeployConfiguration</w:t>
      </w:r>
      <w:r w:rsidRPr="00D167DB">
        <w:t>. Indicates what search service the deployment will use</w:t>
      </w:r>
      <w:r>
        <w:t>.</w:t>
      </w:r>
    </w:p>
    <w:p w14:paraId="48A65A62" w14:textId="5CD17CCF" w:rsidR="00AB512E" w:rsidRDefault="005168EE" w:rsidP="005168EE">
      <w:pPr>
        <w:pStyle w:val="Heading1Numbered"/>
      </w:pPr>
      <w:bookmarkStart w:id="1097" w:name="_Toc458787294"/>
      <w:bookmarkStart w:id="1098" w:name="_Toc470622134"/>
      <w:r>
        <w:lastRenderedPageBreak/>
        <w:t>Master</w:t>
      </w:r>
      <w:r w:rsidR="00AB512E">
        <w:t xml:space="preserve"> Data Provisioning</w:t>
      </w:r>
      <w:bookmarkEnd w:id="1097"/>
      <w:bookmarkEnd w:id="1098"/>
    </w:p>
    <w:p w14:paraId="30E63D8A" w14:textId="1D5566BB" w:rsidR="00AB512E" w:rsidRDefault="00AB512E" w:rsidP="00AB512E">
      <w:r>
        <w:t>After you deploy all resources in Azure</w:t>
      </w:r>
      <w:r w:rsidR="009233CA">
        <w:t>,</w:t>
      </w:r>
      <w:r>
        <w:t xml:space="preserve"> you must configure and provision all data required for the MDP to work.</w:t>
      </w:r>
    </w:p>
    <w:p w14:paraId="527E3A89" w14:textId="68A2D39B" w:rsidR="00AB512E" w:rsidRPr="00141403" w:rsidRDefault="00AB512E" w:rsidP="00405CDD">
      <w:pPr>
        <w:pStyle w:val="Note"/>
      </w:pPr>
      <w:r w:rsidRPr="007B679D">
        <w:rPr>
          <w:b/>
          <w:bCs/>
        </w:rPr>
        <w:t>Note:</w:t>
      </w:r>
      <w:r>
        <w:t xml:space="preserve"> </w:t>
      </w:r>
      <w:r w:rsidRPr="003D4D46">
        <w:t xml:space="preserve">Before running </w:t>
      </w:r>
      <w:r>
        <w:t>the steps described in this section</w:t>
      </w:r>
      <w:r w:rsidR="009233CA">
        <w:t>,</w:t>
      </w:r>
      <w:r w:rsidRPr="003D4D46">
        <w:t xml:space="preserve"> you must have completed completely the </w:t>
      </w:r>
      <w:r>
        <w:t xml:space="preserve">steps in </w:t>
      </w:r>
      <w:r w:rsidR="009233CA">
        <w:t>S</w:t>
      </w:r>
      <w:r>
        <w:t xml:space="preserve">ection </w:t>
      </w:r>
      <w:r w:rsidR="0041464E">
        <w:t>7.</w:t>
      </w:r>
      <w:r w:rsidR="009233CA">
        <w:t xml:space="preserve">2 </w:t>
      </w:r>
      <w:r>
        <w:fldChar w:fldCharType="begin"/>
      </w:r>
      <w:r>
        <w:instrText xml:space="preserve"> REF _Ref442708163 \h </w:instrText>
      </w:r>
      <w:r>
        <w:fldChar w:fldCharType="separate"/>
      </w:r>
      <w:r w:rsidR="00E768F7">
        <w:t>Resources Provisioning</w:t>
      </w:r>
      <w:r>
        <w:fldChar w:fldCharType="end"/>
      </w:r>
      <w:r w:rsidRPr="003D4D46">
        <w:t>.</w:t>
      </w:r>
    </w:p>
    <w:p w14:paraId="39254A00" w14:textId="3DF2DBC6" w:rsidR="00AB512E" w:rsidRPr="003D4D46" w:rsidRDefault="009233CA" w:rsidP="00AB512E">
      <w:r>
        <w:t>The m</w:t>
      </w:r>
      <w:r w:rsidR="00AB512E">
        <w:t xml:space="preserve">aster </w:t>
      </w:r>
      <w:r>
        <w:t>d</w:t>
      </w:r>
      <w:r w:rsidR="00AB512E">
        <w:t>ata is information about languages, countries</w:t>
      </w:r>
      <w:r>
        <w:t>,</w:t>
      </w:r>
      <w:r w:rsidR="00AB512E">
        <w:t xml:space="preserve"> and other reference information that is required to setup the Digital Platform. Most of the information provisioned in this stage will be stored in the Document DB Account.</w:t>
      </w:r>
    </w:p>
    <w:p w14:paraId="6694AA9A" w14:textId="7E54800F" w:rsidR="00AB512E" w:rsidRPr="00AF0590" w:rsidRDefault="008E1259" w:rsidP="00D31720">
      <w:pPr>
        <w:pStyle w:val="ListParagraph"/>
        <w:numPr>
          <w:ilvl w:val="0"/>
          <w:numId w:val="42"/>
        </w:numPr>
      </w:pPr>
      <w:r w:rsidRPr="008E1259">
        <w:t>Execute MDPShell.cmd located under Binaries\Version\MdpApiWeb\Application\.</w:t>
      </w:r>
      <w:r>
        <w:t xml:space="preserve"> </w:t>
      </w:r>
    </w:p>
    <w:p w14:paraId="7061D685" w14:textId="77777777" w:rsidR="00AB512E" w:rsidRPr="003D4D46" w:rsidRDefault="00AB512E" w:rsidP="00842E60">
      <w:pPr>
        <w:pStyle w:val="ListParagraph"/>
      </w:pPr>
      <w:r w:rsidRPr="003D4D46">
        <w:t xml:space="preserve">If you have parameters masked as </w:t>
      </w:r>
      <w:r w:rsidRPr="007B679D">
        <w:rPr>
          <w:i/>
          <w:iCs/>
        </w:rPr>
        <w:t>TOBEDEFINED</w:t>
      </w:r>
      <w:r w:rsidRPr="003D4D46">
        <w:t xml:space="preserve"> in your Environment Configuration file, make sure that you have your subscription registered both for A</w:t>
      </w:r>
      <w:r>
        <w:t xml:space="preserve">zure Service </w:t>
      </w:r>
      <w:r w:rsidRPr="003D4D46">
        <w:t>M</w:t>
      </w:r>
      <w:r>
        <w:t>anagement</w:t>
      </w:r>
      <w:r w:rsidRPr="003D4D46">
        <w:t xml:space="preserve"> and A</w:t>
      </w:r>
      <w:r>
        <w:t xml:space="preserve">zure </w:t>
      </w:r>
      <w:r w:rsidRPr="003D4D46">
        <w:t>R</w:t>
      </w:r>
      <w:r>
        <w:t xml:space="preserve">esource </w:t>
      </w:r>
      <w:r w:rsidRPr="003D4D46">
        <w:t>M</w:t>
      </w:r>
      <w:r>
        <w:t>anagement</w:t>
      </w:r>
      <w:r w:rsidRPr="003D4D46">
        <w:t xml:space="preserve"> before going to the next step.</w:t>
      </w:r>
    </w:p>
    <w:p w14:paraId="266145C1" w14:textId="20B5FB4A" w:rsidR="00C6498C" w:rsidRDefault="00C6498C" w:rsidP="00842E60">
      <w:pPr>
        <w:pStyle w:val="ListParagraph"/>
        <w:rPr>
          <w:ins w:id="1099" w:author="Srinivasan Rakhunathan" w:date="2017-01-05T09:47:00Z"/>
        </w:rPr>
      </w:pPr>
      <w:ins w:id="1100" w:author="Srinivasan Rakhunathan" w:date="2017-01-05T09:47:00Z">
        <w:r>
          <w:t xml:space="preserve">Make sure that there is no </w:t>
        </w:r>
      </w:ins>
      <w:ins w:id="1101" w:author="Srinivasan Rakhunathan" w:date="2017-01-05T09:48:00Z">
        <w:r>
          <w:t xml:space="preserve">Environment configuration </w:t>
        </w:r>
      </w:ins>
      <w:ins w:id="1102" w:author="Srinivasan Rakhunathan" w:date="2017-01-05T09:47:00Z">
        <w:r>
          <w:t xml:space="preserve">tmp file in the </w:t>
        </w:r>
      </w:ins>
      <w:ins w:id="1103" w:author="Srinivasan Rakhunathan" w:date="2017-01-05T09:48:00Z">
        <w:r>
          <w:t>Config file folder. If it is there due to a previous run, delete the file before running the following commands.</w:t>
        </w:r>
      </w:ins>
    </w:p>
    <w:p w14:paraId="746FA0D4" w14:textId="1A32B548" w:rsidR="00AB512E" w:rsidRPr="003D4D46" w:rsidRDefault="00AB512E" w:rsidP="00842E60">
      <w:pPr>
        <w:pStyle w:val="ListParagraph"/>
      </w:pPr>
      <w:r w:rsidRPr="003D4D46">
        <w:t>Run the following commands replacing the name of your subscription and the name of your config file</w:t>
      </w:r>
      <w:r w:rsidR="009233CA">
        <w:t>:</w:t>
      </w:r>
    </w:p>
    <w:p w14:paraId="7979D03C" w14:textId="2481655E" w:rsidR="00AB512E" w:rsidRPr="003D4D46" w:rsidRDefault="00AB512E" w:rsidP="002B7B33">
      <w:pPr>
        <w:pStyle w:val="SourceCode"/>
      </w:pPr>
      <w:r w:rsidRPr="003D4D46">
        <w:t>.\</w:t>
      </w:r>
      <w:r w:rsidRPr="00744483">
        <w:rPr>
          <w:b/>
        </w:rPr>
        <w:t>DeployArtifacts.ps1</w:t>
      </w:r>
      <w:r w:rsidRPr="003D4D46">
        <w:t xml:space="preserve"> </w:t>
      </w:r>
      <w:r w:rsidR="00E65580">
        <w:t>-</w:t>
      </w:r>
      <w:r w:rsidRPr="003D4D46">
        <w:t>ConfigurationFilePath</w:t>
      </w:r>
      <w:r w:rsidR="00DB4E0A">
        <w:t xml:space="preserve"> </w:t>
      </w:r>
      <w:r w:rsidRPr="003D4D46">
        <w:t>.\ConfigFiles\AzureEnvironmentConfiguration.</w:t>
      </w:r>
      <w:r w:rsidR="00DB4E0A">
        <w:rPr>
          <w:b/>
          <w:bCs/>
          <w:i/>
          <w:iCs/>
        </w:rPr>
        <w:t>[Env]</w:t>
      </w:r>
      <w:r w:rsidRPr="003D4D46">
        <w:t xml:space="preserve">.json </w:t>
      </w:r>
      <w:r w:rsidR="00E65580">
        <w:t>-</w:t>
      </w:r>
      <w:r w:rsidRPr="003D4D46">
        <w:t>Subscripti</w:t>
      </w:r>
      <w:ins w:id="1104" w:author="Sanyam Seth" w:date="2017-03-28T16:29:00Z">
        <w:r w:rsidR="004D1C3E">
          <w:t>c</w:t>
        </w:r>
      </w:ins>
      <w:r w:rsidRPr="003D4D46">
        <w:t>on "</w:t>
      </w:r>
      <w:r w:rsidRPr="60EEF379">
        <w:rPr>
          <w:b/>
          <w:bCs/>
          <w:i/>
          <w:iCs/>
        </w:rPr>
        <w:t>Subscription Name</w:t>
      </w:r>
      <w:r w:rsidRPr="003D4D46">
        <w:t>"</w:t>
      </w:r>
    </w:p>
    <w:p w14:paraId="51368B4D" w14:textId="0837A5DA" w:rsidR="00AB512E" w:rsidRPr="003D4D46" w:rsidRDefault="00AB512E" w:rsidP="002B7B33">
      <w:pPr>
        <w:pStyle w:val="SourceCode"/>
      </w:pPr>
      <w:r w:rsidRPr="003D4D46">
        <w:t>.\</w:t>
      </w:r>
      <w:r w:rsidRPr="00744483">
        <w:rPr>
          <w:b/>
        </w:rPr>
        <w:t>ProvisionMasterData.ps1</w:t>
      </w:r>
      <w:r w:rsidRPr="003D4D46">
        <w:t xml:space="preserve"> </w:t>
      </w:r>
      <w:r w:rsidR="00E65580">
        <w:t>-</w:t>
      </w:r>
      <w:r w:rsidRPr="003D4D46">
        <w:t>ConfigurationFilePath</w:t>
      </w:r>
      <w:r w:rsidR="00E609AB">
        <w:t xml:space="preserve"> </w:t>
      </w:r>
      <w:r w:rsidRPr="003D4D46">
        <w:t>.</w:t>
      </w:r>
      <w:r w:rsidR="00E609AB">
        <w:t>\</w:t>
      </w:r>
      <w:r w:rsidRPr="003D4D46">
        <w:t>ConfigFiles\AzureEnvironmentConfiguration.</w:t>
      </w:r>
      <w:r w:rsidR="00CB1B12">
        <w:rPr>
          <w:b/>
          <w:bCs/>
          <w:i/>
          <w:iCs/>
        </w:rPr>
        <w:t>[Env]</w:t>
      </w:r>
      <w:r w:rsidRPr="003D4D46">
        <w:t>.json</w:t>
      </w:r>
    </w:p>
    <w:p w14:paraId="348AEC67" w14:textId="5606B455" w:rsidR="00AB512E" w:rsidRPr="003D4D46" w:rsidRDefault="00AB512E" w:rsidP="002B7B33">
      <w:pPr>
        <w:pStyle w:val="SourceCode"/>
      </w:pPr>
      <w:r w:rsidRPr="003D4D46">
        <w:t>.\</w:t>
      </w:r>
      <w:r w:rsidRPr="00744483">
        <w:rPr>
          <w:b/>
        </w:rPr>
        <w:t>ProvisionInitialData.ps1</w:t>
      </w:r>
      <w:r w:rsidRPr="003D4D46">
        <w:t xml:space="preserve"> </w:t>
      </w:r>
      <w:r w:rsidR="00E65580">
        <w:t>-</w:t>
      </w:r>
      <w:r w:rsidRPr="003D4D46">
        <w:t>ConfigurationFilePath.\ConfigFiles\AzureEnvironmentConfiguration.</w:t>
      </w:r>
      <w:r w:rsidR="00CB1B12">
        <w:rPr>
          <w:b/>
          <w:bCs/>
          <w:i/>
          <w:iCs/>
        </w:rPr>
        <w:t>[Env]</w:t>
      </w:r>
      <w:r w:rsidRPr="003D4D46">
        <w:t xml:space="preserve">.json </w:t>
      </w:r>
      <w:r w:rsidR="00E65580">
        <w:t>-</w:t>
      </w:r>
      <w:commentRangeStart w:id="1105"/>
      <w:r w:rsidRPr="003D4D46">
        <w:t>environmentfolder</w:t>
      </w:r>
      <w:commentRangeEnd w:id="1105"/>
      <w:r w:rsidR="00D220F8">
        <w:rPr>
          <w:rStyle w:val="CommentReference"/>
          <w:rFonts w:ascii="Segoe UI" w:hAnsi="Segoe UI" w:cstheme="minorBidi"/>
          <w:noProof w:val="0"/>
        </w:rPr>
        <w:commentReference w:id="1105"/>
      </w:r>
      <w:r w:rsidRPr="003D4D46">
        <w:t xml:space="preserve"> </w:t>
      </w:r>
      <w:r w:rsidR="00CB1B12">
        <w:rPr>
          <w:b/>
          <w:bCs/>
          <w:i/>
          <w:iCs/>
        </w:rPr>
        <w:t>[Env]</w:t>
      </w:r>
    </w:p>
    <w:p w14:paraId="35AE439E" w14:textId="5249A9D2" w:rsidR="00AB512E" w:rsidRDefault="00AB512E" w:rsidP="00D11931">
      <w:r w:rsidRPr="003D4D46">
        <w:t>If you ha</w:t>
      </w:r>
      <w:r w:rsidR="009233CA">
        <w:t>ven't setup a g</w:t>
      </w:r>
      <w:r w:rsidRPr="003D4D46">
        <w:t xml:space="preserve">ames history folder for your environment expect an error in the last script. However, </w:t>
      </w:r>
      <w:r>
        <w:t>the environment will be functional.</w:t>
      </w:r>
      <w:r w:rsidRPr="003D4D46">
        <w:t> </w:t>
      </w:r>
    </w:p>
    <w:p w14:paraId="7964D9BD" w14:textId="77777777" w:rsidR="00AB512E" w:rsidRPr="003D4D46" w:rsidRDefault="00AB512E" w:rsidP="00AB512E">
      <w:pPr>
        <w:pStyle w:val="ListBullet"/>
        <w:numPr>
          <w:ilvl w:val="0"/>
          <w:numId w:val="0"/>
        </w:numPr>
      </w:pPr>
      <w:r>
        <w:t>This script can be run multiple times in case of disconnection or failure without any impact on previously provisioned data.</w:t>
      </w:r>
    </w:p>
    <w:p w14:paraId="27DDDF1B" w14:textId="77777777" w:rsidR="00AB512E" w:rsidRPr="001E5F05" w:rsidRDefault="00AB512E" w:rsidP="00AB512E">
      <w:pPr>
        <w:pStyle w:val="Heading1Numbered"/>
      </w:pPr>
      <w:bookmarkStart w:id="1106" w:name="_Toc442690465"/>
      <w:bookmarkStart w:id="1107" w:name="_Toc458787299"/>
      <w:bookmarkStart w:id="1108" w:name="_Toc470622135"/>
      <w:bookmarkEnd w:id="1106"/>
      <w:r>
        <w:lastRenderedPageBreak/>
        <w:t>Release Deployment</w:t>
      </w:r>
      <w:bookmarkEnd w:id="1107"/>
      <w:bookmarkEnd w:id="1108"/>
    </w:p>
    <w:p w14:paraId="05C4D984" w14:textId="371590DE" w:rsidR="00AB512E" w:rsidRPr="00AF0590" w:rsidRDefault="009233CA" w:rsidP="00AB512E">
      <w:pPr>
        <w:rPr>
          <w:lang w:val="x-none"/>
        </w:rPr>
      </w:pPr>
      <w:r>
        <w:t>After</w:t>
      </w:r>
      <w:r w:rsidR="00AB512E">
        <w:t xml:space="preserve"> you have setup the environment and provisioned the initial data</w:t>
      </w:r>
      <w:r>
        <w:t>,</w:t>
      </w:r>
      <w:r w:rsidR="00AB512E">
        <w:t xml:space="preserve"> you can deploy the binaries of the application to your environment. This procedure should be implemented as part of the Application Lifecycle Management Strategy of the project.</w:t>
      </w:r>
    </w:p>
    <w:p w14:paraId="6BD95419" w14:textId="77777777" w:rsidR="00AB512E" w:rsidRPr="00AF0590" w:rsidRDefault="00AB512E" w:rsidP="00AB512E">
      <w:pPr>
        <w:pStyle w:val="Note"/>
      </w:pPr>
      <w:r w:rsidRPr="007B679D">
        <w:rPr>
          <w:b/>
          <w:bCs/>
        </w:rPr>
        <w:t xml:space="preserve">Note: </w:t>
      </w:r>
      <w:r>
        <w:t>The release process</w:t>
      </w:r>
      <w:r w:rsidRPr="00AF0590">
        <w:t xml:space="preserve"> must always be run after running a local build to make sure th</w:t>
      </w:r>
      <w:r>
        <w:t>e latest version of the package</w:t>
      </w:r>
      <w:r w:rsidRPr="00AF0590">
        <w:t xml:space="preserve"> is in the right location.</w:t>
      </w:r>
    </w:p>
    <w:p w14:paraId="0B7C374D" w14:textId="77777777" w:rsidR="00AB512E" w:rsidRPr="00AF0590" w:rsidRDefault="00AB512E" w:rsidP="00AB512E">
      <w:pPr>
        <w:rPr>
          <w:lang w:val="x-none"/>
        </w:rPr>
      </w:pPr>
      <w:r>
        <w:t> </w:t>
      </w:r>
    </w:p>
    <w:p w14:paraId="37622DF6" w14:textId="168CFC95" w:rsidR="00AB512E" w:rsidRPr="00AF0590" w:rsidRDefault="0063300C" w:rsidP="002A3288">
      <w:pPr>
        <w:pStyle w:val="ListParagraph"/>
        <w:numPr>
          <w:ilvl w:val="0"/>
          <w:numId w:val="43"/>
        </w:numPr>
      </w:pPr>
      <w:r w:rsidRPr="0063300C">
        <w:t>Execute MDPShell.cmd located under Binaries\Version\MdpApiWeb\Application\.</w:t>
      </w:r>
    </w:p>
    <w:p w14:paraId="4C89F78E" w14:textId="77777777" w:rsidR="00AB512E" w:rsidRPr="00AF0590" w:rsidRDefault="00AB512E" w:rsidP="0080355A">
      <w:pPr>
        <w:pStyle w:val="ListParagraph"/>
        <w:numPr>
          <w:ilvl w:val="0"/>
          <w:numId w:val="0"/>
        </w:numPr>
        <w:ind w:left="360"/>
      </w:pPr>
      <w:r w:rsidRPr="00AF0590">
        <w:t xml:space="preserve">If you have parameters masked as </w:t>
      </w:r>
      <w:r w:rsidRPr="007B679D">
        <w:t>TOBEDEFINED</w:t>
      </w:r>
      <w:r w:rsidRPr="00AF0590">
        <w:t xml:space="preserve"> in your Environment Configuration file, make sure that you have your subscription registered both for A</w:t>
      </w:r>
      <w:r>
        <w:t xml:space="preserve">zure </w:t>
      </w:r>
      <w:r w:rsidRPr="00AF0590">
        <w:t>S</w:t>
      </w:r>
      <w:r>
        <w:t xml:space="preserve">ervice </w:t>
      </w:r>
      <w:r w:rsidRPr="00AF0590">
        <w:t>M</w:t>
      </w:r>
      <w:r>
        <w:t>anagement</w:t>
      </w:r>
      <w:r w:rsidRPr="00AF0590">
        <w:t xml:space="preserve"> and A</w:t>
      </w:r>
      <w:r>
        <w:t xml:space="preserve">zure </w:t>
      </w:r>
      <w:r w:rsidRPr="00AF0590">
        <w:t>R</w:t>
      </w:r>
      <w:r>
        <w:t xml:space="preserve">esource </w:t>
      </w:r>
      <w:r w:rsidRPr="00AF0590">
        <w:t>M</w:t>
      </w:r>
      <w:r>
        <w:t>anagement</w:t>
      </w:r>
      <w:r w:rsidRPr="00AF0590">
        <w:t xml:space="preserve"> before going to the next step.</w:t>
      </w:r>
    </w:p>
    <w:p w14:paraId="63EADD79" w14:textId="13A351EF" w:rsidR="00AB512E" w:rsidRDefault="009233CA" w:rsidP="009671F9">
      <w:pPr>
        <w:pStyle w:val="ListParagraph"/>
        <w:numPr>
          <w:ilvl w:val="0"/>
          <w:numId w:val="0"/>
        </w:numPr>
        <w:ind w:left="360"/>
      </w:pPr>
      <w:r>
        <w:t>Because</w:t>
      </w:r>
      <w:r w:rsidR="00AB512E" w:rsidRPr="00AF0590">
        <w:t xml:space="preserve"> the script still uses A</w:t>
      </w:r>
      <w:r w:rsidR="00AB512E">
        <w:t xml:space="preserve">zure </w:t>
      </w:r>
      <w:r w:rsidR="00AB512E" w:rsidRPr="00AF0590">
        <w:t>S</w:t>
      </w:r>
      <w:r w:rsidR="00AB512E">
        <w:t xml:space="preserve">ervice </w:t>
      </w:r>
      <w:r w:rsidR="00AB512E" w:rsidRPr="00AF0590">
        <w:t>M</w:t>
      </w:r>
      <w:r w:rsidR="00AB512E">
        <w:t>anagement</w:t>
      </w:r>
      <w:r>
        <w:t>, your user must be</w:t>
      </w:r>
      <w:r w:rsidR="00AB512E" w:rsidRPr="00AF0590">
        <w:t xml:space="preserve"> an administrator of the subscription.</w:t>
      </w:r>
    </w:p>
    <w:p w14:paraId="7B8AFD96" w14:textId="77777777" w:rsidR="005B248F" w:rsidRPr="00AF0590" w:rsidRDefault="005B248F" w:rsidP="009671F9">
      <w:pPr>
        <w:pStyle w:val="ListParagraph"/>
        <w:numPr>
          <w:ilvl w:val="0"/>
          <w:numId w:val="0"/>
        </w:numPr>
        <w:ind w:left="360"/>
      </w:pPr>
    </w:p>
    <w:p w14:paraId="10C5F48F" w14:textId="3FC15CDB" w:rsidR="005B248F" w:rsidRDefault="005B248F" w:rsidP="0080355A">
      <w:pPr>
        <w:pStyle w:val="ListParagraph"/>
      </w:pPr>
      <w:r>
        <w:t>Update the remaining tokens in your parameter file with the keys for the resources and AAD settings that you created in the previous steps and regenerate the configuration file by running:</w:t>
      </w:r>
    </w:p>
    <w:p w14:paraId="78140603" w14:textId="7D2D24D8" w:rsidR="005B248F" w:rsidRDefault="005B248F" w:rsidP="005B248F">
      <w:pPr>
        <w:pStyle w:val="SourceCode"/>
      </w:pPr>
    </w:p>
    <w:p w14:paraId="13527B82" w14:textId="30198413" w:rsidR="005B248F" w:rsidRDefault="005B248F" w:rsidP="005B248F">
      <w:pPr>
        <w:pStyle w:val="SourceCode"/>
        <w:rPr>
          <w:sz w:val="18"/>
          <w:szCs w:val="18"/>
        </w:rPr>
      </w:pPr>
      <w:commentRangeStart w:id="1109"/>
      <w:r w:rsidRPr="005B248F">
        <w:rPr>
          <w:sz w:val="18"/>
          <w:szCs w:val="18"/>
        </w:rPr>
        <w:t>Merge-MdpTemplateWithParameters -TemplateConfigurationFile .\ConfigFiles\AzureEnvironmentConfiguration.2Regions.Template.json -ParametersFile .\</w:t>
      </w:r>
      <w:r w:rsidRPr="00E22550">
        <w:rPr>
          <w:strike/>
          <w:sz w:val="18"/>
          <w:szCs w:val="18"/>
          <w:rPrChange w:id="1110" w:author="Srinivasan Rakhunathan" w:date="2016-12-22T19:57:00Z">
            <w:rPr>
              <w:sz w:val="18"/>
              <w:szCs w:val="18"/>
            </w:rPr>
          </w:rPrChange>
        </w:rPr>
        <w:t>Deploy</w:t>
      </w:r>
      <w:r w:rsidRPr="005B248F">
        <w:rPr>
          <w:sz w:val="18"/>
          <w:szCs w:val="18"/>
        </w:rPr>
        <w:t>\ConfigFiles\AzureEnvironmentParameters.[custId].[env].json -OutputFile .\ConfigFiles\AzureEnvironmentConfiguration.[custId].[env].json</w:t>
      </w:r>
      <w:commentRangeEnd w:id="1109"/>
      <w:r w:rsidR="003C0AFD">
        <w:rPr>
          <w:rStyle w:val="CommentReference"/>
          <w:rFonts w:ascii="Segoe UI" w:hAnsi="Segoe UI" w:cstheme="minorBidi"/>
          <w:noProof w:val="0"/>
        </w:rPr>
        <w:commentReference w:id="1109"/>
      </w:r>
    </w:p>
    <w:p w14:paraId="1B0A9A93" w14:textId="77777777" w:rsidR="005B248F" w:rsidRPr="005B248F" w:rsidRDefault="005B248F" w:rsidP="005B248F">
      <w:pPr>
        <w:pStyle w:val="SourceCode"/>
        <w:rPr>
          <w:sz w:val="18"/>
          <w:szCs w:val="18"/>
        </w:rPr>
      </w:pPr>
    </w:p>
    <w:p w14:paraId="1DB0A882" w14:textId="77777777" w:rsidR="005B248F" w:rsidRDefault="005B248F" w:rsidP="005B248F">
      <w:pPr>
        <w:pStyle w:val="ListParagraph"/>
        <w:numPr>
          <w:ilvl w:val="0"/>
          <w:numId w:val="0"/>
        </w:numPr>
        <w:ind w:left="360"/>
      </w:pPr>
    </w:p>
    <w:p w14:paraId="443F5176" w14:textId="1EC8F01F" w:rsidR="00AB512E" w:rsidRPr="00AF0590" w:rsidRDefault="00AB512E" w:rsidP="0080355A">
      <w:pPr>
        <w:pStyle w:val="ListParagraph"/>
      </w:pPr>
      <w:r w:rsidRPr="00AF0590">
        <w:t>Run the following commands replacing the name of your subscription, the name of your config file</w:t>
      </w:r>
      <w:r w:rsidR="009233CA">
        <w:t>,</w:t>
      </w:r>
      <w:r w:rsidRPr="00AF0590">
        <w:t xml:space="preserve"> and your</w:t>
      </w:r>
      <w:r w:rsidR="009233CA">
        <w:t xml:space="preserve"> certificate public key file:</w:t>
      </w:r>
    </w:p>
    <w:p w14:paraId="77CEE737" w14:textId="09B082F8" w:rsidR="009671F9" w:rsidRDefault="009671F9" w:rsidP="009671F9">
      <w:pPr>
        <w:pStyle w:val="SourceCode"/>
      </w:pPr>
      <w:r>
        <w:t>Register-MDPDeploymentEnvironment</w:t>
      </w:r>
    </w:p>
    <w:p w14:paraId="33807262" w14:textId="3B9E4B31" w:rsidR="009671F9" w:rsidRDefault="009671F9" w:rsidP="009671F9">
      <w:pPr>
        <w:pStyle w:val="SourceCode"/>
      </w:pPr>
      <w:r>
        <w:t>Connect-MDPAzureSubscription -SubscriptionName "</w:t>
      </w:r>
      <w:r w:rsidR="006E688E" w:rsidRPr="006E688E">
        <w:rPr>
          <w:b/>
        </w:rPr>
        <w:t>Subscription Name</w:t>
      </w:r>
      <w:r>
        <w:t>"</w:t>
      </w:r>
    </w:p>
    <w:p w14:paraId="4C24E1ED" w14:textId="4D6F21DB" w:rsidR="00AB512E" w:rsidRPr="00AF0590" w:rsidRDefault="00AB512E" w:rsidP="00BD00BF">
      <w:pPr>
        <w:pStyle w:val="SourceCode"/>
      </w:pPr>
      <w:r w:rsidRPr="002D68A7">
        <w:rPr>
          <w:b/>
        </w:rPr>
        <w:t>.\ParallelDeploy.ps1</w:t>
      </w:r>
      <w:r w:rsidRPr="00AF0590">
        <w:t xml:space="preserve"> </w:t>
      </w:r>
      <w:r w:rsidR="00E65580">
        <w:t>-</w:t>
      </w:r>
      <w:r w:rsidRPr="00AF0590">
        <w:t>ConfigurationFilePath .\ConfigFiles\AzureEnvironmentConfiguration.</w:t>
      </w:r>
      <w:r w:rsidR="000D6772">
        <w:rPr>
          <w:b/>
          <w:bCs/>
          <w:i/>
          <w:iCs/>
        </w:rPr>
        <w:t>[Env]</w:t>
      </w:r>
      <w:r w:rsidRPr="00AF0590">
        <w:t xml:space="preserve">.json </w:t>
      </w:r>
      <w:r w:rsidR="00E65580">
        <w:t>-</w:t>
      </w:r>
      <w:r w:rsidRPr="00AF0590">
        <w:t>Subscription "</w:t>
      </w:r>
      <w:r w:rsidRPr="60EEF379">
        <w:rPr>
          <w:b/>
          <w:bCs/>
          <w:i/>
          <w:iCs/>
        </w:rPr>
        <w:t>Subscription Name</w:t>
      </w:r>
      <w:r w:rsidRPr="00AF0590">
        <w:t xml:space="preserve">" </w:t>
      </w:r>
      <w:r w:rsidR="00E65580">
        <w:t>-</w:t>
      </w:r>
      <w:r w:rsidRPr="00AF0590">
        <w:t>CertToEncryptFilePath .\Certificates\</w:t>
      </w:r>
      <w:r w:rsidR="000D6772">
        <w:rPr>
          <w:b/>
          <w:bCs/>
          <w:i/>
          <w:iCs/>
        </w:rPr>
        <w:t>[Certificate File Name]</w:t>
      </w:r>
      <w:r w:rsidRPr="00AF0590">
        <w:t>.cer</w:t>
      </w:r>
    </w:p>
    <w:p w14:paraId="0AADE5DB" w14:textId="77777777" w:rsidR="00AB512E" w:rsidRPr="00AF0590" w:rsidRDefault="00AB512E" w:rsidP="00A00414">
      <w:pPr>
        <w:pStyle w:val="ListParagraph"/>
        <w:numPr>
          <w:ilvl w:val="0"/>
          <w:numId w:val="0"/>
        </w:numPr>
        <w:ind w:left="360"/>
      </w:pPr>
      <w:r w:rsidRPr="00AF0590">
        <w:t>Additionally, you can specify the following parameters</w:t>
      </w:r>
    </w:p>
    <w:p w14:paraId="4C57BA9B" w14:textId="19EA4C8E" w:rsidR="00AB512E" w:rsidRPr="00AF0590" w:rsidRDefault="00AB512E" w:rsidP="00551209">
      <w:pPr>
        <w:pStyle w:val="ListBullet"/>
        <w:numPr>
          <w:ilvl w:val="1"/>
          <w:numId w:val="5"/>
        </w:numPr>
      </w:pPr>
      <w:r w:rsidRPr="00854586">
        <w:rPr>
          <w:b/>
        </w:rPr>
        <w:t>OnlyUpdateConfiguration</w:t>
      </w:r>
      <w:r w:rsidRPr="00AF0590">
        <w:t xml:space="preserve">. Set it to </w:t>
      </w:r>
      <w:r w:rsidRPr="60EEF379">
        <w:rPr>
          <w:i/>
          <w:iCs/>
        </w:rPr>
        <w:t>$true</w:t>
      </w:r>
      <w:r w:rsidRPr="00AF0590">
        <w:t xml:space="preserve"> to avoid redeploying the apps and only update the configuration files</w:t>
      </w:r>
      <w:r w:rsidR="008B7D42">
        <w:t>.</w:t>
      </w:r>
    </w:p>
    <w:p w14:paraId="5C9EA10D" w14:textId="77777777" w:rsidR="00AB512E" w:rsidRPr="00AF0590" w:rsidRDefault="00AB512E" w:rsidP="00551209">
      <w:pPr>
        <w:pStyle w:val="ListBullet"/>
        <w:numPr>
          <w:ilvl w:val="1"/>
          <w:numId w:val="5"/>
        </w:numPr>
      </w:pPr>
      <w:r w:rsidRPr="00854586">
        <w:rPr>
          <w:b/>
        </w:rPr>
        <w:t>SlotName</w:t>
      </w:r>
      <w:r w:rsidRPr="00AF0590">
        <w:t>. By default, all application</w:t>
      </w:r>
      <w:r>
        <w:t>s</w:t>
      </w:r>
      <w:r w:rsidRPr="00AF0590">
        <w:t xml:space="preserve"> are deployed to the staging slot. You can specify a different slot with this parameter. If this is your first run, you may want to run it with slot </w:t>
      </w:r>
      <w:r w:rsidRPr="00AF0590">
        <w:rPr>
          <w:b/>
          <w:bCs/>
        </w:rPr>
        <w:t>Production</w:t>
      </w:r>
      <w:r w:rsidRPr="00AF0590">
        <w:t xml:space="preserve"> to have a functional site.</w:t>
      </w:r>
    </w:p>
    <w:p w14:paraId="4C955A45" w14:textId="77777777" w:rsidR="00AB512E" w:rsidRPr="00AF0590" w:rsidRDefault="00AB512E" w:rsidP="00551209">
      <w:pPr>
        <w:pStyle w:val="ListBullet"/>
        <w:numPr>
          <w:ilvl w:val="1"/>
          <w:numId w:val="5"/>
        </w:numPr>
      </w:pPr>
      <w:r w:rsidRPr="00854586">
        <w:rPr>
          <w:b/>
        </w:rPr>
        <w:lastRenderedPageBreak/>
        <w:t>CheckPublishVersion</w:t>
      </w:r>
      <w:r>
        <w:t xml:space="preserve">. </w:t>
      </w:r>
      <w:r w:rsidRPr="00AF0590">
        <w:t xml:space="preserve">Set it to </w:t>
      </w:r>
      <w:r w:rsidRPr="60EEF379">
        <w:rPr>
          <w:i/>
          <w:iCs/>
        </w:rPr>
        <w:t>$true</w:t>
      </w:r>
      <w:r w:rsidRPr="00AF0590">
        <w:t xml:space="preserve"> to check the version being published.</w:t>
      </w:r>
    </w:p>
    <w:p w14:paraId="44741A96" w14:textId="1F1FD8B6" w:rsidR="00A1115E" w:rsidRDefault="00A1115E" w:rsidP="00C500C5">
      <w:pPr>
        <w:pStyle w:val="ListParagraph"/>
      </w:pPr>
      <w:r>
        <w:t>(</w:t>
      </w:r>
      <w:r w:rsidR="00854586">
        <w:t>S</w:t>
      </w:r>
      <w:r>
        <w:t xml:space="preserve">kip this step if you used the SlotName "Production" parameter in the previous step) </w:t>
      </w:r>
    </w:p>
    <w:p w14:paraId="18B4EE26" w14:textId="34C6A9FD" w:rsidR="00AB512E" w:rsidRPr="00AF0590" w:rsidRDefault="00AB512E" w:rsidP="00A1115E">
      <w:pPr>
        <w:pStyle w:val="ListParagraph"/>
        <w:numPr>
          <w:ilvl w:val="0"/>
          <w:numId w:val="0"/>
        </w:numPr>
        <w:ind w:left="360"/>
      </w:pPr>
      <w:r>
        <w:t>In the standard cycle</w:t>
      </w:r>
      <w:r w:rsidR="008B7D42">
        <w:t>,</w:t>
      </w:r>
      <w:r>
        <w:t xml:space="preserve"> you will deploy to Staging and a</w:t>
      </w:r>
      <w:r w:rsidRPr="00AF0590">
        <w:t xml:space="preserve">fter completing tests you </w:t>
      </w:r>
      <w:r>
        <w:t>will</w:t>
      </w:r>
      <w:r w:rsidRPr="00AF0590">
        <w:t xml:space="preserve"> enable your application in production by doing a swap</w:t>
      </w:r>
      <w:r>
        <w:t xml:space="preserve">. To do </w:t>
      </w:r>
      <w:r w:rsidR="008B7D42">
        <w:t xml:space="preserve">so, </w:t>
      </w:r>
      <w:r>
        <w:t xml:space="preserve">execute </w:t>
      </w:r>
      <w:r w:rsidRPr="00AF0590">
        <w:t>the following commands replacing the name of your subscription, the name of your config</w:t>
      </w:r>
      <w:r w:rsidR="008B7D42">
        <w:t>,</w:t>
      </w:r>
      <w:r w:rsidRPr="00AF0590">
        <w:t xml:space="preserve"> file and your certificate public key file.</w:t>
      </w:r>
    </w:p>
    <w:p w14:paraId="7020DC8D" w14:textId="1C22B5DA" w:rsidR="00AB512E" w:rsidRPr="00AF0590" w:rsidRDefault="00AB512E" w:rsidP="00F81D58">
      <w:pPr>
        <w:pStyle w:val="SourceCode"/>
      </w:pPr>
      <w:r w:rsidRPr="00AF0590">
        <w:t>.\Parallel</w:t>
      </w:r>
      <w:r>
        <w:t>Swap</w:t>
      </w:r>
      <w:r w:rsidRPr="00AF0590">
        <w:t xml:space="preserve">.ps1 </w:t>
      </w:r>
      <w:r w:rsidR="00E65580">
        <w:t>-</w:t>
      </w:r>
      <w:r w:rsidRPr="00AF0590">
        <w:t>ConfigurationFilePath .\ConfigFiles\AzureEnvironmentConfiguration.</w:t>
      </w:r>
      <w:r w:rsidR="009954B5">
        <w:rPr>
          <w:b/>
          <w:bCs/>
          <w:i/>
          <w:iCs/>
        </w:rPr>
        <w:t>[Env]</w:t>
      </w:r>
      <w:r w:rsidRPr="00AF0590">
        <w:t xml:space="preserve">.json </w:t>
      </w:r>
      <w:r w:rsidR="00E65580">
        <w:t>-</w:t>
      </w:r>
      <w:r w:rsidRPr="00AF0590">
        <w:t>Subscription "</w:t>
      </w:r>
      <w:r w:rsidRPr="60EEF379">
        <w:rPr>
          <w:b/>
          <w:bCs/>
          <w:i/>
          <w:iCs/>
        </w:rPr>
        <w:t>Subscription Name</w:t>
      </w:r>
      <w:r w:rsidR="00507EB5">
        <w:t>"</w:t>
      </w:r>
    </w:p>
    <w:p w14:paraId="37BA08A1" w14:textId="77777777" w:rsidR="00AB512E" w:rsidRPr="001E5F05" w:rsidRDefault="00AB512E" w:rsidP="00AB512E"/>
    <w:p w14:paraId="45962D2B" w14:textId="1A706579" w:rsidR="00084655" w:rsidRDefault="00084655" w:rsidP="00084655">
      <w:pPr>
        <w:pStyle w:val="Heading1Numbered"/>
      </w:pPr>
      <w:bookmarkStart w:id="1111" w:name="_Toc470622136"/>
      <w:bookmarkStart w:id="1112" w:name="_Ref442701538"/>
      <w:bookmarkStart w:id="1113" w:name="_Toc458787300"/>
      <w:r>
        <w:lastRenderedPageBreak/>
        <w:t>Data Provisioning</w:t>
      </w:r>
      <w:bookmarkEnd w:id="1111"/>
    </w:p>
    <w:p w14:paraId="7885BDE3" w14:textId="12AF5777" w:rsidR="00D31720" w:rsidRPr="003D4D46" w:rsidRDefault="00D31720" w:rsidP="00D31720">
      <w:pPr>
        <w:pStyle w:val="Heading2Numbered"/>
      </w:pPr>
      <w:bookmarkStart w:id="1114" w:name="_Toc458787298"/>
      <w:bookmarkStart w:id="1115" w:name="_Toc470622137"/>
      <w:r w:rsidRPr="003D4D46">
        <w:t>Application Data</w:t>
      </w:r>
      <w:bookmarkEnd w:id="1114"/>
      <w:bookmarkEnd w:id="1115"/>
    </w:p>
    <w:p w14:paraId="3DD2AB92" w14:textId="77777777" w:rsidR="00D31720" w:rsidRPr="003D4D46" w:rsidRDefault="00D31720" w:rsidP="00D31720">
      <w:r>
        <w:t>Finally, the applications will need some basic information about their registration. To provision that information, follow the next steps.</w:t>
      </w:r>
    </w:p>
    <w:p w14:paraId="560CCE7D" w14:textId="77777777" w:rsidR="00D31720" w:rsidRPr="003D4D46" w:rsidRDefault="00D31720" w:rsidP="00B95F3D">
      <w:pPr>
        <w:pStyle w:val="ListParagraph"/>
        <w:numPr>
          <w:ilvl w:val="0"/>
          <w:numId w:val="44"/>
        </w:numPr>
      </w:pPr>
      <w:r w:rsidRPr="00B551B2">
        <w:t>Execute MDPShell.cmd located under Binaries\Version\MdpApiWeb\Application\.</w:t>
      </w:r>
    </w:p>
    <w:p w14:paraId="445A7211" w14:textId="77777777" w:rsidR="00D31720" w:rsidRPr="003D4D46" w:rsidRDefault="00D31720" w:rsidP="00D31720">
      <w:pPr>
        <w:pStyle w:val="ListParagraph"/>
      </w:pPr>
      <w:r w:rsidRPr="003D4D46">
        <w:t xml:space="preserve">Open the </w:t>
      </w:r>
      <w:r w:rsidRPr="003D579B">
        <w:rPr>
          <w:b/>
        </w:rPr>
        <w:t>EnvironmentData.json</w:t>
      </w:r>
      <w:r w:rsidRPr="003D4D46">
        <w:t xml:space="preserve"> file </w:t>
      </w:r>
      <w:r>
        <w:t xml:space="preserve">located in the Application folder </w:t>
      </w:r>
      <w:r w:rsidRPr="003D4D46">
        <w:t xml:space="preserve">and add your environment specifying the CDN endpoint and the </w:t>
      </w:r>
      <w:r>
        <w:t>ID</w:t>
      </w:r>
      <w:r w:rsidRPr="003D4D46">
        <w:t xml:space="preserve"> of your applications for phone and tablet</w:t>
      </w:r>
      <w:r>
        <w:t xml:space="preserve">. </w:t>
      </w:r>
    </w:p>
    <w:p w14:paraId="5CD6DC27" w14:textId="77777777" w:rsidR="00D31720" w:rsidRDefault="00D31720" w:rsidP="00D31720">
      <w:pPr>
        <w:pStyle w:val="ListBullet"/>
      </w:pPr>
      <w:r>
        <w:t xml:space="preserve">Ensure there's an entry for the environment you are deploying defined. </w:t>
      </w:r>
    </w:p>
    <w:p w14:paraId="39C8A62D" w14:textId="77777777" w:rsidR="00D31720" w:rsidRDefault="00D31720" w:rsidP="00D31720">
      <w:pPr>
        <w:pStyle w:val="ListBullet"/>
      </w:pPr>
      <w:r>
        <w:t>Use the client IDs for the apps you created in Azure B2C.</w:t>
      </w:r>
    </w:p>
    <w:p w14:paraId="619BD64D" w14:textId="77777777" w:rsidR="00D31720" w:rsidRDefault="00D31720" w:rsidP="00D31720">
      <w:pPr>
        <w:pStyle w:val="ListBullet"/>
      </w:pPr>
      <w:r>
        <w:t>Set the CDN Url.</w:t>
      </w:r>
    </w:p>
    <w:p w14:paraId="6DAE07BD" w14:textId="77777777" w:rsidR="00D31720" w:rsidRPr="003D4D46" w:rsidRDefault="00D31720" w:rsidP="00D31720">
      <w:pPr>
        <w:pStyle w:val="ListParagraph"/>
      </w:pPr>
      <w:r w:rsidRPr="003D4D46">
        <w:t>Run the following commands replacing the name of your subscription and the name of your environment</w:t>
      </w:r>
      <w:r>
        <w:t>:</w:t>
      </w:r>
    </w:p>
    <w:p w14:paraId="486BCF8D" w14:textId="77777777" w:rsidR="00D31720" w:rsidRPr="003D4D46" w:rsidRDefault="00D31720" w:rsidP="00D31720">
      <w:pPr>
        <w:pStyle w:val="SourceCode"/>
      </w:pPr>
      <w:r w:rsidRPr="003D4D46">
        <w:t>.\</w:t>
      </w:r>
      <w:r w:rsidRPr="0079390A">
        <w:rPr>
          <w:b/>
        </w:rPr>
        <w:t>ProvisionApplicationData.ps1</w:t>
      </w:r>
      <w:r w:rsidRPr="003D4D46">
        <w:t xml:space="preserve"> </w:t>
      </w:r>
      <w:r>
        <w:t>-</w:t>
      </w:r>
      <w:r w:rsidRPr="003D4D46">
        <w:t>ConfigurationFilePath</w:t>
      </w:r>
      <w:r>
        <w:t xml:space="preserve"> </w:t>
      </w:r>
      <w:r w:rsidRPr="003D4D46">
        <w:t>.\ConfigFiles\AzureEnvironmentConfiguration.</w:t>
      </w:r>
      <w:r>
        <w:rPr>
          <w:b/>
          <w:bCs/>
          <w:i/>
          <w:iCs/>
        </w:rPr>
        <w:t>[Env]</w:t>
      </w:r>
      <w:r w:rsidRPr="003D4D46">
        <w:t xml:space="preserve">.json </w:t>
      </w:r>
      <w:r>
        <w:t>-</w:t>
      </w:r>
      <w:r w:rsidRPr="003D4D46">
        <w:t xml:space="preserve">environment </w:t>
      </w:r>
      <w:r>
        <w:rPr>
          <w:b/>
          <w:bCs/>
          <w:i/>
          <w:iCs/>
        </w:rPr>
        <w:t>[Env]</w:t>
      </w:r>
      <w:r w:rsidRPr="003D4D46">
        <w:t xml:space="preserve"> </w:t>
      </w:r>
      <w:r>
        <w:t>-</w:t>
      </w:r>
      <w:r w:rsidRPr="003D4D46">
        <w:t>platform Tablet</w:t>
      </w:r>
    </w:p>
    <w:p w14:paraId="6B0631A8" w14:textId="77777777" w:rsidR="00D31720" w:rsidRPr="003D4D46" w:rsidRDefault="00D31720" w:rsidP="00D31720">
      <w:pPr>
        <w:pStyle w:val="SourceCode"/>
      </w:pPr>
      <w:r w:rsidRPr="003D4D46">
        <w:t>.\</w:t>
      </w:r>
      <w:r w:rsidRPr="0079390A">
        <w:rPr>
          <w:b/>
        </w:rPr>
        <w:t>ProvisionApplicationData.ps1</w:t>
      </w:r>
      <w:r w:rsidRPr="003D4D46">
        <w:t xml:space="preserve"> </w:t>
      </w:r>
      <w:r>
        <w:t>-</w:t>
      </w:r>
      <w:r w:rsidRPr="003D4D46">
        <w:t>ConfigurationFilePath</w:t>
      </w:r>
      <w:r>
        <w:t xml:space="preserve"> </w:t>
      </w:r>
      <w:r w:rsidRPr="003D4D46">
        <w:t>.\ConfigFiles\AzureEnvironmentConfigurationz.</w:t>
      </w:r>
      <w:r>
        <w:rPr>
          <w:b/>
          <w:bCs/>
          <w:i/>
          <w:iCs/>
        </w:rPr>
        <w:t>[Env]</w:t>
      </w:r>
      <w:r w:rsidRPr="003D4D46">
        <w:t xml:space="preserve">.json </w:t>
      </w:r>
      <w:r>
        <w:t>-</w:t>
      </w:r>
      <w:r w:rsidRPr="003D4D46">
        <w:t xml:space="preserve">environment </w:t>
      </w:r>
      <w:r>
        <w:rPr>
          <w:b/>
          <w:bCs/>
          <w:i/>
          <w:iCs/>
        </w:rPr>
        <w:t>[Env]</w:t>
      </w:r>
      <w:r w:rsidRPr="003D4D46">
        <w:t xml:space="preserve"> </w:t>
      </w:r>
      <w:r>
        <w:t>-</w:t>
      </w:r>
      <w:r w:rsidRPr="003D4D46">
        <w:t>platform Phone</w:t>
      </w:r>
    </w:p>
    <w:p w14:paraId="6F00D96D" w14:textId="4E97D603" w:rsidR="00D31720" w:rsidRPr="003D4D46" w:rsidRDefault="00D31720" w:rsidP="00D31720">
      <w:pPr>
        <w:pStyle w:val="Heading2Numbered"/>
      </w:pPr>
      <w:bookmarkStart w:id="1116" w:name="_Toc458787296"/>
      <w:bookmarkStart w:id="1117" w:name="_Toc470622138"/>
      <w:r w:rsidRPr="003D4D46">
        <w:t>Team Statistics</w:t>
      </w:r>
      <w:bookmarkEnd w:id="1116"/>
      <w:bookmarkEnd w:id="1117"/>
    </w:p>
    <w:p w14:paraId="0EA22F73" w14:textId="77777777" w:rsidR="00D31720" w:rsidRPr="003D4D46" w:rsidRDefault="00D31720" w:rsidP="00D31720">
      <w:r w:rsidRPr="003D4D46">
        <w:t xml:space="preserve">The teams, players and their association </w:t>
      </w:r>
      <w:r>
        <w:t>are usually</w:t>
      </w:r>
      <w:r w:rsidRPr="003D4D46">
        <w:t xml:space="preserve"> provided by </w:t>
      </w:r>
      <w:r>
        <w:t xml:space="preserve">third parties, which means we have </w:t>
      </w:r>
      <w:r w:rsidRPr="003D4D46">
        <w:t xml:space="preserve">to simulate </w:t>
      </w:r>
      <w:r>
        <w:t xml:space="preserve">this content and then update it. If you want, </w:t>
      </w:r>
      <w:r w:rsidRPr="003D4D46">
        <w:t>you can import other statistics to have a more complete set of data.</w:t>
      </w:r>
    </w:p>
    <w:p w14:paraId="7F030433" w14:textId="77777777" w:rsidR="00D31720" w:rsidRPr="003D4D46" w:rsidRDefault="00D31720" w:rsidP="00B95F3D">
      <w:pPr>
        <w:pStyle w:val="ListParagraph"/>
        <w:numPr>
          <w:ilvl w:val="0"/>
          <w:numId w:val="45"/>
        </w:numPr>
      </w:pPr>
      <w:r w:rsidRPr="009E2B10">
        <w:t>Execute MDPShell.cmd located under Binaries\Version\MdpApiWeb\Application\.</w:t>
      </w:r>
    </w:p>
    <w:p w14:paraId="31C505ED" w14:textId="67B72228" w:rsidR="00D31720" w:rsidRPr="003D4D46" w:rsidRDefault="00D31720" w:rsidP="00D31720">
      <w:pPr>
        <w:pStyle w:val="ListParagraph"/>
      </w:pPr>
      <w:r w:rsidRPr="003D4D46">
        <w:t>Run the following commands replacing the name of your config file</w:t>
      </w:r>
      <w:r>
        <w:t>:</w:t>
      </w:r>
    </w:p>
    <w:p w14:paraId="2F1E8F45" w14:textId="77777777" w:rsidR="00C84807" w:rsidRDefault="00C84807" w:rsidP="00C84807">
      <w:pPr>
        <w:pStyle w:val="SourceCode"/>
      </w:pPr>
    </w:p>
    <w:p w14:paraId="24C3CFB4" w14:textId="4CFD5E7C" w:rsidR="00C84807" w:rsidRDefault="00C84807" w:rsidP="00C84807">
      <w:pPr>
        <w:pStyle w:val="SourceCode"/>
      </w:pPr>
      <w:r>
        <w:t>#Football statistics</w:t>
      </w:r>
    </w:p>
    <w:p w14:paraId="0703F17A" w14:textId="038268FE" w:rsidR="00C84807" w:rsidRDefault="00C84807" w:rsidP="00C84807">
      <w:pPr>
        <w:pStyle w:val="SourceCode"/>
      </w:pPr>
      <w:r>
        <w:t>.\ProvisionMasterFootballStatistics.ps1 -ConfigurationFilePath</w:t>
      </w:r>
      <w:r w:rsidR="005D0961">
        <w:t xml:space="preserve"> </w:t>
      </w:r>
      <w:r>
        <w:t>.\ConfigFiles\AzureEnvironmentConfiguration.</w:t>
      </w:r>
      <w:r w:rsidRPr="00C84807">
        <w:rPr>
          <w:b/>
          <w:i/>
        </w:rPr>
        <w:t>Environment</w:t>
      </w:r>
      <w:r>
        <w:t>.json -FeedType F1</w:t>
      </w:r>
    </w:p>
    <w:p w14:paraId="3D539AEE" w14:textId="399914F6" w:rsidR="00C84807" w:rsidRDefault="00C84807" w:rsidP="00C84807">
      <w:pPr>
        <w:pStyle w:val="SourceCode"/>
      </w:pPr>
      <w:r>
        <w:t>.\ProvisionMasterFootballStatistics.ps1 -ConfigurationFilePath</w:t>
      </w:r>
      <w:r w:rsidR="00F024BB">
        <w:t xml:space="preserve"> </w:t>
      </w:r>
      <w:r>
        <w:t>.\ConfigFiles\AzureEnvironmentConfiguration.</w:t>
      </w:r>
      <w:r w:rsidRPr="00C84807">
        <w:rPr>
          <w:b/>
          <w:i/>
        </w:rPr>
        <w:t>Environment</w:t>
      </w:r>
      <w:r>
        <w:t>.json -FeedType F40</w:t>
      </w:r>
    </w:p>
    <w:p w14:paraId="4B6B6C7C" w14:textId="4ADD893D" w:rsidR="00C84807" w:rsidRDefault="00C84807" w:rsidP="00C84807">
      <w:pPr>
        <w:pStyle w:val="SourceCode"/>
      </w:pPr>
      <w:r>
        <w:t>.\ProvisionMasterFootballStatistics.ps1 -ConfigurationFilePath</w:t>
      </w:r>
      <w:r w:rsidR="00F024BB">
        <w:t xml:space="preserve"> </w:t>
      </w:r>
      <w:r>
        <w:t>.\ConfigFiles\AzureEnvironmentConfiguration.</w:t>
      </w:r>
      <w:r w:rsidRPr="00C84807">
        <w:rPr>
          <w:b/>
          <w:i/>
        </w:rPr>
        <w:t>Environment</w:t>
      </w:r>
      <w:r>
        <w:t>.json -FeedType F9</w:t>
      </w:r>
    </w:p>
    <w:p w14:paraId="732DAA95" w14:textId="458FF574" w:rsidR="00C84807" w:rsidRDefault="00C84807" w:rsidP="00C84807">
      <w:pPr>
        <w:pStyle w:val="SourceCode"/>
      </w:pPr>
      <w:r>
        <w:t>.\ProvisionMasterFootballStatistics.ps1 -ConfigurationFilePath</w:t>
      </w:r>
      <w:r w:rsidR="00F024BB">
        <w:t xml:space="preserve"> </w:t>
      </w:r>
      <w:r>
        <w:t>.\ConfigFiles\AzureEnvironmentConfiguration.</w:t>
      </w:r>
      <w:r w:rsidRPr="00C84807">
        <w:rPr>
          <w:b/>
          <w:i/>
        </w:rPr>
        <w:t>Environment</w:t>
      </w:r>
      <w:r>
        <w:t>.json -FeedType F13</w:t>
      </w:r>
    </w:p>
    <w:p w14:paraId="39F618A8" w14:textId="1BD7D6E8" w:rsidR="00C84807" w:rsidRDefault="00C84807" w:rsidP="00C84807">
      <w:pPr>
        <w:pStyle w:val="SourceCode"/>
      </w:pPr>
      <w:r>
        <w:t>.\ProvisionMasterFootballStatistics.ps1 -ConfigurationFilePath</w:t>
      </w:r>
      <w:r w:rsidR="00F024BB">
        <w:t xml:space="preserve"> </w:t>
      </w:r>
      <w:r>
        <w:t>.\ConfigFiles\AzureEnvironmentConfiguration.</w:t>
      </w:r>
      <w:r w:rsidRPr="00C84807">
        <w:rPr>
          <w:b/>
          <w:i/>
        </w:rPr>
        <w:t>Environment</w:t>
      </w:r>
      <w:r>
        <w:t>.json -FeedType F28</w:t>
      </w:r>
    </w:p>
    <w:p w14:paraId="311CA8B1" w14:textId="10C59C3F" w:rsidR="00C84807" w:rsidRDefault="00C84807" w:rsidP="00C84807">
      <w:pPr>
        <w:pStyle w:val="SourceCode"/>
      </w:pPr>
      <w:r>
        <w:t>.\ProvisionMasterFootballStatistics.ps1 -ConfigurationFilePath</w:t>
      </w:r>
      <w:r w:rsidR="00F024BB">
        <w:t xml:space="preserve"> </w:t>
      </w:r>
      <w:r>
        <w:t>.\ConfigFiles\AzureEnvironmentConfiguration.</w:t>
      </w:r>
      <w:r w:rsidRPr="00C84807">
        <w:rPr>
          <w:b/>
          <w:i/>
        </w:rPr>
        <w:t>Environment</w:t>
      </w:r>
      <w:r>
        <w:t>.json -FeedType F3</w:t>
      </w:r>
    </w:p>
    <w:p w14:paraId="338068F7" w14:textId="75A96189" w:rsidR="00C84807" w:rsidRDefault="00C84807" w:rsidP="00C84807">
      <w:pPr>
        <w:pStyle w:val="SourceCode"/>
      </w:pPr>
      <w:r>
        <w:t>.\ProvisionMasterFootballStatistics.ps1 -ConfigurationFilePath</w:t>
      </w:r>
      <w:r w:rsidR="00F024BB">
        <w:t xml:space="preserve"> </w:t>
      </w:r>
      <w:r>
        <w:t>.\ConfigFiles\AzureEnvironmentConfiguration.</w:t>
      </w:r>
      <w:r w:rsidRPr="00C84807">
        <w:rPr>
          <w:b/>
          <w:i/>
        </w:rPr>
        <w:t>Environment</w:t>
      </w:r>
      <w:r>
        <w:t>.json -FeedType F15</w:t>
      </w:r>
    </w:p>
    <w:p w14:paraId="60479D53" w14:textId="252B9481" w:rsidR="00C84807" w:rsidRDefault="00C84807" w:rsidP="00C84807">
      <w:pPr>
        <w:pStyle w:val="SourceCode"/>
      </w:pPr>
      <w:r>
        <w:lastRenderedPageBreak/>
        <w:t>.\ProvisionMasterFootballStatistics.ps1 -ConfigurationFilePath</w:t>
      </w:r>
      <w:r w:rsidR="00F024BB">
        <w:t xml:space="preserve"> </w:t>
      </w:r>
      <w:r>
        <w:t>.\ConfigFiles\AzureEnvironmentConfiguration.</w:t>
      </w:r>
      <w:r w:rsidRPr="00C84807">
        <w:rPr>
          <w:b/>
          <w:i/>
        </w:rPr>
        <w:t>Environment</w:t>
      </w:r>
      <w:r>
        <w:t>.json -FeedType F37</w:t>
      </w:r>
    </w:p>
    <w:p w14:paraId="366B71F0" w14:textId="77777777" w:rsidR="00C84807" w:rsidRDefault="00C84807" w:rsidP="00C84807">
      <w:pPr>
        <w:pStyle w:val="SourceCode"/>
      </w:pPr>
    </w:p>
    <w:p w14:paraId="52FED688" w14:textId="77777777" w:rsidR="00C84807" w:rsidRDefault="00C84807" w:rsidP="00C84807">
      <w:pPr>
        <w:pStyle w:val="SourceCode"/>
      </w:pPr>
      <w:r>
        <w:t>#Basket statistics</w:t>
      </w:r>
    </w:p>
    <w:p w14:paraId="15791126" w14:textId="32138241" w:rsidR="00C84807" w:rsidRDefault="00C84807" w:rsidP="00C84807">
      <w:pPr>
        <w:pStyle w:val="SourceCode"/>
      </w:pPr>
      <w:r>
        <w:t>.\ProvisionMasterBasketStatistics.ps1 -ConfigurationFilePath</w:t>
      </w:r>
      <w:r w:rsidR="00F024BB">
        <w:t xml:space="preserve"> </w:t>
      </w:r>
      <w:r>
        <w:t>.\ConfigFiles\AzureEnvironmentConfiguration.</w:t>
      </w:r>
      <w:r w:rsidRPr="00C84807">
        <w:rPr>
          <w:b/>
          <w:i/>
        </w:rPr>
        <w:t>Environment</w:t>
      </w:r>
      <w:r>
        <w:t>.json -FeedType CMP</w:t>
      </w:r>
    </w:p>
    <w:p w14:paraId="6093AE4D" w14:textId="21F140D1" w:rsidR="00C84807" w:rsidRDefault="00C84807" w:rsidP="00C84807">
      <w:pPr>
        <w:pStyle w:val="SourceCode"/>
      </w:pPr>
      <w:r>
        <w:t>.\ProvisionMasterBasketStatistics.ps1 -ConfigurationFilePath</w:t>
      </w:r>
      <w:r w:rsidR="00F024BB">
        <w:t xml:space="preserve"> </w:t>
      </w:r>
      <w:r>
        <w:t>.\ConfigFiles\AzureEnvironmentConfiguration.</w:t>
      </w:r>
      <w:r w:rsidRPr="00C84807">
        <w:rPr>
          <w:b/>
          <w:i/>
        </w:rPr>
        <w:t>Environment</w:t>
      </w:r>
      <w:r>
        <w:t>.json -FeedType CNC</w:t>
      </w:r>
    </w:p>
    <w:p w14:paraId="1C92B576" w14:textId="73C46873" w:rsidR="00C84807" w:rsidRDefault="00C84807" w:rsidP="00C84807">
      <w:pPr>
        <w:pStyle w:val="SourceCode"/>
      </w:pPr>
      <w:r>
        <w:t>.\ProvisionMasterBasketStatistics.ps1 -ConfigurationFilePath</w:t>
      </w:r>
      <w:r w:rsidR="00F024BB">
        <w:t xml:space="preserve"> </w:t>
      </w:r>
      <w:r>
        <w:t>.\ConfigFiles\AzureEnvironmentConfiguration.</w:t>
      </w:r>
      <w:r w:rsidRPr="00C84807">
        <w:rPr>
          <w:b/>
          <w:i/>
        </w:rPr>
        <w:t>Environment</w:t>
      </w:r>
      <w:r>
        <w:t>.json -FeedType CSF</w:t>
      </w:r>
    </w:p>
    <w:p w14:paraId="707487AD" w14:textId="2E8866D8" w:rsidR="00C84807" w:rsidRDefault="00C84807" w:rsidP="00C84807">
      <w:pPr>
        <w:pStyle w:val="SourceCode"/>
      </w:pPr>
      <w:r>
        <w:t>.\ProvisionMasterBasketStatistics.ps1 -ConfigurationFilePath</w:t>
      </w:r>
      <w:r w:rsidR="00F024BB">
        <w:t xml:space="preserve"> </w:t>
      </w:r>
      <w:r>
        <w:t>.\ConfigFiles\AzureEnvironmentConfiguration.</w:t>
      </w:r>
      <w:r w:rsidRPr="00C84807">
        <w:rPr>
          <w:b/>
          <w:i/>
        </w:rPr>
        <w:t>Environment</w:t>
      </w:r>
      <w:r>
        <w:t>.json -FeedType POB</w:t>
      </w:r>
    </w:p>
    <w:p w14:paraId="3F6E8F68" w14:textId="77777777" w:rsidR="00C84807" w:rsidRDefault="00C84807" w:rsidP="00D31720">
      <w:pPr>
        <w:pStyle w:val="SourceCode"/>
      </w:pPr>
    </w:p>
    <w:p w14:paraId="0C63527E" w14:textId="77777777" w:rsidR="00D31720" w:rsidRPr="003D4D46" w:rsidRDefault="00D31720" w:rsidP="00D31720">
      <w:pPr>
        <w:pStyle w:val="ListBullet"/>
        <w:numPr>
          <w:ilvl w:val="0"/>
          <w:numId w:val="0"/>
        </w:numPr>
      </w:pPr>
      <w:r>
        <w:t>This script can be run multiple times in case of disconnection or failure without any impact on previously provisioned data.</w:t>
      </w:r>
    </w:p>
    <w:p w14:paraId="29895C64" w14:textId="04E93D05" w:rsidR="00D31720" w:rsidRPr="003D4D46" w:rsidRDefault="00D31720" w:rsidP="00D31720">
      <w:pPr>
        <w:pStyle w:val="Heading2Numbered"/>
      </w:pPr>
      <w:bookmarkStart w:id="1118" w:name="_Toc458787297"/>
      <w:bookmarkStart w:id="1119" w:name="_Toc470622139"/>
      <w:r>
        <w:t xml:space="preserve">Application </w:t>
      </w:r>
      <w:r w:rsidRPr="003D4D46">
        <w:t>Resources</w:t>
      </w:r>
      <w:bookmarkEnd w:id="1118"/>
      <w:bookmarkEnd w:id="1119"/>
    </w:p>
    <w:p w14:paraId="15AA3A61" w14:textId="77777777" w:rsidR="00D31720" w:rsidRPr="003D4D46" w:rsidRDefault="00D31720" w:rsidP="00D31720">
      <w:r>
        <w:t xml:space="preserve">Applications will need images and style files that have to be provisioned as metadata and in the storage account. To do so follow these steps: </w:t>
      </w:r>
    </w:p>
    <w:p w14:paraId="3E8E4ABE" w14:textId="77777777" w:rsidR="00D31720" w:rsidRPr="00AF3CB5" w:rsidRDefault="00D31720" w:rsidP="00D10811">
      <w:pPr>
        <w:pStyle w:val="ListParagraph"/>
        <w:numPr>
          <w:ilvl w:val="0"/>
          <w:numId w:val="46"/>
        </w:numPr>
      </w:pPr>
      <w:r w:rsidRPr="00A07E2D">
        <w:t>Execute MDPShell.cmd located under Binaries\Version\MdpApiWeb\Application\.</w:t>
      </w:r>
      <w:r>
        <w:t xml:space="preserve"> </w:t>
      </w:r>
    </w:p>
    <w:p w14:paraId="73D63B01" w14:textId="1228EA8D" w:rsidR="00D31720" w:rsidRPr="003D4D46" w:rsidRDefault="00D31720" w:rsidP="00D31720">
      <w:pPr>
        <w:pStyle w:val="ListParagraph"/>
      </w:pPr>
      <w:r w:rsidRPr="003D4D46">
        <w:t>Run the following commands replacing the name of your config file</w:t>
      </w:r>
      <w:r>
        <w:t>:</w:t>
      </w:r>
    </w:p>
    <w:p w14:paraId="368F21A1" w14:textId="24D714CD" w:rsidR="00C84807" w:rsidRDefault="00C84807" w:rsidP="00C84807">
      <w:pPr>
        <w:pStyle w:val="SourceCode"/>
      </w:pPr>
      <w:r>
        <w:t>.\DeployImages.ps1 -ConfigurationFilePath</w:t>
      </w:r>
      <w:r w:rsidR="008D1D2D">
        <w:t xml:space="preserve"> </w:t>
      </w:r>
      <w:r>
        <w:t>.\ConfigFiles\AzureEnvironmentConfiguration.</w:t>
      </w:r>
      <w:r w:rsidRPr="00C84807">
        <w:rPr>
          <w:b/>
          <w:i/>
        </w:rPr>
        <w:t>Environment</w:t>
      </w:r>
      <w:r>
        <w:t xml:space="preserve">.json </w:t>
      </w:r>
    </w:p>
    <w:p w14:paraId="2C09F95A" w14:textId="02B36A23" w:rsidR="00C84807" w:rsidRDefault="00C84807" w:rsidP="00C84807">
      <w:pPr>
        <w:pStyle w:val="SourceCode"/>
      </w:pPr>
      <w:r>
        <w:t>.\DeployBadges.ps1 -ConfigurationFilePath</w:t>
      </w:r>
      <w:r w:rsidR="008D1D2D">
        <w:t xml:space="preserve"> </w:t>
      </w:r>
      <w:r>
        <w:t>.\ConfigFiles\AzureEnvironmentConfiguration.</w:t>
      </w:r>
      <w:r w:rsidRPr="00C84807">
        <w:rPr>
          <w:b/>
          <w:i/>
        </w:rPr>
        <w:t>Environment</w:t>
      </w:r>
      <w:r>
        <w:t>.json</w:t>
      </w:r>
    </w:p>
    <w:p w14:paraId="15AFBFB3" w14:textId="77777777" w:rsidR="00C84807" w:rsidRDefault="00C84807" w:rsidP="00C84807">
      <w:pPr>
        <w:pStyle w:val="SourceCode"/>
      </w:pPr>
    </w:p>
    <w:p w14:paraId="1259ECE1" w14:textId="1311B276" w:rsidR="00C84807" w:rsidRDefault="00C84807" w:rsidP="00C84807">
      <w:pPr>
        <w:pStyle w:val="SourceCode"/>
      </w:pPr>
      <w:r>
        <w:t>.\DeployPlayerPictures.ps1 -ConfigurationFilePath</w:t>
      </w:r>
      <w:r w:rsidR="008D1D2D">
        <w:t xml:space="preserve"> </w:t>
      </w:r>
      <w:r>
        <w:t>.\ConfigFiles\AzureEnvironmentConfiguration.</w:t>
      </w:r>
      <w:r w:rsidRPr="00C84807">
        <w:rPr>
          <w:b/>
          <w:i/>
        </w:rPr>
        <w:t>Environment</w:t>
      </w:r>
      <w:r>
        <w:t>.json</w:t>
      </w:r>
    </w:p>
    <w:p w14:paraId="1EE125B8" w14:textId="4C105805" w:rsidR="00C84807" w:rsidRDefault="00C84807" w:rsidP="00C84807">
      <w:pPr>
        <w:pStyle w:val="SourceCode"/>
      </w:pPr>
      <w:r>
        <w:t>.\DeployPlayerContentFootball.ps1 -ConfigurationFilePath</w:t>
      </w:r>
      <w:r w:rsidR="008D1D2D">
        <w:t xml:space="preserve"> </w:t>
      </w:r>
      <w:r>
        <w:t>.\ConfigFiles\AzureEnvironmentConfiguration.</w:t>
      </w:r>
      <w:r w:rsidRPr="00C84807">
        <w:rPr>
          <w:b/>
          <w:i/>
        </w:rPr>
        <w:t>Environment</w:t>
      </w:r>
      <w:r>
        <w:t>.json</w:t>
      </w:r>
    </w:p>
    <w:p w14:paraId="52DCE0F2" w14:textId="44183FAD" w:rsidR="00C84807" w:rsidRDefault="00C84807" w:rsidP="00C84807">
      <w:pPr>
        <w:pStyle w:val="SourceCode"/>
      </w:pPr>
      <w:r>
        <w:t>.\DeployPlayerContentBasket.ps1 -ConfigurationFilePath</w:t>
      </w:r>
      <w:r w:rsidR="008D1D2D">
        <w:t xml:space="preserve"> </w:t>
      </w:r>
      <w:r>
        <w:t>.\ConfigFiles\AzureEnvironmentConfiguration.</w:t>
      </w:r>
      <w:r w:rsidRPr="00C84807">
        <w:rPr>
          <w:b/>
          <w:i/>
        </w:rPr>
        <w:t>Environment</w:t>
      </w:r>
      <w:r>
        <w:t>.json</w:t>
      </w:r>
    </w:p>
    <w:p w14:paraId="0DF3A252" w14:textId="7CEF276D" w:rsidR="00555D54" w:rsidRDefault="00555D54" w:rsidP="00555D54">
      <w:pPr>
        <w:pStyle w:val="SourceCode"/>
      </w:pPr>
    </w:p>
    <w:p w14:paraId="37B61D8E" w14:textId="7D21A1E7" w:rsidR="00555D54" w:rsidRDefault="00555D54" w:rsidP="00555D54">
      <w:r w:rsidRPr="00555D54">
        <w:t>This script can be run multiple times in case of disconnection or failure without any impact on previously provisioned data.</w:t>
      </w:r>
    </w:p>
    <w:p w14:paraId="76E9E89E" w14:textId="6FD341D6" w:rsidR="00AB512E" w:rsidRDefault="00AB512E" w:rsidP="00AB512E">
      <w:pPr>
        <w:pStyle w:val="Heading1Numbered"/>
      </w:pPr>
      <w:bookmarkStart w:id="1120" w:name="_Ref465759347"/>
      <w:bookmarkStart w:id="1121" w:name="_Ref465759353"/>
      <w:bookmarkStart w:id="1122" w:name="_Ref465759355"/>
      <w:bookmarkStart w:id="1123" w:name="_Toc470622140"/>
      <w:r>
        <w:lastRenderedPageBreak/>
        <w:t>Appendix A: Application Role Definition</w:t>
      </w:r>
      <w:bookmarkEnd w:id="1112"/>
      <w:bookmarkEnd w:id="1113"/>
      <w:bookmarkEnd w:id="1120"/>
      <w:bookmarkEnd w:id="1121"/>
      <w:bookmarkEnd w:id="1122"/>
      <w:bookmarkEnd w:id="1123"/>
      <w:ins w:id="1124" w:author="Sanyam Seth" w:date="2017-03-23T18:11:00Z">
        <w:r w:rsidR="004371BB">
          <w:t>z</w:t>
        </w:r>
      </w:ins>
    </w:p>
    <w:p w14:paraId="068DF754" w14:textId="77777777" w:rsidR="00AB512E" w:rsidRDefault="00AB512E" w:rsidP="00AB512E">
      <w:r>
        <w:t>The following JSON piece is the list of Application Roles required by the application. Although it is not necessary, it is strongly suggested to create new IDs for every environment.</w:t>
      </w:r>
    </w:p>
    <w:p w14:paraId="0F5603CC" w14:textId="77777777" w:rsidR="00AB512E" w:rsidRDefault="00AB512E" w:rsidP="003D1DCA">
      <w:pPr>
        <w:pStyle w:val="SourceCode"/>
        <w:rPr>
          <w:rFonts w:eastAsia="Times New Roman"/>
        </w:rPr>
      </w:pPr>
      <w:bookmarkStart w:id="1125" w:name="OLE_LINK3"/>
      <w:bookmarkStart w:id="1126" w:name="OLE_LINK4"/>
      <w:r>
        <w:t>{</w:t>
      </w:r>
    </w:p>
    <w:p w14:paraId="71DC5803" w14:textId="77777777" w:rsidR="00AB512E" w:rsidRDefault="00AB512E" w:rsidP="003D1DCA">
      <w:pPr>
        <w:pStyle w:val="SourceCode"/>
      </w:pPr>
      <w:r>
        <w:t xml:space="preserve">  "allowedMemberTypes": [</w:t>
      </w:r>
    </w:p>
    <w:p w14:paraId="2D29600E" w14:textId="77777777" w:rsidR="00AB512E" w:rsidRDefault="00AB512E" w:rsidP="003D1DCA">
      <w:pPr>
        <w:pStyle w:val="SourceCode"/>
      </w:pPr>
      <w:r>
        <w:t xml:space="preserve">    "User"</w:t>
      </w:r>
    </w:p>
    <w:p w14:paraId="2756C165" w14:textId="77777777" w:rsidR="00AB512E" w:rsidRDefault="00AB512E" w:rsidP="003D1DCA">
      <w:pPr>
        <w:pStyle w:val="SourceCode"/>
      </w:pPr>
      <w:r>
        <w:t xml:space="preserve">  ],</w:t>
      </w:r>
    </w:p>
    <w:p w14:paraId="4645FE08" w14:textId="77777777" w:rsidR="00AB512E" w:rsidRDefault="00AB512E" w:rsidP="003D1DCA">
      <w:pPr>
        <w:pStyle w:val="SourceCode"/>
      </w:pPr>
      <w:r>
        <w:t xml:space="preserve">  "description": "Can manage content for the registered applications",</w:t>
      </w:r>
    </w:p>
    <w:p w14:paraId="062F578B" w14:textId="77777777" w:rsidR="00AB512E" w:rsidRDefault="00AB512E" w:rsidP="003D1DCA">
      <w:pPr>
        <w:pStyle w:val="SourceCode"/>
      </w:pPr>
      <w:r>
        <w:t xml:space="preserve">  "displayName": "Content Administrator",</w:t>
      </w:r>
    </w:p>
    <w:p w14:paraId="613E32C8" w14:textId="5994EAC8" w:rsidR="00AB512E" w:rsidRDefault="00AB512E" w:rsidP="003D1DCA">
      <w:pPr>
        <w:pStyle w:val="SourceCode"/>
      </w:pPr>
      <w:r>
        <w:t xml:space="preserve">  "id": "1795d11b</w:t>
      </w:r>
      <w:r w:rsidR="00E65580">
        <w:t>-</w:t>
      </w:r>
      <w:r>
        <w:t>9ba3</w:t>
      </w:r>
      <w:r w:rsidR="00E65580">
        <w:t>-</w:t>
      </w:r>
      <w:r>
        <w:t>42de</w:t>
      </w:r>
      <w:r w:rsidR="00E65580">
        <w:t>-</w:t>
      </w:r>
      <w:r>
        <w:t>93d1</w:t>
      </w:r>
      <w:r w:rsidR="00E65580">
        <w:t>-</w:t>
      </w:r>
      <w:r>
        <w:t>0216e4210b8a",</w:t>
      </w:r>
    </w:p>
    <w:p w14:paraId="2A2F00D8" w14:textId="77777777" w:rsidR="00AB512E" w:rsidRDefault="00AB512E" w:rsidP="003D1DCA">
      <w:pPr>
        <w:pStyle w:val="SourceCode"/>
      </w:pPr>
      <w:r>
        <w:t xml:space="preserve">  "isEnabled": true,</w:t>
      </w:r>
    </w:p>
    <w:p w14:paraId="68401E4E" w14:textId="77777777" w:rsidR="00AB512E" w:rsidRDefault="00AB512E" w:rsidP="003D1DCA">
      <w:pPr>
        <w:pStyle w:val="SourceCode"/>
      </w:pPr>
      <w:r>
        <w:t xml:space="preserve">  "value": "ContentAdmin"</w:t>
      </w:r>
    </w:p>
    <w:p w14:paraId="7ED78D3E" w14:textId="77777777" w:rsidR="00AB512E" w:rsidRDefault="00AB512E" w:rsidP="003D1DCA">
      <w:pPr>
        <w:pStyle w:val="SourceCode"/>
      </w:pPr>
      <w:r>
        <w:t>},</w:t>
      </w:r>
    </w:p>
    <w:p w14:paraId="2E528DD8" w14:textId="77777777" w:rsidR="00AB512E" w:rsidRDefault="00AB512E" w:rsidP="003D1DCA">
      <w:pPr>
        <w:pStyle w:val="SourceCode"/>
      </w:pPr>
      <w:r>
        <w:t>{</w:t>
      </w:r>
    </w:p>
    <w:p w14:paraId="301856EF" w14:textId="77777777" w:rsidR="00AB512E" w:rsidRDefault="00AB512E" w:rsidP="003D1DCA">
      <w:pPr>
        <w:pStyle w:val="SourceCode"/>
      </w:pPr>
      <w:r>
        <w:t xml:space="preserve">  "allowedMemberTypes": [</w:t>
      </w:r>
    </w:p>
    <w:p w14:paraId="30CBE2E5" w14:textId="77777777" w:rsidR="00AB512E" w:rsidRDefault="00AB512E" w:rsidP="003D1DCA">
      <w:pPr>
        <w:pStyle w:val="SourceCode"/>
      </w:pPr>
      <w:r>
        <w:t xml:space="preserve">    "User"</w:t>
      </w:r>
    </w:p>
    <w:p w14:paraId="18CC3D64" w14:textId="77777777" w:rsidR="00AB512E" w:rsidRDefault="00AB512E" w:rsidP="003D1DCA">
      <w:pPr>
        <w:pStyle w:val="SourceCode"/>
      </w:pPr>
      <w:r>
        <w:t xml:space="preserve">  ],</w:t>
      </w:r>
    </w:p>
    <w:p w14:paraId="6E5BE2C4" w14:textId="77777777" w:rsidR="00AB512E" w:rsidRDefault="00AB512E" w:rsidP="003D1DCA">
      <w:pPr>
        <w:pStyle w:val="SourceCode"/>
      </w:pPr>
      <w:r>
        <w:t xml:space="preserve">  "description": "Can manage applications and the digital platform configuration",</w:t>
      </w:r>
    </w:p>
    <w:p w14:paraId="5617774E" w14:textId="77777777" w:rsidR="00AB512E" w:rsidRDefault="00AB512E" w:rsidP="003D1DCA">
      <w:pPr>
        <w:pStyle w:val="SourceCode"/>
      </w:pPr>
      <w:r>
        <w:t xml:space="preserve">  "displayName": "Digital Platform Administrator",</w:t>
      </w:r>
    </w:p>
    <w:p w14:paraId="5D48E026" w14:textId="007DFE12" w:rsidR="00AB512E" w:rsidRDefault="00AB512E" w:rsidP="003D1DCA">
      <w:pPr>
        <w:pStyle w:val="SourceCode"/>
      </w:pPr>
      <w:r>
        <w:t xml:space="preserve">  "id": "da67a061</w:t>
      </w:r>
      <w:r w:rsidR="00E65580">
        <w:t>-</w:t>
      </w:r>
      <w:r>
        <w:t>43c2</w:t>
      </w:r>
      <w:r w:rsidR="00E65580">
        <w:t>-</w:t>
      </w:r>
      <w:r>
        <w:t>468c</w:t>
      </w:r>
      <w:r w:rsidR="00E65580">
        <w:t>-</w:t>
      </w:r>
      <w:r>
        <w:t>b2b3</w:t>
      </w:r>
      <w:r w:rsidR="00E65580">
        <w:t>-</w:t>
      </w:r>
      <w:r>
        <w:t>57a74ce03567",</w:t>
      </w:r>
    </w:p>
    <w:p w14:paraId="4FCBF276" w14:textId="77777777" w:rsidR="00AB512E" w:rsidRDefault="00AB512E" w:rsidP="003D1DCA">
      <w:pPr>
        <w:pStyle w:val="SourceCode"/>
      </w:pPr>
      <w:r>
        <w:t xml:space="preserve">  "isEnabled": true,</w:t>
      </w:r>
    </w:p>
    <w:p w14:paraId="5E217ED8" w14:textId="77777777" w:rsidR="00AB512E" w:rsidRDefault="00AB512E" w:rsidP="003D1DCA">
      <w:pPr>
        <w:pStyle w:val="SourceCode"/>
      </w:pPr>
      <w:r>
        <w:t xml:space="preserve">  "value": "PlatformAdmin"</w:t>
      </w:r>
    </w:p>
    <w:p w14:paraId="460C067A" w14:textId="77777777" w:rsidR="00AB512E" w:rsidRDefault="00AB512E" w:rsidP="003D1DCA">
      <w:pPr>
        <w:pStyle w:val="SourceCode"/>
      </w:pPr>
      <w:r>
        <w:t>}</w:t>
      </w:r>
    </w:p>
    <w:p w14:paraId="741741FD" w14:textId="7E594657" w:rsidR="00FB2571" w:rsidRDefault="00FB2571" w:rsidP="006375D1">
      <w:pPr>
        <w:pStyle w:val="Heading1Numbered"/>
      </w:pPr>
      <w:bookmarkStart w:id="1127" w:name="_Toc470622141"/>
      <w:bookmarkStart w:id="1128" w:name="_Toc458787302"/>
      <w:bookmarkStart w:id="1129" w:name="ImplicitFlow"/>
      <w:bookmarkEnd w:id="1125"/>
      <w:bookmarkEnd w:id="1126"/>
      <w:r>
        <w:lastRenderedPageBreak/>
        <w:t xml:space="preserve">Appendix B: </w:t>
      </w:r>
      <w:r w:rsidR="00C34722">
        <w:t>Parameter file</w:t>
      </w:r>
      <w:r>
        <w:t xml:space="preserve"> tokens</w:t>
      </w:r>
      <w:bookmarkEnd w:id="1127"/>
    </w:p>
    <w:tbl>
      <w:tblPr>
        <w:tblStyle w:val="TableGrid"/>
        <w:tblW w:w="0" w:type="auto"/>
        <w:tblLook w:val="04A0" w:firstRow="1" w:lastRow="0" w:firstColumn="1" w:lastColumn="0" w:noHBand="0" w:noVBand="1"/>
      </w:tblPr>
      <w:tblGrid>
        <w:gridCol w:w="3605"/>
        <w:gridCol w:w="5755"/>
      </w:tblGrid>
      <w:tr w:rsidR="00C6754C" w:rsidRPr="00C6754C" w14:paraId="2B53E7D3" w14:textId="5F9D42D1" w:rsidTr="00583167">
        <w:trPr>
          <w:cnfStyle w:val="100000000000" w:firstRow="1" w:lastRow="0" w:firstColumn="0" w:lastColumn="0" w:oddVBand="0" w:evenVBand="0" w:oddHBand="0" w:evenHBand="0" w:firstRowFirstColumn="0" w:firstRowLastColumn="0" w:lastRowFirstColumn="0" w:lastRowLastColumn="0"/>
        </w:trPr>
        <w:tc>
          <w:tcPr>
            <w:tcW w:w="3605" w:type="dxa"/>
          </w:tcPr>
          <w:p w14:paraId="5F9D29A7" w14:textId="71E5132A" w:rsidR="00C6754C" w:rsidRPr="00C6754C" w:rsidRDefault="00C6754C" w:rsidP="00C6754C">
            <w:pPr>
              <w:pStyle w:val="TableText"/>
            </w:pPr>
            <w:r>
              <w:t>TOKEN</w:t>
            </w:r>
          </w:p>
        </w:tc>
        <w:tc>
          <w:tcPr>
            <w:tcW w:w="5755" w:type="dxa"/>
          </w:tcPr>
          <w:p w14:paraId="2F192EC2" w14:textId="017441CA" w:rsidR="00C6754C" w:rsidRDefault="00C6754C" w:rsidP="00C6754C">
            <w:pPr>
              <w:pStyle w:val="TableText"/>
            </w:pPr>
            <w:r>
              <w:t>DESCRIPTION</w:t>
            </w:r>
          </w:p>
        </w:tc>
      </w:tr>
      <w:tr w:rsidR="007908E8" w:rsidRPr="00C6754C" w14:paraId="6BE64761" w14:textId="77777777" w:rsidTr="00757EFC">
        <w:tc>
          <w:tcPr>
            <w:tcW w:w="9360" w:type="dxa"/>
            <w:gridSpan w:val="2"/>
            <w:shd w:val="clear" w:color="auto" w:fill="BDD6EE" w:themeFill="accent1" w:themeFillTint="66"/>
          </w:tcPr>
          <w:p w14:paraId="37D7C67C" w14:textId="7FFE4ACE" w:rsidR="007908E8" w:rsidRDefault="007908E8" w:rsidP="00C6754C">
            <w:pPr>
              <w:pStyle w:val="TableText"/>
            </w:pPr>
            <w:r>
              <w:t>General settings</w:t>
            </w:r>
          </w:p>
        </w:tc>
      </w:tr>
      <w:tr w:rsidR="00C6754C" w:rsidRPr="00C6754C" w14:paraId="52CBE0DC" w14:textId="437DB0D6" w:rsidTr="00583167">
        <w:tc>
          <w:tcPr>
            <w:tcW w:w="3605" w:type="dxa"/>
          </w:tcPr>
          <w:p w14:paraId="0EB86373" w14:textId="16F3F6F4" w:rsidR="00C6754C" w:rsidRDefault="00C6754C" w:rsidP="00C6754C">
            <w:pPr>
              <w:pStyle w:val="TableText"/>
            </w:pPr>
            <w:r>
              <w:t>[custId]</w:t>
            </w:r>
          </w:p>
        </w:tc>
        <w:tc>
          <w:tcPr>
            <w:tcW w:w="5755" w:type="dxa"/>
          </w:tcPr>
          <w:p w14:paraId="47F5D3DD" w14:textId="4EBAFEA8" w:rsidR="00C6754C" w:rsidRDefault="00583167" w:rsidP="00E747C9">
            <w:pPr>
              <w:pStyle w:val="TableText"/>
            </w:pPr>
            <w:r>
              <w:t xml:space="preserve">Short (two to four letters) identified for the customer, </w:t>
            </w:r>
            <w:r w:rsidR="00E747C9">
              <w:t xml:space="preserve">this identified will be concatenated into the different resource names and </w:t>
            </w:r>
            <w:r>
              <w:t xml:space="preserve">it </w:t>
            </w:r>
            <w:r w:rsidR="00E747C9">
              <w:t xml:space="preserve">will </w:t>
            </w:r>
            <w:r>
              <w:t xml:space="preserve">help ensure that most of the resources created </w:t>
            </w:r>
            <w:r w:rsidR="00404E8D">
              <w:t>are</w:t>
            </w:r>
            <w:r>
              <w:t>unique.</w:t>
            </w:r>
          </w:p>
        </w:tc>
      </w:tr>
      <w:tr w:rsidR="00C6754C" w:rsidRPr="00C6754C" w14:paraId="63630BDE" w14:textId="75A1A89F" w:rsidTr="00583167">
        <w:tc>
          <w:tcPr>
            <w:tcW w:w="3605" w:type="dxa"/>
          </w:tcPr>
          <w:p w14:paraId="4CF162AB" w14:textId="366E6250" w:rsidR="00C6754C" w:rsidRPr="00C6754C" w:rsidRDefault="00C6754C" w:rsidP="0064465A">
            <w:pPr>
              <w:pStyle w:val="TableText"/>
            </w:pPr>
            <w:r w:rsidRPr="00C6754C">
              <w:t>[</w:t>
            </w:r>
            <w:r w:rsidR="0064465A">
              <w:t>e</w:t>
            </w:r>
            <w:r w:rsidRPr="00C6754C">
              <w:t>nv]</w:t>
            </w:r>
          </w:p>
        </w:tc>
        <w:tc>
          <w:tcPr>
            <w:tcW w:w="5755" w:type="dxa"/>
          </w:tcPr>
          <w:p w14:paraId="55CEDF56" w14:textId="2B550EB4" w:rsidR="00C6754C" w:rsidRPr="00C6754C" w:rsidRDefault="00583167" w:rsidP="00C6754C">
            <w:pPr>
              <w:pStyle w:val="TableText"/>
            </w:pPr>
            <w:r>
              <w:t>Three or four letter environment id (dev, test, pre, prod)</w:t>
            </w:r>
          </w:p>
        </w:tc>
      </w:tr>
      <w:tr w:rsidR="003B2CAC" w:rsidRPr="00C6754C" w14:paraId="4E7CD9BD" w14:textId="77777777" w:rsidTr="00757EFC">
        <w:tc>
          <w:tcPr>
            <w:tcW w:w="3605" w:type="dxa"/>
          </w:tcPr>
          <w:p w14:paraId="118488F1" w14:textId="4B1A306E" w:rsidR="003B2CAC" w:rsidRPr="00C6754C" w:rsidRDefault="003B2CAC" w:rsidP="00757EFC">
            <w:pPr>
              <w:pStyle w:val="TableText"/>
            </w:pPr>
            <w:bookmarkStart w:id="1130" w:name="OLE_LINK5"/>
            <w:bookmarkStart w:id="1131" w:name="OLE_LINK6"/>
            <w:r w:rsidRPr="00C6754C">
              <w:t>[azureSubscriptionId]</w:t>
            </w:r>
            <w:bookmarkEnd w:id="1130"/>
            <w:bookmarkEnd w:id="1131"/>
          </w:p>
        </w:tc>
        <w:tc>
          <w:tcPr>
            <w:tcW w:w="5755" w:type="dxa"/>
          </w:tcPr>
          <w:p w14:paraId="248647CA" w14:textId="7592443F" w:rsidR="003B2CAC" w:rsidRPr="00C6754C" w:rsidRDefault="0064465A" w:rsidP="00757EFC">
            <w:pPr>
              <w:pStyle w:val="TableText"/>
            </w:pPr>
            <w:r>
              <w:t>The GUID for your Azure Subscription</w:t>
            </w:r>
          </w:p>
        </w:tc>
      </w:tr>
      <w:tr w:rsidR="0064465A" w:rsidRPr="00C6754C" w14:paraId="417360CF" w14:textId="77777777" w:rsidTr="00757EFC">
        <w:tc>
          <w:tcPr>
            <w:tcW w:w="3605" w:type="dxa"/>
          </w:tcPr>
          <w:p w14:paraId="5BFF865B" w14:textId="0C6E1913" w:rsidR="0064465A" w:rsidRPr="00C6754C" w:rsidRDefault="0064465A" w:rsidP="00757EFC">
            <w:pPr>
              <w:pStyle w:val="TableText"/>
            </w:pPr>
            <w:r>
              <w:t>[</w:t>
            </w:r>
            <w:r w:rsidRPr="0064465A">
              <w:t>globalRegionLocation</w:t>
            </w:r>
            <w:r>
              <w:t>]</w:t>
            </w:r>
          </w:p>
        </w:tc>
        <w:tc>
          <w:tcPr>
            <w:tcW w:w="5755" w:type="dxa"/>
          </w:tcPr>
          <w:p w14:paraId="74D24379" w14:textId="34BA84CE" w:rsidR="0064465A" w:rsidRPr="00C6754C" w:rsidRDefault="0064465A" w:rsidP="00757EFC">
            <w:pPr>
              <w:pStyle w:val="TableText"/>
            </w:pPr>
            <w:r>
              <w:t>The region to deploy the global resources.</w:t>
            </w:r>
          </w:p>
        </w:tc>
      </w:tr>
      <w:tr w:rsidR="007908E8" w:rsidRPr="00C6754C" w14:paraId="28103C13" w14:textId="77777777" w:rsidTr="007908E8">
        <w:tc>
          <w:tcPr>
            <w:tcW w:w="9360" w:type="dxa"/>
            <w:gridSpan w:val="2"/>
            <w:shd w:val="clear" w:color="auto" w:fill="BDD6EE" w:themeFill="accent1" w:themeFillTint="66"/>
          </w:tcPr>
          <w:p w14:paraId="2D9429B1" w14:textId="39D680FF" w:rsidR="007908E8" w:rsidRPr="00C6754C" w:rsidRDefault="007908E8" w:rsidP="00757EFC">
            <w:pPr>
              <w:pStyle w:val="TableText"/>
            </w:pPr>
            <w:r>
              <w:t>AAD admin tenant settings and apps</w:t>
            </w:r>
          </w:p>
        </w:tc>
      </w:tr>
      <w:tr w:rsidR="00063319" w:rsidRPr="00C6754C" w14:paraId="7D339405" w14:textId="77777777" w:rsidTr="00757EFC">
        <w:tc>
          <w:tcPr>
            <w:tcW w:w="3605" w:type="dxa"/>
          </w:tcPr>
          <w:p w14:paraId="12168BA1" w14:textId="77777777" w:rsidR="00063319" w:rsidRPr="00C6754C" w:rsidRDefault="00063319" w:rsidP="00757EFC">
            <w:pPr>
              <w:pStyle w:val="TableText"/>
            </w:pPr>
            <w:r w:rsidRPr="00C6754C">
              <w:t>[</w:t>
            </w:r>
            <w:bookmarkStart w:id="1132" w:name="OLE_LINK16"/>
            <w:bookmarkStart w:id="1133" w:name="OLE_LINK17"/>
            <w:r w:rsidRPr="00C6754C">
              <w:t>adminTenantName</w:t>
            </w:r>
            <w:bookmarkEnd w:id="1132"/>
            <w:bookmarkEnd w:id="1133"/>
            <w:r w:rsidRPr="00C6754C">
              <w:t>]</w:t>
            </w:r>
          </w:p>
        </w:tc>
        <w:tc>
          <w:tcPr>
            <w:tcW w:w="5755" w:type="dxa"/>
          </w:tcPr>
          <w:p w14:paraId="05F75990" w14:textId="77777777" w:rsidR="00063319" w:rsidRPr="00C6754C" w:rsidRDefault="00063319" w:rsidP="00757EFC">
            <w:pPr>
              <w:pStyle w:val="TableText"/>
            </w:pPr>
          </w:p>
        </w:tc>
      </w:tr>
      <w:tr w:rsidR="0064465A" w:rsidRPr="00C6754C" w14:paraId="14AEA23A" w14:textId="77777777" w:rsidTr="00757EFC">
        <w:tc>
          <w:tcPr>
            <w:tcW w:w="3605" w:type="dxa"/>
          </w:tcPr>
          <w:p w14:paraId="06671663" w14:textId="49935950" w:rsidR="0064465A" w:rsidRPr="00C6754C" w:rsidRDefault="0064465A" w:rsidP="00757EFC">
            <w:pPr>
              <w:pStyle w:val="TableText"/>
            </w:pPr>
            <w:r>
              <w:t>[</w:t>
            </w:r>
            <w:r w:rsidRPr="0064465A">
              <w:t>adminTenantId</w:t>
            </w:r>
            <w:r>
              <w:t>]</w:t>
            </w:r>
          </w:p>
        </w:tc>
        <w:tc>
          <w:tcPr>
            <w:tcW w:w="5755" w:type="dxa"/>
          </w:tcPr>
          <w:p w14:paraId="3BD27A67" w14:textId="77777777" w:rsidR="0064465A" w:rsidRPr="00C6754C" w:rsidRDefault="0064465A" w:rsidP="00757EFC">
            <w:pPr>
              <w:pStyle w:val="TableText"/>
            </w:pPr>
          </w:p>
        </w:tc>
      </w:tr>
      <w:tr w:rsidR="0064465A" w:rsidRPr="00C6754C" w14:paraId="553EE422" w14:textId="77777777" w:rsidTr="00C623C5">
        <w:tc>
          <w:tcPr>
            <w:tcW w:w="3605" w:type="dxa"/>
          </w:tcPr>
          <w:p w14:paraId="504AC1D4" w14:textId="77777777" w:rsidR="0064465A" w:rsidRDefault="0064465A" w:rsidP="00C623C5">
            <w:pPr>
              <w:pStyle w:val="TableText"/>
            </w:pPr>
            <w:r>
              <w:t>[</w:t>
            </w:r>
            <w:r w:rsidRPr="0070203E">
              <w:t>webApiAdminClientId</w:t>
            </w:r>
            <w:r>
              <w:t>]</w:t>
            </w:r>
          </w:p>
        </w:tc>
        <w:tc>
          <w:tcPr>
            <w:tcW w:w="5755" w:type="dxa"/>
          </w:tcPr>
          <w:p w14:paraId="5EFAC405" w14:textId="77777777" w:rsidR="0064465A" w:rsidRDefault="0064465A" w:rsidP="00C623C5">
            <w:pPr>
              <w:pStyle w:val="TableText"/>
            </w:pPr>
          </w:p>
        </w:tc>
      </w:tr>
      <w:tr w:rsidR="0064465A" w:rsidRPr="00C6754C" w14:paraId="4FF87CB6" w14:textId="77777777" w:rsidTr="00C623C5">
        <w:tc>
          <w:tcPr>
            <w:tcW w:w="3605" w:type="dxa"/>
          </w:tcPr>
          <w:p w14:paraId="68C2D0E7" w14:textId="77777777" w:rsidR="0064465A" w:rsidRPr="00C6754C" w:rsidRDefault="0064465A" w:rsidP="00C623C5">
            <w:pPr>
              <w:pStyle w:val="TableText"/>
            </w:pPr>
            <w:r>
              <w:t>[</w:t>
            </w:r>
            <w:r w:rsidRPr="0070203E">
              <w:t>webApiAdminClientSecret</w:t>
            </w:r>
            <w:r>
              <w:t>]</w:t>
            </w:r>
          </w:p>
        </w:tc>
        <w:tc>
          <w:tcPr>
            <w:tcW w:w="5755" w:type="dxa"/>
          </w:tcPr>
          <w:p w14:paraId="14D524FB" w14:textId="77777777" w:rsidR="0064465A" w:rsidRPr="00C6754C" w:rsidRDefault="0064465A" w:rsidP="00C623C5">
            <w:pPr>
              <w:pStyle w:val="TableText"/>
            </w:pPr>
          </w:p>
        </w:tc>
      </w:tr>
      <w:tr w:rsidR="0070203E" w:rsidRPr="00C6754C" w14:paraId="02BE1224" w14:textId="77777777" w:rsidTr="00757EFC">
        <w:tc>
          <w:tcPr>
            <w:tcW w:w="3605" w:type="dxa"/>
          </w:tcPr>
          <w:p w14:paraId="524DEC14" w14:textId="632D9597" w:rsidR="0070203E" w:rsidRDefault="0070203E" w:rsidP="00757EFC">
            <w:pPr>
              <w:pStyle w:val="TableText"/>
            </w:pPr>
            <w:r>
              <w:t>[</w:t>
            </w:r>
            <w:r w:rsidRPr="0070203E">
              <w:t>webApiAdminClientId</w:t>
            </w:r>
            <w:r>
              <w:t>]</w:t>
            </w:r>
          </w:p>
        </w:tc>
        <w:tc>
          <w:tcPr>
            <w:tcW w:w="5755" w:type="dxa"/>
          </w:tcPr>
          <w:p w14:paraId="126689B8" w14:textId="77777777" w:rsidR="0070203E" w:rsidRDefault="0070203E" w:rsidP="00757EFC">
            <w:pPr>
              <w:pStyle w:val="TableText"/>
            </w:pPr>
          </w:p>
        </w:tc>
      </w:tr>
      <w:tr w:rsidR="0070203E" w:rsidRPr="00C6754C" w14:paraId="36C1EB15" w14:textId="77777777" w:rsidTr="00757EFC">
        <w:tc>
          <w:tcPr>
            <w:tcW w:w="3605" w:type="dxa"/>
          </w:tcPr>
          <w:p w14:paraId="29DE63F3" w14:textId="2E66FBBB" w:rsidR="0070203E" w:rsidRPr="00C6754C" w:rsidRDefault="0070203E" w:rsidP="00757EFC">
            <w:pPr>
              <w:pStyle w:val="TableText"/>
            </w:pPr>
            <w:r>
              <w:t>[</w:t>
            </w:r>
            <w:r w:rsidRPr="0070203E">
              <w:t>webApiAdminClientSecret</w:t>
            </w:r>
            <w:r>
              <w:t>]</w:t>
            </w:r>
          </w:p>
        </w:tc>
        <w:tc>
          <w:tcPr>
            <w:tcW w:w="5755" w:type="dxa"/>
          </w:tcPr>
          <w:p w14:paraId="53AD3472" w14:textId="77777777" w:rsidR="0070203E" w:rsidRPr="00C6754C" w:rsidRDefault="0070203E" w:rsidP="00757EFC">
            <w:pPr>
              <w:pStyle w:val="TableText"/>
            </w:pPr>
          </w:p>
        </w:tc>
      </w:tr>
      <w:tr w:rsidR="00CF5933" w:rsidRPr="00C6754C" w14:paraId="2220B01C" w14:textId="77777777" w:rsidTr="00757EFC">
        <w:tc>
          <w:tcPr>
            <w:tcW w:w="3605" w:type="dxa"/>
          </w:tcPr>
          <w:p w14:paraId="4873473B" w14:textId="77777777" w:rsidR="00CF5933" w:rsidRPr="00C6754C" w:rsidRDefault="00CF5933" w:rsidP="00757EFC">
            <w:pPr>
              <w:pStyle w:val="TableText"/>
            </w:pPr>
            <w:r w:rsidRPr="00C6754C">
              <w:t>[</w:t>
            </w:r>
            <w:bookmarkStart w:id="1134" w:name="OLE_LINK24"/>
            <w:bookmarkStart w:id="1135" w:name="OLE_LINK25"/>
            <w:r w:rsidRPr="00C6754C">
              <w:t>webControlAppClientId</w:t>
            </w:r>
            <w:bookmarkEnd w:id="1134"/>
            <w:bookmarkEnd w:id="1135"/>
            <w:r w:rsidRPr="00C6754C">
              <w:t>]</w:t>
            </w:r>
          </w:p>
        </w:tc>
        <w:tc>
          <w:tcPr>
            <w:tcW w:w="5755" w:type="dxa"/>
          </w:tcPr>
          <w:p w14:paraId="098082A5" w14:textId="77777777" w:rsidR="00CF5933" w:rsidRPr="00C6754C" w:rsidRDefault="00CF5933" w:rsidP="00757EFC">
            <w:pPr>
              <w:pStyle w:val="TableText"/>
            </w:pPr>
          </w:p>
        </w:tc>
      </w:tr>
      <w:tr w:rsidR="00CF5933" w:rsidRPr="00C6754C" w14:paraId="03617037" w14:textId="77777777" w:rsidTr="00757EFC">
        <w:tc>
          <w:tcPr>
            <w:tcW w:w="3605" w:type="dxa"/>
          </w:tcPr>
          <w:p w14:paraId="5B10F68A" w14:textId="77777777" w:rsidR="00CF5933" w:rsidRPr="00C6754C" w:rsidRDefault="00CF5933" w:rsidP="00757EFC">
            <w:pPr>
              <w:pStyle w:val="TableText"/>
            </w:pPr>
            <w:r w:rsidRPr="00C6754C">
              <w:t>[</w:t>
            </w:r>
            <w:bookmarkStart w:id="1136" w:name="OLE_LINK26"/>
            <w:bookmarkStart w:id="1137" w:name="OLE_LINK27"/>
            <w:r w:rsidRPr="00C6754C">
              <w:t>webControlAppClientSecret</w:t>
            </w:r>
            <w:bookmarkEnd w:id="1136"/>
            <w:bookmarkEnd w:id="1137"/>
            <w:r w:rsidRPr="00C6754C">
              <w:t>]</w:t>
            </w:r>
          </w:p>
        </w:tc>
        <w:tc>
          <w:tcPr>
            <w:tcW w:w="5755" w:type="dxa"/>
          </w:tcPr>
          <w:p w14:paraId="34CEFA34" w14:textId="77777777" w:rsidR="00CF5933" w:rsidRPr="00C6754C" w:rsidRDefault="00CF5933" w:rsidP="00757EFC">
            <w:pPr>
              <w:pStyle w:val="TableText"/>
            </w:pPr>
          </w:p>
        </w:tc>
      </w:tr>
      <w:tr w:rsidR="00063319" w:rsidRPr="00C6754C" w14:paraId="08587D6C" w14:textId="77777777" w:rsidTr="00757EFC">
        <w:tc>
          <w:tcPr>
            <w:tcW w:w="3605" w:type="dxa"/>
          </w:tcPr>
          <w:p w14:paraId="70909154" w14:textId="77777777" w:rsidR="00063319" w:rsidRPr="00C6754C" w:rsidRDefault="00063319" w:rsidP="00757EFC">
            <w:pPr>
              <w:pStyle w:val="TableText"/>
            </w:pPr>
            <w:r w:rsidRPr="00C6754C">
              <w:t>[</w:t>
            </w:r>
            <w:bookmarkStart w:id="1138" w:name="OLE_LINK20"/>
            <w:bookmarkStart w:id="1139" w:name="OLE_LINK21"/>
            <w:r w:rsidRPr="00C6754C">
              <w:t>operationsAppClientId</w:t>
            </w:r>
            <w:bookmarkEnd w:id="1138"/>
            <w:bookmarkEnd w:id="1139"/>
            <w:r w:rsidRPr="00C6754C">
              <w:t>]</w:t>
            </w:r>
          </w:p>
        </w:tc>
        <w:tc>
          <w:tcPr>
            <w:tcW w:w="5755" w:type="dxa"/>
          </w:tcPr>
          <w:p w14:paraId="75243029" w14:textId="77777777" w:rsidR="00063319" w:rsidRPr="00C6754C" w:rsidRDefault="00063319" w:rsidP="00757EFC">
            <w:pPr>
              <w:pStyle w:val="TableText"/>
            </w:pPr>
          </w:p>
        </w:tc>
      </w:tr>
      <w:tr w:rsidR="00063319" w:rsidRPr="00C6754C" w14:paraId="201216E8" w14:textId="77777777" w:rsidTr="00757EFC">
        <w:tc>
          <w:tcPr>
            <w:tcW w:w="3605" w:type="dxa"/>
          </w:tcPr>
          <w:p w14:paraId="45D05AB2" w14:textId="77777777" w:rsidR="00063319" w:rsidRPr="00C6754C" w:rsidRDefault="00063319" w:rsidP="00757EFC">
            <w:pPr>
              <w:pStyle w:val="TableText"/>
            </w:pPr>
            <w:r w:rsidRPr="00C6754C">
              <w:t>[</w:t>
            </w:r>
            <w:bookmarkStart w:id="1140" w:name="OLE_LINK22"/>
            <w:bookmarkStart w:id="1141" w:name="OLE_LINK23"/>
            <w:r w:rsidRPr="00C6754C">
              <w:t>operationsAppClientSecret</w:t>
            </w:r>
            <w:bookmarkEnd w:id="1140"/>
            <w:bookmarkEnd w:id="1141"/>
            <w:r w:rsidRPr="00C6754C">
              <w:t>]</w:t>
            </w:r>
          </w:p>
        </w:tc>
        <w:tc>
          <w:tcPr>
            <w:tcW w:w="5755" w:type="dxa"/>
          </w:tcPr>
          <w:p w14:paraId="65343CEC" w14:textId="77777777" w:rsidR="00063319" w:rsidRPr="00C6754C" w:rsidRDefault="00063319" w:rsidP="00757EFC">
            <w:pPr>
              <w:pStyle w:val="TableText"/>
            </w:pPr>
          </w:p>
        </w:tc>
      </w:tr>
      <w:tr w:rsidR="007908E8" w:rsidRPr="00C6754C" w14:paraId="26169CEA" w14:textId="77777777" w:rsidTr="00757EFC">
        <w:tc>
          <w:tcPr>
            <w:tcW w:w="3605" w:type="dxa"/>
          </w:tcPr>
          <w:p w14:paraId="676A758F" w14:textId="77777777" w:rsidR="007908E8" w:rsidRPr="00C6754C" w:rsidRDefault="007908E8" w:rsidP="00757EFC">
            <w:pPr>
              <w:pStyle w:val="TableText"/>
            </w:pPr>
            <w:r w:rsidRPr="00C6754C">
              <w:t>[</w:t>
            </w:r>
            <w:bookmarkStart w:id="1142" w:name="OLE_LINK18"/>
            <w:bookmarkStart w:id="1143" w:name="OLE_LINK19"/>
            <w:r w:rsidRPr="00C6754C">
              <w:t>powershellScriptsAppClientId</w:t>
            </w:r>
            <w:bookmarkEnd w:id="1142"/>
            <w:bookmarkEnd w:id="1143"/>
            <w:r w:rsidRPr="00C6754C">
              <w:t>]</w:t>
            </w:r>
          </w:p>
        </w:tc>
        <w:tc>
          <w:tcPr>
            <w:tcW w:w="5755" w:type="dxa"/>
          </w:tcPr>
          <w:p w14:paraId="7A2CDC91" w14:textId="77777777" w:rsidR="007908E8" w:rsidRPr="00C6754C" w:rsidRDefault="007908E8" w:rsidP="00757EFC">
            <w:pPr>
              <w:pStyle w:val="TableText"/>
            </w:pPr>
          </w:p>
        </w:tc>
      </w:tr>
      <w:tr w:rsidR="00ED1D34" w:rsidRPr="00C6754C" w14:paraId="6EE2BAEE" w14:textId="77777777" w:rsidTr="00ED1D34">
        <w:tc>
          <w:tcPr>
            <w:tcW w:w="9360" w:type="dxa"/>
            <w:gridSpan w:val="2"/>
            <w:shd w:val="clear" w:color="auto" w:fill="BDD6EE" w:themeFill="accent1" w:themeFillTint="66"/>
          </w:tcPr>
          <w:p w14:paraId="34279DEF" w14:textId="27574CD0" w:rsidR="00ED1D34" w:rsidRPr="00C6754C" w:rsidRDefault="00ED1D34" w:rsidP="00757EFC">
            <w:pPr>
              <w:pStyle w:val="TableText"/>
            </w:pPr>
            <w:r>
              <w:t>AAD B2C Tenant settings and apps</w:t>
            </w:r>
          </w:p>
        </w:tc>
      </w:tr>
      <w:tr w:rsidR="00063319" w:rsidRPr="00C6754C" w14:paraId="6A02D175" w14:textId="77777777" w:rsidTr="00757EFC">
        <w:tc>
          <w:tcPr>
            <w:tcW w:w="3605" w:type="dxa"/>
          </w:tcPr>
          <w:p w14:paraId="0B2A25E3" w14:textId="77777777" w:rsidR="00063319" w:rsidRPr="00C6754C" w:rsidRDefault="00063319" w:rsidP="00757EFC">
            <w:pPr>
              <w:pStyle w:val="TableText"/>
            </w:pPr>
            <w:r w:rsidRPr="00C6754C">
              <w:t>[fansTenantName]</w:t>
            </w:r>
          </w:p>
        </w:tc>
        <w:tc>
          <w:tcPr>
            <w:tcW w:w="5755" w:type="dxa"/>
          </w:tcPr>
          <w:p w14:paraId="6AFC3ED1" w14:textId="77777777" w:rsidR="00063319" w:rsidRPr="00C6754C" w:rsidRDefault="00063319" w:rsidP="00757EFC">
            <w:pPr>
              <w:pStyle w:val="TableText"/>
            </w:pPr>
          </w:p>
        </w:tc>
      </w:tr>
      <w:tr w:rsidR="00063319" w:rsidRPr="00C6754C" w14:paraId="074D2DFC" w14:textId="77777777" w:rsidTr="00757EFC">
        <w:tc>
          <w:tcPr>
            <w:tcW w:w="3605" w:type="dxa"/>
          </w:tcPr>
          <w:p w14:paraId="092A6753" w14:textId="77777777" w:rsidR="00063319" w:rsidRPr="00C6754C" w:rsidRDefault="00063319" w:rsidP="00757EFC">
            <w:pPr>
              <w:pStyle w:val="TableText"/>
            </w:pPr>
            <w:r w:rsidRPr="00C6754C">
              <w:t>[fansTenantId]</w:t>
            </w:r>
          </w:p>
        </w:tc>
        <w:tc>
          <w:tcPr>
            <w:tcW w:w="5755" w:type="dxa"/>
          </w:tcPr>
          <w:p w14:paraId="3ACA8B42" w14:textId="77777777" w:rsidR="00063319" w:rsidRPr="00C6754C" w:rsidRDefault="00063319" w:rsidP="00757EFC">
            <w:pPr>
              <w:pStyle w:val="TableText"/>
            </w:pPr>
          </w:p>
        </w:tc>
      </w:tr>
      <w:tr w:rsidR="00063319" w:rsidRPr="00C6754C" w14:paraId="316FAB89" w14:textId="77777777" w:rsidTr="00757EFC">
        <w:tc>
          <w:tcPr>
            <w:tcW w:w="3605" w:type="dxa"/>
          </w:tcPr>
          <w:p w14:paraId="36E9C934" w14:textId="1BA95D62" w:rsidR="00063319" w:rsidRPr="00C6754C" w:rsidRDefault="00063319" w:rsidP="00757EFC">
            <w:pPr>
              <w:pStyle w:val="TableText"/>
            </w:pPr>
            <w:r w:rsidRPr="00C6754C">
              <w:t>[</w:t>
            </w:r>
            <w:r w:rsidR="0064465A" w:rsidRPr="0064465A">
              <w:t>webApiB2CClientId</w:t>
            </w:r>
            <w:r w:rsidRPr="00C6754C">
              <w:t>]</w:t>
            </w:r>
          </w:p>
        </w:tc>
        <w:tc>
          <w:tcPr>
            <w:tcW w:w="5755" w:type="dxa"/>
          </w:tcPr>
          <w:p w14:paraId="41D8B39F" w14:textId="77777777" w:rsidR="00063319" w:rsidRPr="00C6754C" w:rsidRDefault="00063319" w:rsidP="00757EFC">
            <w:pPr>
              <w:pStyle w:val="TableText"/>
            </w:pPr>
          </w:p>
        </w:tc>
      </w:tr>
      <w:tr w:rsidR="00063319" w:rsidRPr="00C6754C" w14:paraId="16502A13" w14:textId="77777777" w:rsidTr="00757EFC">
        <w:tc>
          <w:tcPr>
            <w:tcW w:w="3605" w:type="dxa"/>
          </w:tcPr>
          <w:p w14:paraId="24147945" w14:textId="57262050" w:rsidR="00063319" w:rsidRPr="00C6754C" w:rsidRDefault="00063319" w:rsidP="00757EFC">
            <w:pPr>
              <w:pStyle w:val="TableText"/>
            </w:pPr>
            <w:r w:rsidRPr="00C6754C">
              <w:t>[</w:t>
            </w:r>
            <w:r w:rsidR="0064465A" w:rsidRPr="0064465A">
              <w:t>webApiB2CClientSecret</w:t>
            </w:r>
            <w:r w:rsidRPr="00C6754C">
              <w:t>]</w:t>
            </w:r>
          </w:p>
        </w:tc>
        <w:tc>
          <w:tcPr>
            <w:tcW w:w="5755" w:type="dxa"/>
          </w:tcPr>
          <w:p w14:paraId="407CFF05" w14:textId="77777777" w:rsidR="00063319" w:rsidRPr="00C6754C" w:rsidRDefault="00063319" w:rsidP="00757EFC">
            <w:pPr>
              <w:pStyle w:val="TableText"/>
            </w:pPr>
          </w:p>
        </w:tc>
      </w:tr>
      <w:tr w:rsidR="00063319" w:rsidRPr="00C6754C" w14:paraId="321F4E59" w14:textId="77777777" w:rsidTr="00757EFC">
        <w:tc>
          <w:tcPr>
            <w:tcW w:w="3605" w:type="dxa"/>
          </w:tcPr>
          <w:p w14:paraId="5D6CC857" w14:textId="77777777" w:rsidR="00063319" w:rsidRPr="00C6754C" w:rsidRDefault="00063319" w:rsidP="00757EFC">
            <w:pPr>
              <w:pStyle w:val="TableText"/>
            </w:pPr>
            <w:r w:rsidRPr="00C6754C">
              <w:lastRenderedPageBreak/>
              <w:t>[idpAppClientId]</w:t>
            </w:r>
          </w:p>
        </w:tc>
        <w:tc>
          <w:tcPr>
            <w:tcW w:w="5755" w:type="dxa"/>
          </w:tcPr>
          <w:p w14:paraId="314EABBD" w14:textId="77777777" w:rsidR="00063319" w:rsidRPr="00C6754C" w:rsidRDefault="00063319" w:rsidP="00757EFC">
            <w:pPr>
              <w:pStyle w:val="TableText"/>
            </w:pPr>
          </w:p>
        </w:tc>
      </w:tr>
      <w:tr w:rsidR="00063319" w:rsidRPr="00C6754C" w14:paraId="7B999CE0" w14:textId="77777777" w:rsidTr="00757EFC">
        <w:tc>
          <w:tcPr>
            <w:tcW w:w="3605" w:type="dxa"/>
          </w:tcPr>
          <w:p w14:paraId="760D7A41" w14:textId="77777777" w:rsidR="00063319" w:rsidRPr="00C6754C" w:rsidRDefault="00063319" w:rsidP="00757EFC">
            <w:pPr>
              <w:pStyle w:val="TableText"/>
            </w:pPr>
            <w:r w:rsidRPr="00C6754C">
              <w:t>[idpAppClientSecret]</w:t>
            </w:r>
          </w:p>
        </w:tc>
        <w:tc>
          <w:tcPr>
            <w:tcW w:w="5755" w:type="dxa"/>
          </w:tcPr>
          <w:p w14:paraId="7E180C37" w14:textId="77777777" w:rsidR="00063319" w:rsidRPr="00C6754C" w:rsidRDefault="00063319" w:rsidP="00757EFC">
            <w:pPr>
              <w:pStyle w:val="TableText"/>
            </w:pPr>
          </w:p>
        </w:tc>
      </w:tr>
      <w:tr w:rsidR="00063319" w:rsidRPr="00C6754C" w14:paraId="6E638794" w14:textId="77777777" w:rsidTr="00757EFC">
        <w:tc>
          <w:tcPr>
            <w:tcW w:w="3605" w:type="dxa"/>
          </w:tcPr>
          <w:p w14:paraId="4F244A2A" w14:textId="77777777" w:rsidR="00063319" w:rsidRPr="00C6754C" w:rsidRDefault="00063319" w:rsidP="00757EFC">
            <w:pPr>
              <w:pStyle w:val="TableText"/>
            </w:pPr>
            <w:r w:rsidRPr="00C6754C">
              <w:t>[webApib2cAppClientId]</w:t>
            </w:r>
          </w:p>
        </w:tc>
        <w:tc>
          <w:tcPr>
            <w:tcW w:w="5755" w:type="dxa"/>
          </w:tcPr>
          <w:p w14:paraId="3E3E12C9" w14:textId="77777777" w:rsidR="00063319" w:rsidRPr="00C6754C" w:rsidRDefault="00063319" w:rsidP="00757EFC">
            <w:pPr>
              <w:pStyle w:val="TableText"/>
            </w:pPr>
          </w:p>
        </w:tc>
      </w:tr>
      <w:tr w:rsidR="009F511E" w:rsidRPr="00C6754C" w14:paraId="6329F9DE" w14:textId="77777777" w:rsidTr="00757EFC">
        <w:tc>
          <w:tcPr>
            <w:tcW w:w="3605" w:type="dxa"/>
          </w:tcPr>
          <w:p w14:paraId="6917A8E8" w14:textId="77777777" w:rsidR="009F511E" w:rsidRPr="00C6754C" w:rsidRDefault="009F511E" w:rsidP="00757EFC">
            <w:pPr>
              <w:pStyle w:val="TableText"/>
            </w:pPr>
            <w:r w:rsidRPr="00C6754C">
              <w:t>[officialAppsIdClientGroupGuid]</w:t>
            </w:r>
          </w:p>
        </w:tc>
        <w:tc>
          <w:tcPr>
            <w:tcW w:w="5755" w:type="dxa"/>
          </w:tcPr>
          <w:p w14:paraId="4BB7BF12" w14:textId="77777777" w:rsidR="009F511E" w:rsidRPr="00C6754C" w:rsidRDefault="009F511E" w:rsidP="00757EFC">
            <w:pPr>
              <w:pStyle w:val="TableText"/>
            </w:pPr>
          </w:p>
        </w:tc>
      </w:tr>
      <w:tr w:rsidR="00C8774B" w:rsidRPr="00C6754C" w14:paraId="7E40E1AE" w14:textId="77777777" w:rsidTr="00757EFC">
        <w:tc>
          <w:tcPr>
            <w:tcW w:w="3605" w:type="dxa"/>
          </w:tcPr>
          <w:p w14:paraId="202F29C8" w14:textId="5D7A8E82" w:rsidR="00C8774B" w:rsidRPr="00C6754C" w:rsidRDefault="00C8774B" w:rsidP="00757EFC">
            <w:pPr>
              <w:pStyle w:val="TableText"/>
            </w:pPr>
            <w:r>
              <w:t>[</w:t>
            </w:r>
            <w:r w:rsidRPr="00C8774B">
              <w:t>uwpPhoneAppId</w:t>
            </w:r>
            <w:r>
              <w:t>]</w:t>
            </w:r>
          </w:p>
        </w:tc>
        <w:tc>
          <w:tcPr>
            <w:tcW w:w="5755" w:type="dxa"/>
          </w:tcPr>
          <w:p w14:paraId="4C629D7F" w14:textId="77777777" w:rsidR="00C8774B" w:rsidRPr="00C6754C" w:rsidRDefault="00C8774B" w:rsidP="00757EFC">
            <w:pPr>
              <w:pStyle w:val="TableText"/>
            </w:pPr>
          </w:p>
        </w:tc>
      </w:tr>
      <w:tr w:rsidR="00C8774B" w:rsidRPr="00C6754C" w14:paraId="42813EBE" w14:textId="77777777" w:rsidTr="00757EFC">
        <w:tc>
          <w:tcPr>
            <w:tcW w:w="3605" w:type="dxa"/>
          </w:tcPr>
          <w:p w14:paraId="77965B05" w14:textId="6C0198FB" w:rsidR="00C8774B" w:rsidRDefault="00C8774B" w:rsidP="00757EFC">
            <w:pPr>
              <w:pStyle w:val="TableText"/>
            </w:pPr>
            <w:r>
              <w:t>[</w:t>
            </w:r>
            <w:r w:rsidRPr="00C8774B">
              <w:t>uwpTabletAppId</w:t>
            </w:r>
            <w:r>
              <w:t>]</w:t>
            </w:r>
          </w:p>
        </w:tc>
        <w:tc>
          <w:tcPr>
            <w:tcW w:w="5755" w:type="dxa"/>
          </w:tcPr>
          <w:p w14:paraId="5E2EBFCF" w14:textId="77777777" w:rsidR="00C8774B" w:rsidRDefault="00C8774B" w:rsidP="00757EFC">
            <w:pPr>
              <w:pStyle w:val="TableText"/>
            </w:pPr>
          </w:p>
        </w:tc>
      </w:tr>
      <w:tr w:rsidR="00C8774B" w:rsidRPr="00C6754C" w14:paraId="3621B5B1" w14:textId="77777777" w:rsidTr="00757EFC">
        <w:tc>
          <w:tcPr>
            <w:tcW w:w="3605" w:type="dxa"/>
          </w:tcPr>
          <w:p w14:paraId="0C52A4AB" w14:textId="0A8B0B17" w:rsidR="00C8774B" w:rsidRDefault="00C8774B" w:rsidP="00757EFC">
            <w:pPr>
              <w:pStyle w:val="TableText"/>
            </w:pPr>
            <w:r>
              <w:t>[</w:t>
            </w:r>
            <w:r w:rsidRPr="00C8774B">
              <w:t>andPhoneAppId</w:t>
            </w:r>
            <w:r>
              <w:t>]</w:t>
            </w:r>
          </w:p>
        </w:tc>
        <w:tc>
          <w:tcPr>
            <w:tcW w:w="5755" w:type="dxa"/>
          </w:tcPr>
          <w:p w14:paraId="5983F382" w14:textId="77777777" w:rsidR="00C8774B" w:rsidRDefault="00C8774B" w:rsidP="00757EFC">
            <w:pPr>
              <w:pStyle w:val="TableText"/>
            </w:pPr>
          </w:p>
        </w:tc>
      </w:tr>
      <w:tr w:rsidR="00C8774B" w:rsidRPr="00C6754C" w14:paraId="1BDBDDB8" w14:textId="77777777" w:rsidTr="00757EFC">
        <w:tc>
          <w:tcPr>
            <w:tcW w:w="3605" w:type="dxa"/>
          </w:tcPr>
          <w:p w14:paraId="79FC92B5" w14:textId="216B7A15" w:rsidR="00C8774B" w:rsidRDefault="00C8774B" w:rsidP="00757EFC">
            <w:pPr>
              <w:pStyle w:val="TableText"/>
            </w:pPr>
            <w:r>
              <w:t>[</w:t>
            </w:r>
            <w:r w:rsidRPr="00C8774B">
              <w:t>andTabletAppId</w:t>
            </w:r>
            <w:r>
              <w:t>]</w:t>
            </w:r>
          </w:p>
        </w:tc>
        <w:tc>
          <w:tcPr>
            <w:tcW w:w="5755" w:type="dxa"/>
          </w:tcPr>
          <w:p w14:paraId="6995333F" w14:textId="77777777" w:rsidR="00C8774B" w:rsidRDefault="00C8774B" w:rsidP="00757EFC">
            <w:pPr>
              <w:pStyle w:val="TableText"/>
            </w:pPr>
          </w:p>
        </w:tc>
      </w:tr>
      <w:tr w:rsidR="00C8774B" w:rsidRPr="00C6754C" w14:paraId="3AC1A080" w14:textId="77777777" w:rsidTr="00757EFC">
        <w:tc>
          <w:tcPr>
            <w:tcW w:w="3605" w:type="dxa"/>
          </w:tcPr>
          <w:p w14:paraId="412C0690" w14:textId="191CA58E" w:rsidR="00C8774B" w:rsidRDefault="00C8774B" w:rsidP="00757EFC">
            <w:pPr>
              <w:pStyle w:val="TableText"/>
            </w:pPr>
            <w:r>
              <w:t>[</w:t>
            </w:r>
            <w:r w:rsidRPr="00C8774B">
              <w:t>iosPhoneAppId</w:t>
            </w:r>
            <w:r>
              <w:t>]</w:t>
            </w:r>
          </w:p>
        </w:tc>
        <w:tc>
          <w:tcPr>
            <w:tcW w:w="5755" w:type="dxa"/>
          </w:tcPr>
          <w:p w14:paraId="5104A884" w14:textId="77777777" w:rsidR="00C8774B" w:rsidRDefault="00C8774B" w:rsidP="00757EFC">
            <w:pPr>
              <w:pStyle w:val="TableText"/>
            </w:pPr>
          </w:p>
        </w:tc>
      </w:tr>
      <w:tr w:rsidR="00C8774B" w:rsidRPr="00C6754C" w14:paraId="529CA6D9" w14:textId="77777777" w:rsidTr="00757EFC">
        <w:tc>
          <w:tcPr>
            <w:tcW w:w="3605" w:type="dxa"/>
          </w:tcPr>
          <w:p w14:paraId="70FA9BF9" w14:textId="4987DC26" w:rsidR="00C8774B" w:rsidRDefault="00C8774B" w:rsidP="00757EFC">
            <w:pPr>
              <w:pStyle w:val="TableText"/>
            </w:pPr>
            <w:r>
              <w:t>[</w:t>
            </w:r>
            <w:r w:rsidRPr="00C8774B">
              <w:t>iosTabletAppId</w:t>
            </w:r>
            <w:r>
              <w:t>]</w:t>
            </w:r>
          </w:p>
        </w:tc>
        <w:tc>
          <w:tcPr>
            <w:tcW w:w="5755" w:type="dxa"/>
          </w:tcPr>
          <w:p w14:paraId="593EA068" w14:textId="77777777" w:rsidR="00C8774B" w:rsidRDefault="00C8774B" w:rsidP="00757EFC">
            <w:pPr>
              <w:pStyle w:val="TableText"/>
            </w:pPr>
          </w:p>
        </w:tc>
      </w:tr>
      <w:tr w:rsidR="00063319" w:rsidRPr="00C6754C" w14:paraId="3779469E" w14:textId="77777777" w:rsidTr="00C27EDE">
        <w:tc>
          <w:tcPr>
            <w:tcW w:w="3605" w:type="dxa"/>
            <w:shd w:val="clear" w:color="auto" w:fill="BDD6EE" w:themeFill="accent1" w:themeFillTint="66"/>
          </w:tcPr>
          <w:p w14:paraId="7B551B71" w14:textId="338626C6" w:rsidR="00063319" w:rsidRPr="00C6754C" w:rsidRDefault="00C27EDE" w:rsidP="00757EFC">
            <w:pPr>
              <w:pStyle w:val="TableText"/>
            </w:pPr>
            <w:r>
              <w:t>Video Platform settings</w:t>
            </w:r>
          </w:p>
        </w:tc>
        <w:tc>
          <w:tcPr>
            <w:tcW w:w="5755" w:type="dxa"/>
            <w:shd w:val="clear" w:color="auto" w:fill="BDD6EE" w:themeFill="accent1" w:themeFillTint="66"/>
          </w:tcPr>
          <w:p w14:paraId="0B0AC6CC" w14:textId="77777777" w:rsidR="00063319" w:rsidRPr="00C6754C" w:rsidRDefault="00063319" w:rsidP="00757EFC">
            <w:pPr>
              <w:pStyle w:val="TableText"/>
            </w:pPr>
          </w:p>
        </w:tc>
      </w:tr>
      <w:tr w:rsidR="00063319" w:rsidRPr="00C6754C" w14:paraId="6E320108" w14:textId="77777777" w:rsidTr="00757EFC">
        <w:tc>
          <w:tcPr>
            <w:tcW w:w="3605" w:type="dxa"/>
          </w:tcPr>
          <w:p w14:paraId="4296F251" w14:textId="77777777" w:rsidR="00063319" w:rsidRPr="00C6754C" w:rsidRDefault="00063319" w:rsidP="00757EFC">
            <w:pPr>
              <w:pStyle w:val="TableText"/>
            </w:pPr>
            <w:r w:rsidRPr="00C6754C">
              <w:t>[videoPlatformSearchServiceName]</w:t>
            </w:r>
          </w:p>
        </w:tc>
        <w:tc>
          <w:tcPr>
            <w:tcW w:w="5755" w:type="dxa"/>
          </w:tcPr>
          <w:p w14:paraId="33DADBE0" w14:textId="77777777" w:rsidR="00063319" w:rsidRPr="00C6754C" w:rsidRDefault="00063319" w:rsidP="00757EFC">
            <w:pPr>
              <w:pStyle w:val="TableText"/>
            </w:pPr>
          </w:p>
        </w:tc>
      </w:tr>
      <w:tr w:rsidR="00063319" w:rsidRPr="00C6754C" w14:paraId="041A7900" w14:textId="77777777" w:rsidTr="00757EFC">
        <w:tc>
          <w:tcPr>
            <w:tcW w:w="3605" w:type="dxa"/>
          </w:tcPr>
          <w:p w14:paraId="0F5E75E3" w14:textId="77777777" w:rsidR="00063319" w:rsidRPr="00C6754C" w:rsidRDefault="00063319" w:rsidP="00757EFC">
            <w:pPr>
              <w:pStyle w:val="TableText"/>
            </w:pPr>
            <w:r w:rsidRPr="00C6754C">
              <w:t>[videoPlatformSearchServiceAdminApiKey]</w:t>
            </w:r>
          </w:p>
        </w:tc>
        <w:tc>
          <w:tcPr>
            <w:tcW w:w="5755" w:type="dxa"/>
          </w:tcPr>
          <w:p w14:paraId="35DD412F" w14:textId="77777777" w:rsidR="00063319" w:rsidRPr="00C6754C" w:rsidRDefault="00063319" w:rsidP="00757EFC">
            <w:pPr>
              <w:pStyle w:val="TableText"/>
            </w:pPr>
          </w:p>
        </w:tc>
      </w:tr>
      <w:tr w:rsidR="00063319" w:rsidRPr="00C6754C" w14:paraId="23954D0B" w14:textId="77777777" w:rsidTr="00757EFC">
        <w:tc>
          <w:tcPr>
            <w:tcW w:w="3605" w:type="dxa"/>
          </w:tcPr>
          <w:p w14:paraId="06A0AF13" w14:textId="77777777" w:rsidR="00063319" w:rsidRPr="00C6754C" w:rsidRDefault="00063319" w:rsidP="00757EFC">
            <w:pPr>
              <w:pStyle w:val="TableText"/>
            </w:pPr>
            <w:r w:rsidRPr="00C6754C">
              <w:t>[videoPlatformSearchServiceSearchApiKey]</w:t>
            </w:r>
          </w:p>
        </w:tc>
        <w:tc>
          <w:tcPr>
            <w:tcW w:w="5755" w:type="dxa"/>
          </w:tcPr>
          <w:p w14:paraId="5D69169C" w14:textId="77777777" w:rsidR="00063319" w:rsidRPr="00C6754C" w:rsidRDefault="00063319" w:rsidP="00757EFC">
            <w:pPr>
              <w:pStyle w:val="TableText"/>
            </w:pPr>
          </w:p>
        </w:tc>
      </w:tr>
      <w:tr w:rsidR="00063319" w:rsidRPr="00C6754C" w14:paraId="30C63E36" w14:textId="77777777" w:rsidTr="003F1E23">
        <w:tc>
          <w:tcPr>
            <w:tcW w:w="3605" w:type="dxa"/>
            <w:shd w:val="clear" w:color="auto" w:fill="BDD6EE" w:themeFill="accent1" w:themeFillTint="66"/>
          </w:tcPr>
          <w:p w14:paraId="26F4A95C" w14:textId="57F5FDD2" w:rsidR="00063319" w:rsidRDefault="00736402" w:rsidP="00757EFC">
            <w:pPr>
              <w:pStyle w:val="TableText"/>
            </w:pPr>
            <w:r>
              <w:t>Global storage accounts keys</w:t>
            </w:r>
          </w:p>
        </w:tc>
        <w:tc>
          <w:tcPr>
            <w:tcW w:w="5755" w:type="dxa"/>
            <w:shd w:val="clear" w:color="auto" w:fill="BDD6EE" w:themeFill="accent1" w:themeFillTint="66"/>
          </w:tcPr>
          <w:p w14:paraId="1311E68C" w14:textId="77777777" w:rsidR="00063319" w:rsidRDefault="00063319" w:rsidP="00757EFC">
            <w:pPr>
              <w:pStyle w:val="TableText"/>
            </w:pPr>
          </w:p>
        </w:tc>
      </w:tr>
      <w:tr w:rsidR="00764CBE" w:rsidRPr="00C6754C" w14:paraId="798AF4D9" w14:textId="77777777" w:rsidTr="00757EFC">
        <w:tc>
          <w:tcPr>
            <w:tcW w:w="3605" w:type="dxa"/>
          </w:tcPr>
          <w:p w14:paraId="7CBD31F2" w14:textId="77777777" w:rsidR="00764CBE" w:rsidRPr="00C6754C" w:rsidRDefault="00764CBE" w:rsidP="00757EFC">
            <w:pPr>
              <w:pStyle w:val="TableText"/>
            </w:pPr>
            <w:r w:rsidRPr="00C6754C">
              <w:t>[</w:t>
            </w:r>
            <w:bookmarkStart w:id="1144" w:name="OLE_LINK9"/>
            <w:bookmarkStart w:id="1145" w:name="OLE_LINK10"/>
            <w:r w:rsidRPr="00C6754C">
              <w:t>cdnsaKey</w:t>
            </w:r>
            <w:bookmarkEnd w:id="1144"/>
            <w:bookmarkEnd w:id="1145"/>
            <w:r w:rsidRPr="00C6754C">
              <w:t>]</w:t>
            </w:r>
          </w:p>
        </w:tc>
        <w:tc>
          <w:tcPr>
            <w:tcW w:w="5755" w:type="dxa"/>
          </w:tcPr>
          <w:p w14:paraId="01321637" w14:textId="77777777" w:rsidR="00764CBE" w:rsidRPr="00C6754C" w:rsidRDefault="00764CBE" w:rsidP="00757EFC">
            <w:pPr>
              <w:pStyle w:val="TableText"/>
            </w:pPr>
          </w:p>
        </w:tc>
      </w:tr>
      <w:tr w:rsidR="00764CBE" w:rsidRPr="00C6754C" w14:paraId="09978B92" w14:textId="77777777" w:rsidTr="00757EFC">
        <w:tc>
          <w:tcPr>
            <w:tcW w:w="3605" w:type="dxa"/>
          </w:tcPr>
          <w:p w14:paraId="62E023DD" w14:textId="77777777" w:rsidR="00764CBE" w:rsidRPr="00C6754C" w:rsidRDefault="00764CBE" w:rsidP="00757EFC">
            <w:pPr>
              <w:pStyle w:val="TableText"/>
            </w:pPr>
            <w:r w:rsidRPr="00C6754C">
              <w:t>[</w:t>
            </w:r>
            <w:bookmarkStart w:id="1146" w:name="OLE_LINK11"/>
            <w:bookmarkStart w:id="1147" w:name="OLE_LINK12"/>
            <w:r w:rsidRPr="00C6754C">
              <w:t>crmsaKey</w:t>
            </w:r>
            <w:bookmarkEnd w:id="1146"/>
            <w:bookmarkEnd w:id="1147"/>
            <w:r w:rsidRPr="00C6754C">
              <w:t>]</w:t>
            </w:r>
          </w:p>
        </w:tc>
        <w:tc>
          <w:tcPr>
            <w:tcW w:w="5755" w:type="dxa"/>
          </w:tcPr>
          <w:p w14:paraId="4BCCC467" w14:textId="77777777" w:rsidR="00764CBE" w:rsidRPr="00C6754C" w:rsidRDefault="00764CBE" w:rsidP="00757EFC">
            <w:pPr>
              <w:pStyle w:val="TableText"/>
            </w:pPr>
          </w:p>
        </w:tc>
      </w:tr>
      <w:tr w:rsidR="00764CBE" w:rsidRPr="00C6754C" w14:paraId="2B54149F" w14:textId="77777777" w:rsidTr="00757EFC">
        <w:tc>
          <w:tcPr>
            <w:tcW w:w="3605" w:type="dxa"/>
          </w:tcPr>
          <w:p w14:paraId="15D225F3" w14:textId="77777777" w:rsidR="00764CBE" w:rsidRPr="00C6754C" w:rsidRDefault="00764CBE" w:rsidP="00757EFC">
            <w:pPr>
              <w:pStyle w:val="TableText"/>
            </w:pPr>
            <w:r w:rsidRPr="00C6754C">
              <w:t>[</w:t>
            </w:r>
            <w:bookmarkStart w:id="1148" w:name="OLE_LINK13"/>
            <w:r w:rsidRPr="00C6754C">
              <w:t>conexflowsaKey</w:t>
            </w:r>
            <w:bookmarkEnd w:id="1148"/>
            <w:r w:rsidRPr="00C6754C">
              <w:t>]</w:t>
            </w:r>
          </w:p>
        </w:tc>
        <w:tc>
          <w:tcPr>
            <w:tcW w:w="5755" w:type="dxa"/>
          </w:tcPr>
          <w:p w14:paraId="3A06A0D0" w14:textId="77777777" w:rsidR="00764CBE" w:rsidRPr="00C6754C" w:rsidRDefault="00764CBE" w:rsidP="00757EFC">
            <w:pPr>
              <w:pStyle w:val="TableText"/>
            </w:pPr>
          </w:p>
        </w:tc>
      </w:tr>
      <w:tr w:rsidR="00764CBE" w:rsidRPr="00C6754C" w14:paraId="31294132" w14:textId="77777777" w:rsidTr="00757EFC">
        <w:tc>
          <w:tcPr>
            <w:tcW w:w="3605" w:type="dxa"/>
          </w:tcPr>
          <w:p w14:paraId="53A7CF0F" w14:textId="77777777" w:rsidR="00764CBE" w:rsidRPr="00C6754C" w:rsidRDefault="00764CBE" w:rsidP="00757EFC">
            <w:pPr>
              <w:pStyle w:val="TableText"/>
            </w:pPr>
            <w:r w:rsidRPr="00C6754C">
              <w:t>[</w:t>
            </w:r>
            <w:bookmarkStart w:id="1149" w:name="OLE_LINK14"/>
            <w:bookmarkStart w:id="1150" w:name="OLE_LINK15"/>
            <w:r w:rsidRPr="00C6754C">
              <w:t>ticketsdotcomsaKey</w:t>
            </w:r>
            <w:bookmarkEnd w:id="1149"/>
            <w:bookmarkEnd w:id="1150"/>
            <w:r w:rsidRPr="00C6754C">
              <w:t>]</w:t>
            </w:r>
          </w:p>
        </w:tc>
        <w:tc>
          <w:tcPr>
            <w:tcW w:w="5755" w:type="dxa"/>
          </w:tcPr>
          <w:p w14:paraId="67BF4E3C" w14:textId="77777777" w:rsidR="00764CBE" w:rsidRPr="00C6754C" w:rsidRDefault="00764CBE" w:rsidP="00757EFC">
            <w:pPr>
              <w:pStyle w:val="TableText"/>
            </w:pPr>
          </w:p>
        </w:tc>
      </w:tr>
      <w:tr w:rsidR="00C8774B" w:rsidRPr="00C6754C" w14:paraId="75F92F90" w14:textId="77777777" w:rsidTr="00C8774B">
        <w:tc>
          <w:tcPr>
            <w:tcW w:w="3605" w:type="dxa"/>
            <w:shd w:val="clear" w:color="auto" w:fill="BDD6EE" w:themeFill="accent1" w:themeFillTint="66"/>
          </w:tcPr>
          <w:p w14:paraId="7DE304E6" w14:textId="345340ED" w:rsidR="00C8774B" w:rsidRPr="00C6754C" w:rsidRDefault="00C8774B" w:rsidP="00757EFC">
            <w:pPr>
              <w:pStyle w:val="TableText"/>
            </w:pPr>
            <w:r>
              <w:t>Global notifications hub</w:t>
            </w:r>
          </w:p>
        </w:tc>
        <w:tc>
          <w:tcPr>
            <w:tcW w:w="5755" w:type="dxa"/>
            <w:shd w:val="clear" w:color="auto" w:fill="BDD6EE" w:themeFill="accent1" w:themeFillTint="66"/>
          </w:tcPr>
          <w:p w14:paraId="093FF726" w14:textId="77777777" w:rsidR="00C8774B" w:rsidRPr="00C6754C" w:rsidRDefault="00C8774B" w:rsidP="00757EFC">
            <w:pPr>
              <w:pStyle w:val="TableText"/>
            </w:pPr>
          </w:p>
        </w:tc>
      </w:tr>
      <w:tr w:rsidR="00EB5A3E" w:rsidRPr="00C6754C" w14:paraId="04F4C619" w14:textId="77777777" w:rsidTr="00757EFC">
        <w:tc>
          <w:tcPr>
            <w:tcW w:w="3605" w:type="dxa"/>
          </w:tcPr>
          <w:p w14:paraId="0B7F437A" w14:textId="09C3D613" w:rsidR="00EB5A3E" w:rsidRPr="00C6754C" w:rsidRDefault="00C8774B" w:rsidP="00757EFC">
            <w:pPr>
              <w:pStyle w:val="TableText"/>
            </w:pPr>
            <w:r>
              <w:t>[</w:t>
            </w:r>
            <w:r w:rsidRPr="00C8774B">
              <w:t>notificationHubGlobalKey</w:t>
            </w:r>
            <w:r>
              <w:t>]</w:t>
            </w:r>
          </w:p>
        </w:tc>
        <w:tc>
          <w:tcPr>
            <w:tcW w:w="5755" w:type="dxa"/>
          </w:tcPr>
          <w:p w14:paraId="2C4C44B6" w14:textId="77777777" w:rsidR="00EB5A3E" w:rsidRPr="00C6754C" w:rsidRDefault="00EB5A3E" w:rsidP="00757EFC">
            <w:pPr>
              <w:pStyle w:val="TableText"/>
            </w:pPr>
          </w:p>
        </w:tc>
      </w:tr>
      <w:tr w:rsidR="00C8774B" w:rsidRPr="00C6754C" w14:paraId="3E9750CA" w14:textId="77777777" w:rsidTr="00C8774B">
        <w:tc>
          <w:tcPr>
            <w:tcW w:w="9360" w:type="dxa"/>
            <w:gridSpan w:val="2"/>
            <w:shd w:val="clear" w:color="auto" w:fill="BDD6EE" w:themeFill="accent1" w:themeFillTint="66"/>
          </w:tcPr>
          <w:p w14:paraId="69175150" w14:textId="1F2F9B0D" w:rsidR="00C8774B" w:rsidRDefault="00C8774B" w:rsidP="00757EFC">
            <w:pPr>
              <w:pStyle w:val="TableText"/>
            </w:pPr>
            <w:r>
              <w:t>Region parameters (replace X by a region number</w:t>
            </w:r>
          </w:p>
        </w:tc>
      </w:tr>
      <w:tr w:rsidR="00C6754C" w:rsidRPr="00C6754C" w14:paraId="31312AD5" w14:textId="140F98B4" w:rsidTr="00583167">
        <w:tc>
          <w:tcPr>
            <w:tcW w:w="3605" w:type="dxa"/>
          </w:tcPr>
          <w:p w14:paraId="69CB2401" w14:textId="29EDC3EC" w:rsidR="00C6754C" w:rsidRPr="00C6754C" w:rsidRDefault="00C6754C" w:rsidP="00347425">
            <w:pPr>
              <w:pStyle w:val="TableText"/>
            </w:pPr>
            <w:r w:rsidRPr="00C6754C">
              <w:t>[</w:t>
            </w:r>
            <w:r w:rsidR="00347425" w:rsidRPr="00347425">
              <w:t>region</w:t>
            </w:r>
            <w:r w:rsidR="00347425">
              <w:t>X</w:t>
            </w:r>
            <w:r w:rsidR="00347425" w:rsidRPr="00347425">
              <w:t>DeploymentId</w:t>
            </w:r>
            <w:r w:rsidRPr="00C6754C">
              <w:t>]</w:t>
            </w:r>
          </w:p>
        </w:tc>
        <w:tc>
          <w:tcPr>
            <w:tcW w:w="5755" w:type="dxa"/>
          </w:tcPr>
          <w:p w14:paraId="3561DFB3" w14:textId="7F1EA47F" w:rsidR="00C6754C" w:rsidRPr="00C6754C" w:rsidRDefault="00583167" w:rsidP="00C6754C">
            <w:pPr>
              <w:pStyle w:val="TableText"/>
            </w:pPr>
            <w:r>
              <w:t>Short identifier for the region where assets are being deployed (gl, eu, am, as, etc.)</w:t>
            </w:r>
          </w:p>
        </w:tc>
      </w:tr>
      <w:tr w:rsidR="00583167" w:rsidRPr="00C6754C" w14:paraId="39CD63B6" w14:textId="77777777" w:rsidTr="00583167">
        <w:tc>
          <w:tcPr>
            <w:tcW w:w="3605" w:type="dxa"/>
          </w:tcPr>
          <w:p w14:paraId="3FE6E7AD" w14:textId="2DBFF2F5" w:rsidR="00583167" w:rsidRPr="00C6754C" w:rsidRDefault="00583167" w:rsidP="00347425">
            <w:pPr>
              <w:pStyle w:val="TableText"/>
            </w:pPr>
            <w:r w:rsidRPr="00C6754C">
              <w:t>[</w:t>
            </w:r>
            <w:r w:rsidR="00347425" w:rsidRPr="00347425">
              <w:t>region</w:t>
            </w:r>
            <w:r w:rsidR="00347425">
              <w:t>X</w:t>
            </w:r>
            <w:r w:rsidR="00347425" w:rsidRPr="00347425">
              <w:t>Location</w:t>
            </w:r>
            <w:r w:rsidRPr="00C6754C">
              <w:t>]</w:t>
            </w:r>
          </w:p>
        </w:tc>
        <w:tc>
          <w:tcPr>
            <w:tcW w:w="5755" w:type="dxa"/>
          </w:tcPr>
          <w:p w14:paraId="1852C146" w14:textId="19A89412" w:rsidR="00583167" w:rsidRPr="00C6754C" w:rsidRDefault="00583167" w:rsidP="00C6754C">
            <w:pPr>
              <w:pStyle w:val="TableText"/>
            </w:pPr>
            <w:r>
              <w:t>Azure region for the resources (euwe, eune, useast, uswest, etc.)</w:t>
            </w:r>
          </w:p>
        </w:tc>
      </w:tr>
      <w:tr w:rsidR="002A713D" w:rsidRPr="00C6754C" w14:paraId="365FFC7E" w14:textId="77777777" w:rsidTr="00757EFC">
        <w:tc>
          <w:tcPr>
            <w:tcW w:w="3605" w:type="dxa"/>
          </w:tcPr>
          <w:p w14:paraId="0575E9E8" w14:textId="1B2808DD" w:rsidR="002A713D" w:rsidRPr="00C6754C" w:rsidRDefault="002A713D" w:rsidP="00347425">
            <w:pPr>
              <w:pStyle w:val="TableText"/>
            </w:pPr>
            <w:r w:rsidRPr="0012007F">
              <w:lastRenderedPageBreak/>
              <w:t>[</w:t>
            </w:r>
            <w:r w:rsidR="00347425">
              <w:t>regionXId</w:t>
            </w:r>
            <w:r w:rsidRPr="0012007F">
              <w:t>]</w:t>
            </w:r>
          </w:p>
        </w:tc>
        <w:tc>
          <w:tcPr>
            <w:tcW w:w="5755" w:type="dxa"/>
          </w:tcPr>
          <w:p w14:paraId="179B2826" w14:textId="77777777" w:rsidR="002A713D" w:rsidRPr="00C6754C" w:rsidRDefault="002A713D" w:rsidP="00757EFC">
            <w:pPr>
              <w:pStyle w:val="TableText"/>
            </w:pPr>
            <w:r>
              <w:t>Azure region for the resource (East US, West Europe, etc.)</w:t>
            </w:r>
          </w:p>
        </w:tc>
      </w:tr>
      <w:tr w:rsidR="00347425" w:rsidRPr="00C6754C" w14:paraId="66B02467" w14:textId="77777777" w:rsidTr="00757EFC">
        <w:tc>
          <w:tcPr>
            <w:tcW w:w="3605" w:type="dxa"/>
          </w:tcPr>
          <w:p w14:paraId="65849FEC" w14:textId="77777777" w:rsidR="00347425" w:rsidRDefault="00347425" w:rsidP="00757EFC">
            <w:pPr>
              <w:pStyle w:val="TableText"/>
            </w:pPr>
          </w:p>
        </w:tc>
        <w:tc>
          <w:tcPr>
            <w:tcW w:w="5755" w:type="dxa"/>
          </w:tcPr>
          <w:p w14:paraId="2BF810FA" w14:textId="77777777" w:rsidR="00347425" w:rsidRPr="00C6754C" w:rsidRDefault="00347425" w:rsidP="00757EFC">
            <w:pPr>
              <w:pStyle w:val="TableText"/>
            </w:pPr>
          </w:p>
        </w:tc>
      </w:tr>
      <w:tr w:rsidR="00764CBE" w:rsidRPr="00C6754C" w14:paraId="0E93C919" w14:textId="77777777" w:rsidTr="00757EFC">
        <w:tc>
          <w:tcPr>
            <w:tcW w:w="3605" w:type="dxa"/>
          </w:tcPr>
          <w:p w14:paraId="1424D124" w14:textId="1EF4FE98" w:rsidR="00764CBE" w:rsidRPr="00C6754C" w:rsidRDefault="00764CBE" w:rsidP="00757EFC">
            <w:pPr>
              <w:pStyle w:val="TableText"/>
            </w:pPr>
            <w:r w:rsidRPr="00C6754C">
              <w:t>[configurationsa</w:t>
            </w:r>
            <w:r w:rsidR="00347425">
              <w:t>RegionX</w:t>
            </w:r>
            <w:r w:rsidRPr="00C6754C">
              <w:t>Key]</w:t>
            </w:r>
          </w:p>
        </w:tc>
        <w:tc>
          <w:tcPr>
            <w:tcW w:w="5755" w:type="dxa"/>
          </w:tcPr>
          <w:p w14:paraId="6378063A" w14:textId="77777777" w:rsidR="00764CBE" w:rsidRPr="00C6754C" w:rsidRDefault="00764CBE" w:rsidP="00757EFC">
            <w:pPr>
              <w:pStyle w:val="TableText"/>
            </w:pPr>
          </w:p>
        </w:tc>
      </w:tr>
      <w:tr w:rsidR="00D12804" w:rsidRPr="00C6754C" w14:paraId="59EFB513" w14:textId="77777777" w:rsidTr="00757EFC">
        <w:tc>
          <w:tcPr>
            <w:tcW w:w="3605" w:type="dxa"/>
          </w:tcPr>
          <w:p w14:paraId="7C8546CD" w14:textId="475D8B6D" w:rsidR="00D12804" w:rsidRPr="00C6754C" w:rsidRDefault="00D12804" w:rsidP="00757EFC">
            <w:pPr>
              <w:pStyle w:val="TableText"/>
            </w:pPr>
            <w:r w:rsidRPr="00C6754C">
              <w:t>[</w:t>
            </w:r>
            <w:r w:rsidR="003174D9">
              <w:t>mainsaRegionXKey</w:t>
            </w:r>
            <w:r w:rsidRPr="00C6754C">
              <w:t>]</w:t>
            </w:r>
          </w:p>
        </w:tc>
        <w:tc>
          <w:tcPr>
            <w:tcW w:w="5755" w:type="dxa"/>
          </w:tcPr>
          <w:p w14:paraId="1FFA21CF" w14:textId="77777777" w:rsidR="00D12804" w:rsidRPr="00C6754C" w:rsidRDefault="00D12804" w:rsidP="00757EFC">
            <w:pPr>
              <w:pStyle w:val="TableText"/>
            </w:pPr>
          </w:p>
        </w:tc>
      </w:tr>
      <w:tr w:rsidR="00D12804" w:rsidRPr="00C6754C" w14:paraId="1CFF6E5C" w14:textId="77777777" w:rsidTr="00757EFC">
        <w:tc>
          <w:tcPr>
            <w:tcW w:w="3605" w:type="dxa"/>
          </w:tcPr>
          <w:p w14:paraId="5C02808D" w14:textId="7BF776A6" w:rsidR="00D12804" w:rsidRPr="00C6754C" w:rsidRDefault="00D12804" w:rsidP="00757EFC">
            <w:pPr>
              <w:pStyle w:val="TableText"/>
            </w:pPr>
            <w:r w:rsidRPr="00C6754C">
              <w:t>[useractionssa</w:t>
            </w:r>
            <w:r w:rsidR="00347425">
              <w:t>RegionX</w:t>
            </w:r>
            <w:r w:rsidRPr="00C6754C">
              <w:t>Key]</w:t>
            </w:r>
          </w:p>
        </w:tc>
        <w:tc>
          <w:tcPr>
            <w:tcW w:w="5755" w:type="dxa"/>
          </w:tcPr>
          <w:p w14:paraId="670A9B94" w14:textId="77777777" w:rsidR="00D12804" w:rsidRPr="00C6754C" w:rsidRDefault="00D12804" w:rsidP="00757EFC">
            <w:pPr>
              <w:pStyle w:val="TableText"/>
            </w:pPr>
          </w:p>
        </w:tc>
      </w:tr>
      <w:tr w:rsidR="00D12804" w:rsidRPr="00C6754C" w14:paraId="1E1354E8" w14:textId="77777777" w:rsidTr="00757EFC">
        <w:tc>
          <w:tcPr>
            <w:tcW w:w="3605" w:type="dxa"/>
          </w:tcPr>
          <w:p w14:paraId="0E3980FD" w14:textId="7D758082" w:rsidR="00D12804" w:rsidRPr="00C6754C" w:rsidRDefault="00D12804" w:rsidP="00757EFC">
            <w:pPr>
              <w:pStyle w:val="TableText"/>
            </w:pPr>
            <w:r w:rsidRPr="00C6754C">
              <w:t>[queuessa</w:t>
            </w:r>
            <w:r w:rsidR="00347425">
              <w:t>RegionX</w:t>
            </w:r>
            <w:r w:rsidRPr="00C6754C">
              <w:t>Key]</w:t>
            </w:r>
          </w:p>
        </w:tc>
        <w:tc>
          <w:tcPr>
            <w:tcW w:w="5755" w:type="dxa"/>
          </w:tcPr>
          <w:p w14:paraId="4F161AEA" w14:textId="77777777" w:rsidR="00D12804" w:rsidRPr="00C6754C" w:rsidRDefault="00D12804" w:rsidP="00757EFC">
            <w:pPr>
              <w:pStyle w:val="TableText"/>
            </w:pPr>
          </w:p>
        </w:tc>
      </w:tr>
      <w:tr w:rsidR="00D12804" w:rsidRPr="00C6754C" w14:paraId="62595E58" w14:textId="77777777" w:rsidTr="00757EFC">
        <w:tc>
          <w:tcPr>
            <w:tcW w:w="3605" w:type="dxa"/>
          </w:tcPr>
          <w:p w14:paraId="66AD1036" w14:textId="1EE900C8" w:rsidR="00D12804" w:rsidRPr="00C6754C" w:rsidRDefault="00D12804" w:rsidP="00757EFC">
            <w:pPr>
              <w:pStyle w:val="TableText"/>
            </w:pPr>
            <w:r w:rsidRPr="00C6754C">
              <w:t>[blobsa</w:t>
            </w:r>
            <w:r w:rsidR="00347425">
              <w:t>RegionX</w:t>
            </w:r>
            <w:r w:rsidRPr="00C6754C">
              <w:t>Key]</w:t>
            </w:r>
          </w:p>
        </w:tc>
        <w:tc>
          <w:tcPr>
            <w:tcW w:w="5755" w:type="dxa"/>
          </w:tcPr>
          <w:p w14:paraId="1853CFD8" w14:textId="77777777" w:rsidR="00D12804" w:rsidRPr="00C6754C" w:rsidRDefault="00D12804" w:rsidP="00757EFC">
            <w:pPr>
              <w:pStyle w:val="TableText"/>
            </w:pPr>
          </w:p>
        </w:tc>
      </w:tr>
      <w:tr w:rsidR="00D12804" w:rsidRPr="00C6754C" w14:paraId="74C3D83D" w14:textId="77777777" w:rsidTr="00757EFC">
        <w:tc>
          <w:tcPr>
            <w:tcW w:w="3605" w:type="dxa"/>
          </w:tcPr>
          <w:p w14:paraId="6430285B" w14:textId="083335AB" w:rsidR="00D12804" w:rsidRPr="00C6754C" w:rsidRDefault="00D12804" w:rsidP="00757EFC">
            <w:pPr>
              <w:pStyle w:val="TableText"/>
            </w:pPr>
            <w:r w:rsidRPr="00C6754C">
              <w:t>[rankingssa</w:t>
            </w:r>
            <w:r w:rsidR="00347425">
              <w:t>RegionX</w:t>
            </w:r>
            <w:r w:rsidRPr="00C6754C">
              <w:t>Key]</w:t>
            </w:r>
          </w:p>
        </w:tc>
        <w:tc>
          <w:tcPr>
            <w:tcW w:w="5755" w:type="dxa"/>
          </w:tcPr>
          <w:p w14:paraId="26891A54" w14:textId="77777777" w:rsidR="00D12804" w:rsidRPr="00C6754C" w:rsidRDefault="00D12804" w:rsidP="00757EFC">
            <w:pPr>
              <w:pStyle w:val="TableText"/>
            </w:pPr>
          </w:p>
        </w:tc>
      </w:tr>
      <w:tr w:rsidR="00347425" w:rsidRPr="00C6754C" w14:paraId="6D6FF659" w14:textId="77777777" w:rsidTr="00757EFC">
        <w:tc>
          <w:tcPr>
            <w:tcW w:w="3605" w:type="dxa"/>
          </w:tcPr>
          <w:p w14:paraId="11A3DAA2" w14:textId="77777777" w:rsidR="00347425" w:rsidRDefault="00347425" w:rsidP="00757EFC">
            <w:pPr>
              <w:pStyle w:val="TableText"/>
            </w:pPr>
          </w:p>
        </w:tc>
        <w:tc>
          <w:tcPr>
            <w:tcW w:w="5755" w:type="dxa"/>
          </w:tcPr>
          <w:p w14:paraId="56073458" w14:textId="77777777" w:rsidR="00347425" w:rsidRPr="00C6754C" w:rsidRDefault="00347425" w:rsidP="00757EFC">
            <w:pPr>
              <w:pStyle w:val="TableText"/>
            </w:pPr>
          </w:p>
        </w:tc>
      </w:tr>
      <w:tr w:rsidR="00D12804" w:rsidRPr="00C6754C" w14:paraId="139537CD" w14:textId="77777777" w:rsidTr="00757EFC">
        <w:tc>
          <w:tcPr>
            <w:tcW w:w="3605" w:type="dxa"/>
          </w:tcPr>
          <w:p w14:paraId="301A4505" w14:textId="3E234A24" w:rsidR="00D12804" w:rsidRPr="00C6754C" w:rsidRDefault="00D12804" w:rsidP="00757EFC">
            <w:pPr>
              <w:pStyle w:val="TableText"/>
            </w:pPr>
            <w:r w:rsidRPr="00C6754C">
              <w:t>[documentDb</w:t>
            </w:r>
            <w:r w:rsidR="00347425">
              <w:t>RegionX</w:t>
            </w:r>
            <w:r w:rsidRPr="00C6754C">
              <w:t>Key]</w:t>
            </w:r>
          </w:p>
        </w:tc>
        <w:tc>
          <w:tcPr>
            <w:tcW w:w="5755" w:type="dxa"/>
          </w:tcPr>
          <w:p w14:paraId="7AD68ABC" w14:textId="77777777" w:rsidR="00D12804" w:rsidRPr="00C6754C" w:rsidRDefault="00D12804" w:rsidP="00757EFC">
            <w:pPr>
              <w:pStyle w:val="TableText"/>
            </w:pPr>
          </w:p>
        </w:tc>
      </w:tr>
      <w:tr w:rsidR="00EB5A3E" w:rsidRPr="00C6754C" w14:paraId="20C14EA0" w14:textId="77777777" w:rsidTr="00757EFC">
        <w:tc>
          <w:tcPr>
            <w:tcW w:w="3605" w:type="dxa"/>
          </w:tcPr>
          <w:p w14:paraId="1F930058" w14:textId="2FD27115" w:rsidR="00EB5A3E" w:rsidRPr="00C6754C" w:rsidRDefault="00EB5A3E" w:rsidP="00757EFC">
            <w:pPr>
              <w:pStyle w:val="TableText"/>
            </w:pPr>
            <w:r w:rsidRPr="00C6754C">
              <w:t>[searchAdminApi</w:t>
            </w:r>
            <w:r w:rsidR="00347425">
              <w:t>RegionX</w:t>
            </w:r>
            <w:r w:rsidRPr="00C6754C">
              <w:t>Key]</w:t>
            </w:r>
          </w:p>
        </w:tc>
        <w:tc>
          <w:tcPr>
            <w:tcW w:w="5755" w:type="dxa"/>
          </w:tcPr>
          <w:p w14:paraId="6580FEF1" w14:textId="77777777" w:rsidR="00EB5A3E" w:rsidRPr="00C6754C" w:rsidRDefault="00EB5A3E" w:rsidP="00757EFC">
            <w:pPr>
              <w:pStyle w:val="TableText"/>
            </w:pPr>
          </w:p>
        </w:tc>
      </w:tr>
      <w:tr w:rsidR="00EB5A3E" w:rsidRPr="00C6754C" w14:paraId="31E59D31" w14:textId="77777777" w:rsidTr="00757EFC">
        <w:tc>
          <w:tcPr>
            <w:tcW w:w="3605" w:type="dxa"/>
          </w:tcPr>
          <w:p w14:paraId="32F21942" w14:textId="03C92292" w:rsidR="00EB5A3E" w:rsidRPr="00C6754C" w:rsidRDefault="00EB5A3E" w:rsidP="00757EFC">
            <w:pPr>
              <w:pStyle w:val="TableText"/>
            </w:pPr>
            <w:r w:rsidRPr="00C6754C">
              <w:t>[</w:t>
            </w:r>
            <w:r w:rsidR="003174D9">
              <w:t>searchQueryRegionXKey</w:t>
            </w:r>
            <w:r w:rsidRPr="00C6754C">
              <w:t>]</w:t>
            </w:r>
          </w:p>
        </w:tc>
        <w:tc>
          <w:tcPr>
            <w:tcW w:w="5755" w:type="dxa"/>
          </w:tcPr>
          <w:p w14:paraId="0CBFB73F" w14:textId="77777777" w:rsidR="00EB5A3E" w:rsidRPr="00C6754C" w:rsidRDefault="00EB5A3E" w:rsidP="00757EFC">
            <w:pPr>
              <w:pStyle w:val="TableText"/>
            </w:pPr>
          </w:p>
        </w:tc>
      </w:tr>
    </w:tbl>
    <w:p w14:paraId="13262624" w14:textId="7BF8F290" w:rsidR="006375D1" w:rsidRDefault="006375D1" w:rsidP="006375D1">
      <w:pPr>
        <w:pStyle w:val="Heading1Numbered"/>
      </w:pPr>
      <w:bookmarkStart w:id="1151" w:name="_Toc470622142"/>
      <w:r>
        <w:lastRenderedPageBreak/>
        <w:t xml:space="preserve">Appendix </w:t>
      </w:r>
      <w:r w:rsidR="00F6553C">
        <w:t>C</w:t>
      </w:r>
      <w:r>
        <w:t>: How to enable Implicit flow</w:t>
      </w:r>
      <w:bookmarkEnd w:id="1128"/>
      <w:bookmarkEnd w:id="1151"/>
    </w:p>
    <w:p w14:paraId="4765DADE" w14:textId="6ED1C65C" w:rsidR="00855573" w:rsidRPr="00855573" w:rsidRDefault="229E5527" w:rsidP="00855573">
      <w:r w:rsidRPr="229E5527">
        <w:rPr>
          <w:b/>
          <w:bCs/>
        </w:rPr>
        <w:t>Reference:</w:t>
      </w:r>
      <w:r>
        <w:t xml:space="preserve"> </w:t>
      </w:r>
      <w:hyperlink r:id="rId66">
        <w:r w:rsidRPr="229E5527">
          <w:rPr>
            <w:rStyle w:val="Hyperlink"/>
          </w:rPr>
          <w:t>http://stackoverflow.com/questions/29326918/adal-js-response-type-token-is-not-supported</w:t>
        </w:r>
      </w:hyperlink>
      <w:r>
        <w:t xml:space="preserve"> </w:t>
      </w:r>
    </w:p>
    <w:tbl>
      <w:tblPr>
        <w:tblW w:w="8354" w:type="dxa"/>
        <w:tblCellMar>
          <w:top w:w="15" w:type="dxa"/>
          <w:left w:w="15" w:type="dxa"/>
          <w:bottom w:w="15" w:type="dxa"/>
          <w:right w:w="15" w:type="dxa"/>
        </w:tblCellMar>
        <w:tblLook w:val="04A0" w:firstRow="1" w:lastRow="0" w:firstColumn="1" w:lastColumn="0" w:noHBand="0" w:noVBand="1"/>
      </w:tblPr>
      <w:tblGrid>
        <w:gridCol w:w="8354"/>
      </w:tblGrid>
      <w:tr w:rsidR="006375D1" w14:paraId="384AF349" w14:textId="77777777" w:rsidTr="0BC0FE98">
        <w:trPr>
          <w:trHeight w:val="6737"/>
        </w:trPr>
        <w:tc>
          <w:tcPr>
            <w:tcW w:w="0" w:type="auto"/>
            <w:hideMark/>
          </w:tcPr>
          <w:bookmarkEnd w:id="1129"/>
          <w:p w14:paraId="7DC64B61" w14:textId="31563900" w:rsidR="006375D1" w:rsidRPr="006375D1" w:rsidRDefault="006375D1" w:rsidP="006375D1">
            <w:pPr>
              <w:pStyle w:val="NormalWeb"/>
              <w:rPr>
                <w:rFonts w:ascii="Segoe UI" w:hAnsi="Segoe UI" w:cs="Segoe UI"/>
                <w:color w:val="222426"/>
                <w:sz w:val="22"/>
                <w:szCs w:val="22"/>
              </w:rPr>
            </w:pPr>
            <w:r w:rsidRPr="229E5527">
              <w:rPr>
                <w:rFonts w:ascii="Segoe UI" w:eastAsia="Segoe UI" w:hAnsi="Segoe UI" w:cs="Segoe UI"/>
                <w:color w:val="222426"/>
                <w:sz w:val="22"/>
                <w:szCs w:val="22"/>
              </w:rPr>
              <w:t>If you are building client</w:t>
            </w:r>
            <w:r w:rsidR="00E65580" w:rsidRPr="229E5527">
              <w:rPr>
                <w:rFonts w:ascii="Segoe UI" w:eastAsia="Segoe UI" w:hAnsi="Segoe UI" w:cs="Segoe UI"/>
                <w:color w:val="222426"/>
                <w:sz w:val="22"/>
                <w:szCs w:val="22"/>
              </w:rPr>
              <w:t>-</w:t>
            </w:r>
            <w:r w:rsidRPr="229E5527">
              <w:rPr>
                <w:rFonts w:ascii="Segoe UI" w:eastAsia="Segoe UI" w:hAnsi="Segoe UI" w:cs="Segoe UI"/>
                <w:color w:val="222426"/>
                <w:sz w:val="22"/>
                <w:szCs w:val="22"/>
              </w:rPr>
              <w:t>side app, you need to enable Implicit flow from the application manifest.</w:t>
            </w:r>
          </w:p>
          <w:p w14:paraId="3B46C020" w14:textId="77777777" w:rsidR="006375D1" w:rsidRDefault="006375D1" w:rsidP="006375D1">
            <w:pPr>
              <w:pStyle w:val="HTMLPreformatted"/>
              <w:rPr>
                <w:color w:val="222426"/>
                <w:shd w:val="clear" w:color="auto" w:fill="EEEEEE"/>
              </w:rPr>
            </w:pPr>
            <w:r w:rsidRPr="006375D1">
              <w:rPr>
                <w:color w:val="222426"/>
                <w:shd w:val="clear" w:color="auto" w:fill="EEEEEE"/>
                <w:lang w:val="en-US"/>
              </w:rPr>
              <w:t xml:space="preserve">  </w:t>
            </w:r>
            <w:r>
              <w:rPr>
                <w:color w:val="222426"/>
                <w:shd w:val="clear" w:color="auto" w:fill="EEEEEE"/>
              </w:rPr>
              <w:t>"oauth2AllowImplicitFlow": true,</w:t>
            </w:r>
          </w:p>
          <w:p w14:paraId="24455714" w14:textId="77777777" w:rsidR="006375D1" w:rsidRPr="006375D1" w:rsidRDefault="006375D1" w:rsidP="00D21364">
            <w:pPr>
              <w:numPr>
                <w:ilvl w:val="0"/>
                <w:numId w:val="27"/>
              </w:numPr>
              <w:ind w:left="450"/>
              <w:rPr>
                <w:rFonts w:eastAsia="Segoe UI" w:cs="Segoe UI"/>
                <w:color w:val="222426"/>
              </w:rPr>
            </w:pPr>
            <w:r w:rsidRPr="229E5527">
              <w:rPr>
                <w:rFonts w:eastAsia="Segoe UI" w:cs="Segoe UI"/>
                <w:color w:val="222426"/>
              </w:rPr>
              <w:t xml:space="preserve">Open your application configuration azure portal, and </w:t>
            </w:r>
            <w:r w:rsidRPr="229E5527">
              <w:rPr>
                <w:rStyle w:val="Emphasis"/>
                <w:rFonts w:eastAsia="Segoe UI" w:cs="Segoe UI"/>
                <w:color w:val="222426"/>
              </w:rPr>
              <w:t>download</w:t>
            </w:r>
            <w:r w:rsidRPr="229E5527">
              <w:rPr>
                <w:rFonts w:eastAsia="Segoe UI" w:cs="Segoe UI"/>
                <w:color w:val="222426"/>
              </w:rPr>
              <w:t xml:space="preserve"> the manifest file from "</w:t>
            </w:r>
            <w:r w:rsidRPr="229E5527">
              <w:rPr>
                <w:rStyle w:val="Strong"/>
                <w:rFonts w:eastAsia="Segoe UI" w:cs="Segoe UI"/>
                <w:color w:val="222426"/>
              </w:rPr>
              <w:t>Manage Manifest</w:t>
            </w:r>
            <w:r w:rsidRPr="229E5527">
              <w:rPr>
                <w:rFonts w:eastAsia="Segoe UI" w:cs="Segoe UI"/>
                <w:color w:val="222426"/>
              </w:rPr>
              <w:t>" menu.</w:t>
            </w:r>
          </w:p>
          <w:p w14:paraId="132A70BC" w14:textId="136B1064" w:rsidR="006375D1" w:rsidRPr="006375D1" w:rsidRDefault="006375D1" w:rsidP="006375D1">
            <w:pPr>
              <w:pStyle w:val="NormalWeb"/>
              <w:rPr>
                <w:rFonts w:ascii="Segoe UI" w:hAnsi="Segoe UI" w:cs="Segoe UI"/>
                <w:color w:val="222426"/>
                <w:sz w:val="22"/>
                <w:szCs w:val="22"/>
              </w:rPr>
            </w:pPr>
            <w:r w:rsidRPr="006375D1">
              <w:rPr>
                <w:rFonts w:ascii="Segoe UI" w:hAnsi="Segoe UI" w:cs="Segoe UI"/>
                <w:noProof/>
                <w:color w:val="222426"/>
                <w:sz w:val="22"/>
                <w:szCs w:val="22"/>
              </w:rPr>
              <w:drawing>
                <wp:inline distT="0" distB="0" distL="0" distR="0" wp14:anchorId="553333C4" wp14:editId="38DD0DE6">
                  <wp:extent cx="1280160" cy="1188720"/>
                  <wp:effectExtent l="0" t="0" r="0" b="0"/>
                  <wp:docPr id="2" name="Picture 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80160" cy="1188720"/>
                          </a:xfrm>
                          <a:prstGeom prst="rect">
                            <a:avLst/>
                          </a:prstGeom>
                          <a:noFill/>
                          <a:ln>
                            <a:noFill/>
                          </a:ln>
                        </pic:spPr>
                      </pic:pic>
                    </a:graphicData>
                  </a:graphic>
                </wp:inline>
              </w:drawing>
            </w:r>
          </w:p>
          <w:p w14:paraId="5E33A74C" w14:textId="0A1C3495" w:rsidR="006375D1" w:rsidRPr="006375D1" w:rsidRDefault="008B7D42" w:rsidP="00D21364">
            <w:pPr>
              <w:pStyle w:val="NormalWeb"/>
              <w:numPr>
                <w:ilvl w:val="0"/>
                <w:numId w:val="28"/>
              </w:numPr>
              <w:ind w:left="450"/>
              <w:rPr>
                <w:rFonts w:ascii="Segoe UI" w:eastAsia="Segoe UI" w:hAnsi="Segoe UI" w:cs="Segoe UI"/>
                <w:color w:val="222426"/>
                <w:sz w:val="22"/>
                <w:szCs w:val="22"/>
              </w:rPr>
            </w:pPr>
            <w:r w:rsidRPr="229E5527">
              <w:rPr>
                <w:rFonts w:ascii="Segoe UI" w:eastAsia="Segoe UI" w:hAnsi="Segoe UI" w:cs="Segoe UI"/>
                <w:color w:val="222426"/>
                <w:sz w:val="22"/>
                <w:szCs w:val="22"/>
              </w:rPr>
              <w:t>S</w:t>
            </w:r>
            <w:r w:rsidR="006375D1" w:rsidRPr="229E5527">
              <w:rPr>
                <w:rFonts w:ascii="Segoe UI" w:eastAsia="Segoe UI" w:hAnsi="Segoe UI" w:cs="Segoe UI"/>
                <w:color w:val="222426"/>
                <w:sz w:val="22"/>
                <w:szCs w:val="22"/>
              </w:rPr>
              <w:t xml:space="preserve">earch for </w:t>
            </w:r>
            <w:r w:rsidR="006375D1" w:rsidRPr="229E5527">
              <w:rPr>
                <w:rStyle w:val="Strong"/>
                <w:rFonts w:ascii="Segoe UI" w:eastAsia="Segoe UI" w:hAnsi="Segoe UI" w:cs="Segoe UI"/>
                <w:color w:val="222426"/>
                <w:sz w:val="22"/>
                <w:szCs w:val="22"/>
              </w:rPr>
              <w:t>oauth2AllowImplicitFlow</w:t>
            </w:r>
            <w:r w:rsidR="006375D1" w:rsidRPr="229E5527">
              <w:rPr>
                <w:rFonts w:ascii="Segoe UI" w:eastAsia="Segoe UI" w:hAnsi="Segoe UI" w:cs="Segoe UI"/>
                <w:color w:val="222426"/>
                <w:sz w:val="22"/>
                <w:szCs w:val="22"/>
              </w:rPr>
              <w:t xml:space="preserve"> and change the value to true.</w:t>
            </w:r>
          </w:p>
          <w:p w14:paraId="7EA607FD" w14:textId="41C3CBC2" w:rsidR="006375D1" w:rsidRPr="006375D1" w:rsidRDefault="008B7D42" w:rsidP="00D21364">
            <w:pPr>
              <w:pStyle w:val="NormalWeb"/>
              <w:numPr>
                <w:ilvl w:val="0"/>
                <w:numId w:val="28"/>
              </w:numPr>
              <w:ind w:left="450"/>
              <w:rPr>
                <w:rFonts w:ascii="Segoe UI" w:eastAsia="Segoe UI" w:hAnsi="Segoe UI" w:cs="Segoe UI"/>
                <w:color w:val="222426"/>
                <w:sz w:val="22"/>
                <w:szCs w:val="22"/>
              </w:rPr>
            </w:pPr>
            <w:r w:rsidRPr="229E5527">
              <w:rPr>
                <w:rStyle w:val="Strong"/>
                <w:rFonts w:ascii="Segoe UI" w:eastAsia="Segoe UI" w:hAnsi="Segoe UI" w:cs="Segoe UI"/>
                <w:color w:val="222426"/>
                <w:sz w:val="22"/>
                <w:szCs w:val="22"/>
              </w:rPr>
              <w:t>U</w:t>
            </w:r>
            <w:r w:rsidR="006375D1" w:rsidRPr="229E5527">
              <w:rPr>
                <w:rStyle w:val="Strong"/>
                <w:rFonts w:ascii="Segoe UI" w:eastAsia="Segoe UI" w:hAnsi="Segoe UI" w:cs="Segoe UI"/>
                <w:color w:val="222426"/>
                <w:sz w:val="22"/>
                <w:szCs w:val="22"/>
              </w:rPr>
              <w:t>pload</w:t>
            </w:r>
            <w:r w:rsidR="006375D1" w:rsidRPr="229E5527">
              <w:rPr>
                <w:rFonts w:ascii="Segoe UI" w:eastAsia="Segoe UI" w:hAnsi="Segoe UI" w:cs="Segoe UI"/>
                <w:color w:val="222426"/>
                <w:sz w:val="22"/>
                <w:szCs w:val="22"/>
              </w:rPr>
              <w:t xml:space="preserve"> the file again through the same menu.</w:t>
            </w:r>
          </w:p>
          <w:p w14:paraId="428D7F01" w14:textId="77777777" w:rsidR="006375D1" w:rsidRPr="006375D1" w:rsidRDefault="006375D1" w:rsidP="006375D1">
            <w:pPr>
              <w:pStyle w:val="NormalWeb"/>
              <w:rPr>
                <w:rFonts w:ascii="Segoe UI" w:hAnsi="Segoe UI" w:cs="Segoe UI"/>
                <w:color w:val="222426"/>
                <w:sz w:val="22"/>
                <w:szCs w:val="22"/>
              </w:rPr>
            </w:pPr>
            <w:r w:rsidRPr="229E5527">
              <w:rPr>
                <w:rFonts w:ascii="Segoe UI" w:eastAsia="Segoe UI" w:hAnsi="Segoe UI" w:cs="Segoe UI"/>
                <w:color w:val="222426"/>
                <w:sz w:val="22"/>
                <w:szCs w:val="22"/>
              </w:rPr>
              <w:t>Logout and login again to your app and it will work will a charm.</w:t>
            </w:r>
          </w:p>
          <w:p w14:paraId="2AF5F1D3" w14:textId="0F6CA3D3" w:rsidR="006375D1" w:rsidRDefault="006375D1" w:rsidP="006375D1">
            <w:pPr>
              <w:pStyle w:val="NormalWeb"/>
              <w:rPr>
                <w:rFonts w:ascii="Arial" w:hAnsi="Arial" w:cs="Arial"/>
                <w:color w:val="222426"/>
                <w:sz w:val="23"/>
                <w:szCs w:val="23"/>
              </w:rPr>
            </w:pPr>
            <w:r w:rsidRPr="229E5527">
              <w:rPr>
                <w:rFonts w:ascii="Segoe UI" w:eastAsia="Segoe UI" w:hAnsi="Segoe UI" w:cs="Segoe UI"/>
                <w:color w:val="222426"/>
                <w:sz w:val="22"/>
                <w:szCs w:val="22"/>
              </w:rPr>
              <w:t>The implicit grant type is used for mobile apps and web applications (i.e.</w:t>
            </w:r>
            <w:r w:rsidR="008B7D42" w:rsidRPr="229E5527">
              <w:rPr>
                <w:rFonts w:ascii="Segoe UI" w:eastAsia="Segoe UI" w:hAnsi="Segoe UI" w:cs="Segoe UI"/>
                <w:color w:val="222426"/>
                <w:sz w:val="22"/>
                <w:szCs w:val="22"/>
              </w:rPr>
              <w:t>,</w:t>
            </w:r>
            <w:r w:rsidRPr="229E5527">
              <w:rPr>
                <w:rFonts w:ascii="Segoe UI" w:eastAsia="Segoe UI" w:hAnsi="Segoe UI" w:cs="Segoe UI"/>
                <w:color w:val="222426"/>
                <w:sz w:val="22"/>
                <w:szCs w:val="22"/>
              </w:rPr>
              <w:t xml:space="preserve"> applications that run in a web browser), where the client secret confidentiality is not guaranteed.</w:t>
            </w:r>
          </w:p>
        </w:tc>
      </w:tr>
    </w:tbl>
    <w:p w14:paraId="5FA1679B" w14:textId="26076EAB" w:rsidR="00855573" w:rsidRDefault="00855573" w:rsidP="00AB512E"/>
    <w:p w14:paraId="062D5823" w14:textId="77777777" w:rsidR="00855573" w:rsidRDefault="00855573">
      <w:pPr>
        <w:spacing w:before="0" w:after="160" w:line="259" w:lineRule="auto"/>
      </w:pPr>
      <w:r>
        <w:br w:type="page"/>
      </w:r>
    </w:p>
    <w:p w14:paraId="5EAE1D9D" w14:textId="609F5FBA" w:rsidR="00855573" w:rsidRDefault="00855573" w:rsidP="00855573">
      <w:pPr>
        <w:pStyle w:val="Heading1Numbered"/>
      </w:pPr>
      <w:bookmarkStart w:id="1152" w:name="_Toc458787303"/>
      <w:bookmarkStart w:id="1153" w:name="_Toc470622143"/>
      <w:bookmarkStart w:id="1154" w:name="ExportingCert"/>
      <w:r>
        <w:lastRenderedPageBreak/>
        <w:t xml:space="preserve">Appendix </w:t>
      </w:r>
      <w:r w:rsidR="00F6553C">
        <w:t>D</w:t>
      </w:r>
      <w:r>
        <w:t>: Exporting certificate with private key</w:t>
      </w:r>
      <w:bookmarkEnd w:id="1152"/>
      <w:bookmarkEnd w:id="1153"/>
    </w:p>
    <w:bookmarkEnd w:id="1154"/>
    <w:p w14:paraId="7FCA09B6" w14:textId="0002E09C" w:rsidR="00855573" w:rsidRDefault="229E5527" w:rsidP="00AB512E">
      <w:r>
        <w:t xml:space="preserve">Reference: </w:t>
      </w:r>
      <w:hyperlink r:id="rId68">
        <w:r w:rsidRPr="229E5527">
          <w:rPr>
            <w:rStyle w:val="Hyperlink"/>
          </w:rPr>
          <w:t>http://powershell.com/cs/blogs/tips/archive/2009/10/20/exporting-certificate-with-private-key.aspx</w:t>
        </w:r>
      </w:hyperlink>
      <w:r>
        <w:t xml:space="preserve">  </w:t>
      </w:r>
    </w:p>
    <w:p w14:paraId="1071A4B3" w14:textId="10213B12" w:rsidR="00855573" w:rsidRPr="00855573" w:rsidRDefault="00855573" w:rsidP="00855573">
      <w:pPr>
        <w:pStyle w:val="NormalWeb"/>
        <w:rPr>
          <w:rFonts w:ascii="Segoe UI" w:hAnsi="Segoe UI" w:cs="Segoe UI"/>
          <w:color w:val="222426"/>
          <w:sz w:val="22"/>
          <w:szCs w:val="22"/>
        </w:rPr>
      </w:pPr>
      <w:r w:rsidRPr="229E5527">
        <w:rPr>
          <w:rFonts w:ascii="Segoe UI" w:eastAsia="Segoe UI" w:hAnsi="Segoe UI" w:cs="Segoe UI"/>
          <w:color w:val="222426"/>
          <w:sz w:val="22"/>
          <w:szCs w:val="22"/>
        </w:rPr>
        <w:t>Certificates are digital identities, and when you already own the private key to a certificate, you own this identity. You can then use these certificates to sign e</w:t>
      </w:r>
      <w:r w:rsidR="00E65580" w:rsidRPr="229E5527">
        <w:rPr>
          <w:rFonts w:ascii="Segoe UI" w:eastAsia="Segoe UI" w:hAnsi="Segoe UI" w:cs="Segoe UI"/>
          <w:color w:val="222426"/>
          <w:sz w:val="22"/>
          <w:szCs w:val="22"/>
        </w:rPr>
        <w:t>-</w:t>
      </w:r>
      <w:r w:rsidRPr="229E5527">
        <w:rPr>
          <w:rFonts w:ascii="Segoe UI" w:eastAsia="Segoe UI" w:hAnsi="Segoe UI" w:cs="Segoe UI"/>
          <w:color w:val="222426"/>
          <w:sz w:val="22"/>
          <w:szCs w:val="22"/>
        </w:rPr>
        <w:t>mail or PowerShell scripts. To prevent personal certificates from getting lost, you should export them to pfx files and re</w:t>
      </w:r>
      <w:r w:rsidR="00E65580" w:rsidRPr="229E5527">
        <w:rPr>
          <w:rFonts w:ascii="Segoe UI" w:eastAsia="Segoe UI" w:hAnsi="Segoe UI" w:cs="Segoe UI"/>
          <w:color w:val="222426"/>
          <w:sz w:val="22"/>
          <w:szCs w:val="22"/>
        </w:rPr>
        <w:t>-</w:t>
      </w:r>
      <w:r w:rsidRPr="229E5527">
        <w:rPr>
          <w:rFonts w:ascii="Segoe UI" w:eastAsia="Segoe UI" w:hAnsi="Segoe UI" w:cs="Segoe UI"/>
          <w:color w:val="222426"/>
          <w:sz w:val="22"/>
          <w:szCs w:val="22"/>
        </w:rPr>
        <w:t>import them in case your machine breaks down or if you are switching machines.</w:t>
      </w:r>
    </w:p>
    <w:p w14:paraId="72C82DAF" w14:textId="77777777" w:rsidR="00855573" w:rsidRPr="00855573" w:rsidRDefault="00855573" w:rsidP="00855573">
      <w:pPr>
        <w:pStyle w:val="NormalWeb"/>
        <w:rPr>
          <w:rFonts w:ascii="Segoe UI" w:hAnsi="Segoe UI" w:cs="Segoe UI"/>
          <w:color w:val="222426"/>
          <w:sz w:val="22"/>
          <w:szCs w:val="22"/>
        </w:rPr>
      </w:pPr>
      <w:r w:rsidRPr="229E5527">
        <w:rPr>
          <w:rFonts w:ascii="Segoe UI" w:eastAsia="Segoe UI" w:hAnsi="Segoe UI" w:cs="Segoe UI"/>
          <w:color w:val="222426"/>
          <w:sz w:val="22"/>
          <w:szCs w:val="22"/>
        </w:rPr>
        <w:t>First, let's see how to find certificates that you have already have the private key for. Use this to find all such certificates in your personal store:</w:t>
      </w:r>
    </w:p>
    <w:p w14:paraId="048D776F" w14:textId="6FDA52D9" w:rsidR="00855573" w:rsidRPr="00855573" w:rsidRDefault="00855573" w:rsidP="229E5527">
      <w:pPr>
        <w:shd w:val="clear" w:color="auto" w:fill="FFFFFF" w:themeFill="background1"/>
        <w:rPr>
          <w:rFonts w:ascii="Courier New" w:eastAsia="Times New Roman" w:hAnsi="Courier New" w:cs="Courier New"/>
          <w:color w:val="333333"/>
          <w:sz w:val="18"/>
          <w:szCs w:val="18"/>
          <w:lang w:val="en" w:eastAsia="es-AR"/>
        </w:rPr>
      </w:pPr>
      <w:r w:rsidRPr="229E5527">
        <w:rPr>
          <w:rFonts w:ascii="Courier New,Times New Roman" w:eastAsia="Courier New,Times New Roman" w:hAnsi="Courier New,Times New Roman" w:cs="Courier New,Times New Roman"/>
          <w:color w:val="333333"/>
          <w:sz w:val="18"/>
          <w:szCs w:val="18"/>
          <w:lang w:val="en" w:eastAsia="es-AR"/>
        </w:rPr>
        <w:t xml:space="preserve">dir cert:\currentuser\my | </w:t>
      </w:r>
      <w:r w:rsidRPr="229E5527">
        <w:rPr>
          <w:rFonts w:ascii="Courier New,Times New Roman" w:eastAsia="Courier New,Times New Roman" w:hAnsi="Courier New,Times New Roman" w:cs="Courier New,Times New Roman"/>
          <w:color w:val="5F9EA0"/>
          <w:sz w:val="18"/>
          <w:szCs w:val="18"/>
          <w:lang w:val="en" w:eastAsia="es-AR"/>
        </w:rPr>
        <w:t>Where</w:t>
      </w:r>
      <w:r w:rsidR="00E65580" w:rsidRPr="229E5527">
        <w:rPr>
          <w:rFonts w:ascii="Courier New,Times New Roman" w:eastAsia="Courier New,Times New Roman" w:hAnsi="Courier New,Times New Roman" w:cs="Courier New,Times New Roman"/>
          <w:color w:val="5F9EA0"/>
          <w:sz w:val="18"/>
          <w:szCs w:val="18"/>
          <w:lang w:val="en" w:eastAsia="es-AR"/>
        </w:rPr>
        <w:t>-</w:t>
      </w:r>
      <w:r w:rsidRPr="229E5527">
        <w:rPr>
          <w:rFonts w:ascii="Courier New,Times New Roman" w:eastAsia="Courier New,Times New Roman" w:hAnsi="Courier New,Times New Roman" w:cs="Courier New,Times New Roman"/>
          <w:color w:val="5F9EA0"/>
          <w:sz w:val="18"/>
          <w:szCs w:val="18"/>
          <w:lang w:val="en" w:eastAsia="es-AR"/>
        </w:rPr>
        <w:t>Object</w:t>
      </w:r>
      <w:r w:rsidRPr="229E5527">
        <w:rPr>
          <w:rFonts w:ascii="Courier New,Times New Roman" w:eastAsia="Courier New,Times New Roman" w:hAnsi="Courier New,Times New Roman" w:cs="Courier New,Times New Roman"/>
          <w:color w:val="333333"/>
          <w:sz w:val="18"/>
          <w:szCs w:val="18"/>
          <w:lang w:val="en" w:eastAsia="es-AR"/>
        </w:rPr>
        <w:t xml:space="preserve"> { </w:t>
      </w:r>
      <w:r w:rsidRPr="229E5527">
        <w:rPr>
          <w:rFonts w:ascii="Courier New,Times New Roman" w:eastAsia="Courier New,Times New Roman" w:hAnsi="Courier New,Times New Roman" w:cs="Courier New,Times New Roman"/>
          <w:color w:val="800080"/>
          <w:sz w:val="18"/>
          <w:szCs w:val="18"/>
          <w:lang w:val="en" w:eastAsia="es-AR"/>
        </w:rPr>
        <w:t>$_</w:t>
      </w:r>
      <w:r w:rsidRPr="229E5527">
        <w:rPr>
          <w:rFonts w:ascii="Courier New,Times New Roman" w:eastAsia="Courier New,Times New Roman" w:hAnsi="Courier New,Times New Roman" w:cs="Courier New,Times New Roman"/>
          <w:color w:val="333333"/>
          <w:sz w:val="18"/>
          <w:szCs w:val="18"/>
          <w:lang w:val="en" w:eastAsia="es-AR"/>
        </w:rPr>
        <w:t>.</w:t>
      </w:r>
      <w:r w:rsidRPr="229E5527">
        <w:rPr>
          <w:rFonts w:ascii="Courier New,Times New Roman" w:eastAsia="Courier New,Times New Roman" w:hAnsi="Courier New,Times New Roman" w:cs="Courier New,Times New Roman"/>
          <w:color w:val="8B4513"/>
          <w:sz w:val="18"/>
          <w:szCs w:val="18"/>
          <w:lang w:val="en" w:eastAsia="es-AR"/>
        </w:rPr>
        <w:t>hasPrivateKey</w:t>
      </w:r>
      <w:r w:rsidRPr="229E5527">
        <w:rPr>
          <w:rFonts w:ascii="Courier New,Times New Roman" w:eastAsia="Courier New,Times New Roman" w:hAnsi="Courier New,Times New Roman" w:cs="Courier New,Times New Roman"/>
          <w:color w:val="333333"/>
          <w:sz w:val="18"/>
          <w:szCs w:val="18"/>
          <w:lang w:val="en" w:eastAsia="es-AR"/>
        </w:rPr>
        <w:t xml:space="preserve"> }</w:t>
      </w:r>
    </w:p>
    <w:p w14:paraId="422B7D52" w14:textId="77777777" w:rsidR="00855573" w:rsidRPr="00855573" w:rsidRDefault="00855573" w:rsidP="00855573">
      <w:pPr>
        <w:pStyle w:val="NormalWeb"/>
        <w:rPr>
          <w:rFonts w:ascii="Segoe UI" w:hAnsi="Segoe UI" w:cs="Segoe UI"/>
          <w:color w:val="222426"/>
          <w:sz w:val="22"/>
          <w:szCs w:val="22"/>
        </w:rPr>
      </w:pPr>
      <w:r w:rsidRPr="229E5527">
        <w:rPr>
          <w:rFonts w:ascii="Segoe UI" w:eastAsia="Segoe UI" w:hAnsi="Segoe UI" w:cs="Segoe UI"/>
          <w:color w:val="222426"/>
          <w:sz w:val="22"/>
          <w:szCs w:val="22"/>
        </w:rPr>
        <w:t>Try this to see all machine certificates (provided you are Admin):</w:t>
      </w:r>
    </w:p>
    <w:p w14:paraId="19737BC6" w14:textId="68D73A35" w:rsidR="00855573" w:rsidRPr="00855573" w:rsidRDefault="00855573" w:rsidP="229E5527">
      <w:pPr>
        <w:shd w:val="clear" w:color="auto" w:fill="FFFFFF" w:themeFill="background1"/>
        <w:rPr>
          <w:rFonts w:ascii="Courier New" w:eastAsia="Times New Roman" w:hAnsi="Courier New" w:cs="Courier New"/>
          <w:color w:val="333333"/>
          <w:sz w:val="18"/>
          <w:szCs w:val="18"/>
          <w:lang w:val="en" w:eastAsia="es-AR"/>
        </w:rPr>
      </w:pPr>
      <w:r w:rsidRPr="229E5527">
        <w:rPr>
          <w:rFonts w:ascii="Courier New,Times New Roman" w:eastAsia="Courier New,Times New Roman" w:hAnsi="Courier New,Times New Roman" w:cs="Courier New,Times New Roman"/>
          <w:color w:val="333333"/>
          <w:sz w:val="18"/>
          <w:szCs w:val="18"/>
          <w:lang w:val="en" w:eastAsia="es-AR"/>
        </w:rPr>
        <w:t xml:space="preserve">dir cert:\localmachine\my | </w:t>
      </w:r>
      <w:r w:rsidRPr="229E5527">
        <w:rPr>
          <w:rFonts w:ascii="Courier New,Times New Roman" w:eastAsia="Courier New,Times New Roman" w:hAnsi="Courier New,Times New Roman" w:cs="Courier New,Times New Roman"/>
          <w:color w:val="5F9EA0"/>
          <w:sz w:val="18"/>
          <w:szCs w:val="18"/>
          <w:lang w:val="en" w:eastAsia="es-AR"/>
        </w:rPr>
        <w:t>Where</w:t>
      </w:r>
      <w:r w:rsidR="00E65580" w:rsidRPr="229E5527">
        <w:rPr>
          <w:rFonts w:ascii="Courier New,Times New Roman" w:eastAsia="Courier New,Times New Roman" w:hAnsi="Courier New,Times New Roman" w:cs="Courier New,Times New Roman"/>
          <w:color w:val="5F9EA0"/>
          <w:sz w:val="18"/>
          <w:szCs w:val="18"/>
          <w:lang w:val="en" w:eastAsia="es-AR"/>
        </w:rPr>
        <w:t>-</w:t>
      </w:r>
      <w:r w:rsidRPr="229E5527">
        <w:rPr>
          <w:rFonts w:ascii="Courier New,Times New Roman" w:eastAsia="Courier New,Times New Roman" w:hAnsi="Courier New,Times New Roman" w:cs="Courier New,Times New Roman"/>
          <w:color w:val="5F9EA0"/>
          <w:sz w:val="18"/>
          <w:szCs w:val="18"/>
          <w:lang w:val="en" w:eastAsia="es-AR"/>
        </w:rPr>
        <w:t>Object</w:t>
      </w:r>
      <w:r w:rsidRPr="229E5527">
        <w:rPr>
          <w:rFonts w:ascii="Courier New,Times New Roman" w:eastAsia="Courier New,Times New Roman" w:hAnsi="Courier New,Times New Roman" w:cs="Courier New,Times New Roman"/>
          <w:color w:val="333333"/>
          <w:sz w:val="18"/>
          <w:szCs w:val="18"/>
          <w:lang w:val="en" w:eastAsia="es-AR"/>
        </w:rPr>
        <w:t xml:space="preserve"> { </w:t>
      </w:r>
      <w:r w:rsidRPr="229E5527">
        <w:rPr>
          <w:rFonts w:ascii="Courier New,Times New Roman" w:eastAsia="Courier New,Times New Roman" w:hAnsi="Courier New,Times New Roman" w:cs="Courier New,Times New Roman"/>
          <w:color w:val="800080"/>
          <w:sz w:val="18"/>
          <w:szCs w:val="18"/>
          <w:lang w:val="en" w:eastAsia="es-AR"/>
        </w:rPr>
        <w:t>$_</w:t>
      </w:r>
      <w:r w:rsidRPr="229E5527">
        <w:rPr>
          <w:rFonts w:ascii="Courier New,Times New Roman" w:eastAsia="Courier New,Times New Roman" w:hAnsi="Courier New,Times New Roman" w:cs="Courier New,Times New Roman"/>
          <w:color w:val="333333"/>
          <w:sz w:val="18"/>
          <w:szCs w:val="18"/>
          <w:lang w:val="en" w:eastAsia="es-AR"/>
        </w:rPr>
        <w:t>.</w:t>
      </w:r>
      <w:r w:rsidRPr="229E5527">
        <w:rPr>
          <w:rFonts w:ascii="Courier New,Times New Roman" w:eastAsia="Courier New,Times New Roman" w:hAnsi="Courier New,Times New Roman" w:cs="Courier New,Times New Roman"/>
          <w:color w:val="8B4513"/>
          <w:sz w:val="18"/>
          <w:szCs w:val="18"/>
          <w:lang w:val="en" w:eastAsia="es-AR"/>
        </w:rPr>
        <w:t>hasPrivateKey</w:t>
      </w:r>
      <w:r w:rsidRPr="229E5527">
        <w:rPr>
          <w:rFonts w:ascii="Courier New,Times New Roman" w:eastAsia="Courier New,Times New Roman" w:hAnsi="Courier New,Times New Roman" w:cs="Courier New,Times New Roman"/>
          <w:color w:val="333333"/>
          <w:sz w:val="18"/>
          <w:szCs w:val="18"/>
          <w:lang w:val="en" w:eastAsia="es-AR"/>
        </w:rPr>
        <w:t xml:space="preserve"> }</w:t>
      </w:r>
    </w:p>
    <w:p w14:paraId="7E600B41" w14:textId="07EFEC78" w:rsidR="00855573" w:rsidRPr="00855573" w:rsidRDefault="00855573" w:rsidP="00855573">
      <w:pPr>
        <w:pStyle w:val="NormalWeb"/>
        <w:rPr>
          <w:rFonts w:ascii="Segoe UI" w:hAnsi="Segoe UI" w:cs="Segoe UI"/>
          <w:color w:val="222426"/>
          <w:sz w:val="22"/>
          <w:szCs w:val="22"/>
        </w:rPr>
      </w:pPr>
      <w:r w:rsidRPr="229E5527">
        <w:rPr>
          <w:rFonts w:ascii="Segoe UI" w:eastAsia="Segoe UI" w:hAnsi="Segoe UI" w:cs="Segoe UI"/>
          <w:color w:val="222426"/>
          <w:sz w:val="22"/>
          <w:szCs w:val="22"/>
        </w:rPr>
        <w:t>For example, if you want to copy the certificate to another computer to use it there or as a backup, you should export a certificate with a private key by first grabbing it by adding a where</w:t>
      </w:r>
      <w:r w:rsidR="00E65580" w:rsidRPr="229E5527">
        <w:rPr>
          <w:rFonts w:ascii="Segoe UI" w:eastAsia="Segoe UI" w:hAnsi="Segoe UI" w:cs="Segoe UI"/>
          <w:color w:val="222426"/>
          <w:sz w:val="22"/>
          <w:szCs w:val="22"/>
        </w:rPr>
        <w:t>-</w:t>
      </w:r>
      <w:r w:rsidRPr="229E5527">
        <w:rPr>
          <w:rFonts w:ascii="Segoe UI" w:eastAsia="Segoe UI" w:hAnsi="Segoe UI" w:cs="Segoe UI"/>
          <w:color w:val="222426"/>
          <w:sz w:val="22"/>
          <w:szCs w:val="22"/>
        </w:rPr>
        <w:t>object clause to identify it. Or, you can export and backup all certificates in one line:</w:t>
      </w:r>
    </w:p>
    <w:p w14:paraId="459CC2E2" w14:textId="3572EF10" w:rsidR="00855573" w:rsidRPr="00855573" w:rsidRDefault="00855573" w:rsidP="229E5527">
      <w:pPr>
        <w:shd w:val="clear" w:color="auto" w:fill="FFFFFF" w:themeFill="background1"/>
        <w:rPr>
          <w:rFonts w:ascii="Courier New" w:eastAsia="Times New Roman" w:hAnsi="Courier New" w:cs="Courier New"/>
          <w:color w:val="333333"/>
          <w:sz w:val="18"/>
          <w:szCs w:val="18"/>
          <w:lang w:val="en" w:eastAsia="es-AR"/>
        </w:rPr>
      </w:pPr>
      <w:r w:rsidRPr="229E5527">
        <w:rPr>
          <w:rFonts w:ascii="Courier New,Times New Roman" w:eastAsia="Courier New,Times New Roman" w:hAnsi="Courier New,Times New Roman" w:cs="Courier New,Times New Roman"/>
          <w:color w:val="333333"/>
          <w:sz w:val="18"/>
          <w:szCs w:val="18"/>
          <w:lang w:val="en" w:eastAsia="es-AR"/>
        </w:rPr>
        <w:t xml:space="preserve">dir cert:\currentuser\my | </w:t>
      </w:r>
      <w:r>
        <w:br/>
      </w:r>
      <w:r w:rsidRPr="229E5527">
        <w:rPr>
          <w:rFonts w:ascii="Courier New,Times New Roman" w:eastAsia="Courier New,Times New Roman" w:hAnsi="Courier New,Times New Roman" w:cs="Courier New,Times New Roman"/>
          <w:color w:val="333333"/>
          <w:sz w:val="18"/>
          <w:szCs w:val="18"/>
          <w:lang w:val="en" w:eastAsia="es-AR"/>
        </w:rPr>
        <w:t xml:space="preserve">  </w:t>
      </w:r>
      <w:r w:rsidRPr="229E5527">
        <w:rPr>
          <w:rFonts w:ascii="Courier New,Times New Roman" w:eastAsia="Courier New,Times New Roman" w:hAnsi="Courier New,Times New Roman" w:cs="Courier New,Times New Roman"/>
          <w:color w:val="5F9EA0"/>
          <w:sz w:val="18"/>
          <w:szCs w:val="18"/>
          <w:lang w:val="en" w:eastAsia="es-AR"/>
        </w:rPr>
        <w:t>Where</w:t>
      </w:r>
      <w:r w:rsidR="00E65580" w:rsidRPr="229E5527">
        <w:rPr>
          <w:rFonts w:ascii="Courier New,Times New Roman" w:eastAsia="Courier New,Times New Roman" w:hAnsi="Courier New,Times New Roman" w:cs="Courier New,Times New Roman"/>
          <w:color w:val="5F9EA0"/>
          <w:sz w:val="18"/>
          <w:szCs w:val="18"/>
          <w:lang w:val="en" w:eastAsia="es-AR"/>
        </w:rPr>
        <w:t>-</w:t>
      </w:r>
      <w:r w:rsidRPr="229E5527">
        <w:rPr>
          <w:rFonts w:ascii="Courier New,Times New Roman" w:eastAsia="Courier New,Times New Roman" w:hAnsi="Courier New,Times New Roman" w:cs="Courier New,Times New Roman"/>
          <w:color w:val="5F9EA0"/>
          <w:sz w:val="18"/>
          <w:szCs w:val="18"/>
          <w:lang w:val="en" w:eastAsia="es-AR"/>
        </w:rPr>
        <w:t>Object</w:t>
      </w:r>
      <w:r w:rsidRPr="229E5527">
        <w:rPr>
          <w:rFonts w:ascii="Courier New,Times New Roman" w:eastAsia="Courier New,Times New Roman" w:hAnsi="Courier New,Times New Roman" w:cs="Courier New,Times New Roman"/>
          <w:color w:val="333333"/>
          <w:sz w:val="18"/>
          <w:szCs w:val="18"/>
          <w:lang w:val="en" w:eastAsia="es-AR"/>
        </w:rPr>
        <w:t xml:space="preserve"> { </w:t>
      </w:r>
      <w:r w:rsidRPr="229E5527">
        <w:rPr>
          <w:rFonts w:ascii="Courier New,Times New Roman" w:eastAsia="Courier New,Times New Roman" w:hAnsi="Courier New,Times New Roman" w:cs="Courier New,Times New Roman"/>
          <w:color w:val="800080"/>
          <w:sz w:val="18"/>
          <w:szCs w:val="18"/>
          <w:lang w:val="en" w:eastAsia="es-AR"/>
        </w:rPr>
        <w:t>$_</w:t>
      </w:r>
      <w:r w:rsidRPr="229E5527">
        <w:rPr>
          <w:rFonts w:ascii="Courier New,Times New Roman" w:eastAsia="Courier New,Times New Roman" w:hAnsi="Courier New,Times New Roman" w:cs="Courier New,Times New Roman"/>
          <w:color w:val="333333"/>
          <w:sz w:val="18"/>
          <w:szCs w:val="18"/>
          <w:lang w:val="en" w:eastAsia="es-AR"/>
        </w:rPr>
        <w:t>.</w:t>
      </w:r>
      <w:r w:rsidRPr="229E5527">
        <w:rPr>
          <w:rFonts w:ascii="Courier New,Times New Roman" w:eastAsia="Courier New,Times New Roman" w:hAnsi="Courier New,Times New Roman" w:cs="Courier New,Times New Roman"/>
          <w:color w:val="8B4513"/>
          <w:sz w:val="18"/>
          <w:szCs w:val="18"/>
          <w:lang w:val="en" w:eastAsia="es-AR"/>
        </w:rPr>
        <w:t>hasPrivateKey</w:t>
      </w:r>
      <w:r w:rsidRPr="229E5527">
        <w:rPr>
          <w:rFonts w:ascii="Courier New,Times New Roman" w:eastAsia="Courier New,Times New Roman" w:hAnsi="Courier New,Times New Roman" w:cs="Courier New,Times New Roman"/>
          <w:color w:val="333333"/>
          <w:sz w:val="18"/>
          <w:szCs w:val="18"/>
          <w:lang w:val="en" w:eastAsia="es-AR"/>
        </w:rPr>
        <w:t xml:space="preserve"> } | </w:t>
      </w:r>
      <w:r>
        <w:br/>
      </w:r>
      <w:r w:rsidRPr="229E5527">
        <w:rPr>
          <w:rFonts w:ascii="Courier New,Times New Roman" w:eastAsia="Courier New,Times New Roman" w:hAnsi="Courier New,Times New Roman" w:cs="Courier New,Times New Roman"/>
          <w:color w:val="333333"/>
          <w:sz w:val="18"/>
          <w:szCs w:val="18"/>
          <w:lang w:val="en" w:eastAsia="es-AR"/>
        </w:rPr>
        <w:t xml:space="preserve">  </w:t>
      </w:r>
      <w:r w:rsidRPr="229E5527">
        <w:rPr>
          <w:rFonts w:ascii="Courier New,Times New Roman" w:eastAsia="Courier New,Times New Roman" w:hAnsi="Courier New,Times New Roman" w:cs="Courier New,Times New Roman"/>
          <w:color w:val="5F9EA0"/>
          <w:sz w:val="18"/>
          <w:szCs w:val="18"/>
          <w:lang w:val="en" w:eastAsia="es-AR"/>
        </w:rPr>
        <w:t>Foreach</w:t>
      </w:r>
      <w:r w:rsidR="00E65580" w:rsidRPr="229E5527">
        <w:rPr>
          <w:rFonts w:ascii="Courier New,Times New Roman" w:eastAsia="Courier New,Times New Roman" w:hAnsi="Courier New,Times New Roman" w:cs="Courier New,Times New Roman"/>
          <w:color w:val="5F9EA0"/>
          <w:sz w:val="18"/>
          <w:szCs w:val="18"/>
          <w:lang w:val="en" w:eastAsia="es-AR"/>
        </w:rPr>
        <w:t>-</w:t>
      </w:r>
      <w:r w:rsidRPr="229E5527">
        <w:rPr>
          <w:rFonts w:ascii="Courier New,Times New Roman" w:eastAsia="Courier New,Times New Roman" w:hAnsi="Courier New,Times New Roman" w:cs="Courier New,Times New Roman"/>
          <w:color w:val="5F9EA0"/>
          <w:sz w:val="18"/>
          <w:szCs w:val="18"/>
          <w:lang w:val="en" w:eastAsia="es-AR"/>
        </w:rPr>
        <w:t>Object</w:t>
      </w:r>
      <w:r w:rsidRPr="229E5527">
        <w:rPr>
          <w:rFonts w:ascii="Courier New,Times New Roman" w:eastAsia="Courier New,Times New Roman" w:hAnsi="Courier New,Times New Roman" w:cs="Courier New,Times New Roman"/>
          <w:color w:val="333333"/>
          <w:sz w:val="18"/>
          <w:szCs w:val="18"/>
          <w:lang w:val="en" w:eastAsia="es-AR"/>
        </w:rPr>
        <w:t xml:space="preserve"> { [</w:t>
      </w:r>
      <w:r w:rsidRPr="229E5527">
        <w:rPr>
          <w:rFonts w:ascii="Courier New,Times New Roman" w:eastAsia="Courier New,Times New Roman" w:hAnsi="Courier New,Times New Roman" w:cs="Courier New,Times New Roman"/>
          <w:color w:val="8B4513"/>
          <w:sz w:val="18"/>
          <w:szCs w:val="18"/>
          <w:lang w:val="en" w:eastAsia="es-AR"/>
        </w:rPr>
        <w:t>system.IO.file</w:t>
      </w:r>
      <w:r w:rsidRPr="229E5527">
        <w:rPr>
          <w:rFonts w:ascii="Courier New,Times New Roman" w:eastAsia="Courier New,Times New Roman" w:hAnsi="Courier New,Times New Roman" w:cs="Courier New,Times New Roman"/>
          <w:color w:val="333333"/>
          <w:sz w:val="18"/>
          <w:szCs w:val="18"/>
          <w:lang w:val="en" w:eastAsia="es-AR"/>
        </w:rPr>
        <w:t>]::</w:t>
      </w:r>
      <w:r w:rsidRPr="229E5527">
        <w:rPr>
          <w:rFonts w:ascii="Courier New,Times New Roman" w:eastAsia="Courier New,Times New Roman" w:hAnsi="Courier New,Times New Roman" w:cs="Courier New,Times New Roman"/>
          <w:color w:val="8B4513"/>
          <w:sz w:val="18"/>
          <w:szCs w:val="18"/>
          <w:lang w:val="en" w:eastAsia="es-AR"/>
        </w:rPr>
        <w:t>WriteAllBytes</w:t>
      </w:r>
      <w:r w:rsidRPr="229E5527">
        <w:rPr>
          <w:rFonts w:ascii="Courier New,Times New Roman" w:eastAsia="Courier New,Times New Roman" w:hAnsi="Courier New,Times New Roman" w:cs="Courier New,Times New Roman"/>
          <w:color w:val="333333"/>
          <w:sz w:val="18"/>
          <w:szCs w:val="18"/>
          <w:lang w:val="en" w:eastAsia="es-AR"/>
        </w:rPr>
        <w:t>(</w:t>
      </w:r>
      <w:r>
        <w:br/>
      </w:r>
      <w:r w:rsidRPr="229E5527">
        <w:rPr>
          <w:rFonts w:ascii="Courier New,Times New Roman" w:eastAsia="Courier New,Times New Roman" w:hAnsi="Courier New,Times New Roman" w:cs="Courier New,Times New Roman"/>
          <w:color w:val="333333"/>
          <w:sz w:val="18"/>
          <w:szCs w:val="18"/>
          <w:lang w:val="en" w:eastAsia="es-AR"/>
        </w:rPr>
        <w:t xml:space="preserve">    </w:t>
      </w:r>
      <w:r w:rsidRPr="229E5527">
        <w:rPr>
          <w:rFonts w:ascii="Courier New,Times New Roman" w:eastAsia="Courier New,Times New Roman" w:hAnsi="Courier New,Times New Roman" w:cs="Courier New,Times New Roman"/>
          <w:color w:val="800000"/>
          <w:sz w:val="18"/>
          <w:szCs w:val="18"/>
          <w:lang w:val="en" w:eastAsia="es-AR"/>
        </w:rPr>
        <w:t>"$home\$($_.thumbprint).pfx"</w:t>
      </w:r>
      <w:r w:rsidRPr="229E5527">
        <w:rPr>
          <w:rFonts w:ascii="Courier New,Times New Roman" w:eastAsia="Courier New,Times New Roman" w:hAnsi="Courier New,Times New Roman" w:cs="Courier New,Times New Roman"/>
          <w:color w:val="333333"/>
          <w:sz w:val="18"/>
          <w:szCs w:val="18"/>
          <w:lang w:val="en" w:eastAsia="es-AR"/>
        </w:rPr>
        <w:t xml:space="preserve">, </w:t>
      </w:r>
      <w:r>
        <w:br/>
      </w:r>
      <w:r w:rsidRPr="229E5527">
        <w:rPr>
          <w:rFonts w:ascii="Courier New,Times New Roman" w:eastAsia="Courier New,Times New Roman" w:hAnsi="Courier New,Times New Roman" w:cs="Courier New,Times New Roman"/>
          <w:color w:val="333333"/>
          <w:sz w:val="18"/>
          <w:szCs w:val="18"/>
          <w:lang w:val="en" w:eastAsia="es-AR"/>
        </w:rPr>
        <w:t xml:space="preserve">    (</w:t>
      </w:r>
      <w:r w:rsidRPr="229E5527">
        <w:rPr>
          <w:rFonts w:ascii="Courier New,Times New Roman" w:eastAsia="Courier New,Times New Roman" w:hAnsi="Courier New,Times New Roman" w:cs="Courier New,Times New Roman"/>
          <w:color w:val="800080"/>
          <w:sz w:val="18"/>
          <w:szCs w:val="18"/>
          <w:lang w:val="en" w:eastAsia="es-AR"/>
        </w:rPr>
        <w:t>$_</w:t>
      </w:r>
      <w:r w:rsidRPr="229E5527">
        <w:rPr>
          <w:rFonts w:ascii="Courier New,Times New Roman" w:eastAsia="Courier New,Times New Roman" w:hAnsi="Courier New,Times New Roman" w:cs="Courier New,Times New Roman"/>
          <w:color w:val="333333"/>
          <w:sz w:val="18"/>
          <w:szCs w:val="18"/>
          <w:lang w:val="en" w:eastAsia="es-AR"/>
        </w:rPr>
        <w:t>.</w:t>
      </w:r>
      <w:r w:rsidRPr="229E5527">
        <w:rPr>
          <w:rFonts w:ascii="Courier New,Times New Roman" w:eastAsia="Courier New,Times New Roman" w:hAnsi="Courier New,Times New Roman" w:cs="Courier New,Times New Roman"/>
          <w:color w:val="8B4513"/>
          <w:sz w:val="18"/>
          <w:szCs w:val="18"/>
          <w:lang w:val="en" w:eastAsia="es-AR"/>
        </w:rPr>
        <w:t>Export</w:t>
      </w:r>
      <w:r w:rsidRPr="229E5527">
        <w:rPr>
          <w:rFonts w:ascii="Courier New,Times New Roman" w:eastAsia="Courier New,Times New Roman" w:hAnsi="Courier New,Times New Roman" w:cs="Courier New,Times New Roman"/>
          <w:color w:val="333333"/>
          <w:sz w:val="18"/>
          <w:szCs w:val="18"/>
          <w:lang w:val="en" w:eastAsia="es-AR"/>
        </w:rPr>
        <w:t>(</w:t>
      </w:r>
      <w:r w:rsidRPr="229E5527">
        <w:rPr>
          <w:rFonts w:ascii="Courier New,Times New Roman" w:eastAsia="Courier New,Times New Roman" w:hAnsi="Courier New,Times New Roman" w:cs="Courier New,Times New Roman"/>
          <w:color w:val="800000"/>
          <w:sz w:val="18"/>
          <w:szCs w:val="18"/>
          <w:lang w:val="en" w:eastAsia="es-AR"/>
        </w:rPr>
        <w:t>'PFX'</w:t>
      </w:r>
      <w:r w:rsidRPr="229E5527">
        <w:rPr>
          <w:rFonts w:ascii="Courier New,Times New Roman" w:eastAsia="Courier New,Times New Roman" w:hAnsi="Courier New,Times New Roman" w:cs="Courier New,Times New Roman"/>
          <w:color w:val="333333"/>
          <w:sz w:val="18"/>
          <w:szCs w:val="18"/>
          <w:lang w:val="en" w:eastAsia="es-AR"/>
        </w:rPr>
        <w:t xml:space="preserve">, </w:t>
      </w:r>
      <w:r w:rsidRPr="229E5527">
        <w:rPr>
          <w:rFonts w:ascii="Courier New,Times New Roman" w:eastAsia="Courier New,Times New Roman" w:hAnsi="Courier New,Times New Roman" w:cs="Courier New,Times New Roman"/>
          <w:color w:val="800000"/>
          <w:sz w:val="18"/>
          <w:szCs w:val="18"/>
          <w:lang w:val="en" w:eastAsia="es-AR"/>
        </w:rPr>
        <w:t>'secret'</w:t>
      </w:r>
      <w:r w:rsidRPr="229E5527">
        <w:rPr>
          <w:rFonts w:ascii="Courier New,Times New Roman" w:eastAsia="Courier New,Times New Roman" w:hAnsi="Courier New,Times New Roman" w:cs="Courier New,Times New Roman"/>
          <w:color w:val="333333"/>
          <w:sz w:val="18"/>
          <w:szCs w:val="18"/>
          <w:lang w:val="en" w:eastAsia="es-AR"/>
        </w:rPr>
        <w:t>)) ) }</w:t>
      </w:r>
    </w:p>
    <w:p w14:paraId="29ED4520" w14:textId="550B0A3A" w:rsidR="00855573" w:rsidRPr="00855573" w:rsidRDefault="00855573" w:rsidP="00855573">
      <w:pPr>
        <w:pStyle w:val="NormalWeb"/>
        <w:rPr>
          <w:rFonts w:ascii="Segoe UI" w:hAnsi="Segoe UI" w:cs="Segoe UI"/>
          <w:color w:val="222426"/>
          <w:sz w:val="22"/>
          <w:szCs w:val="22"/>
        </w:rPr>
      </w:pPr>
      <w:r w:rsidRPr="229E5527">
        <w:rPr>
          <w:rFonts w:ascii="Segoe UI" w:eastAsia="Segoe UI" w:hAnsi="Segoe UI" w:cs="Segoe UI"/>
          <w:color w:val="222426"/>
          <w:sz w:val="22"/>
          <w:szCs w:val="22"/>
        </w:rPr>
        <w:t>This will export all of your personal certificates, including private key to pfx</w:t>
      </w:r>
      <w:r w:rsidR="00E65580" w:rsidRPr="229E5527">
        <w:rPr>
          <w:rFonts w:ascii="Segoe UI" w:eastAsia="Segoe UI" w:hAnsi="Segoe UI" w:cs="Segoe UI"/>
          <w:color w:val="222426"/>
          <w:sz w:val="22"/>
          <w:szCs w:val="22"/>
        </w:rPr>
        <w:t>-</w:t>
      </w:r>
      <w:r w:rsidRPr="229E5527">
        <w:rPr>
          <w:rFonts w:ascii="Segoe UI" w:eastAsia="Segoe UI" w:hAnsi="Segoe UI" w:cs="Segoe UI"/>
          <w:color w:val="222426"/>
          <w:sz w:val="22"/>
          <w:szCs w:val="22"/>
        </w:rPr>
        <w:t>files in your user profile. Each file uses the certificate thumbprint as its file name.</w:t>
      </w:r>
    </w:p>
    <w:p w14:paraId="0E819B1E" w14:textId="248909CC" w:rsidR="00855573" w:rsidRPr="00855573" w:rsidRDefault="00855573" w:rsidP="00855573">
      <w:pPr>
        <w:pStyle w:val="NormalWeb"/>
        <w:rPr>
          <w:rFonts w:ascii="Segoe UI" w:hAnsi="Segoe UI" w:cs="Segoe UI"/>
          <w:color w:val="222426"/>
          <w:sz w:val="22"/>
          <w:szCs w:val="22"/>
        </w:rPr>
      </w:pPr>
      <w:r w:rsidRPr="229E5527">
        <w:rPr>
          <w:rFonts w:ascii="Segoe UI" w:eastAsia="Segoe UI" w:hAnsi="Segoe UI" w:cs="Segoe UI"/>
          <w:color w:val="222426"/>
          <w:sz w:val="22"/>
          <w:szCs w:val="22"/>
        </w:rPr>
        <w:t>Before you can re</w:t>
      </w:r>
      <w:r w:rsidR="00E65580" w:rsidRPr="229E5527">
        <w:rPr>
          <w:rFonts w:ascii="Segoe UI" w:eastAsia="Segoe UI" w:hAnsi="Segoe UI" w:cs="Segoe UI"/>
          <w:color w:val="222426"/>
          <w:sz w:val="22"/>
          <w:szCs w:val="22"/>
        </w:rPr>
        <w:t>-</w:t>
      </w:r>
      <w:r w:rsidRPr="229E5527">
        <w:rPr>
          <w:rFonts w:ascii="Segoe UI" w:eastAsia="Segoe UI" w:hAnsi="Segoe UI" w:cs="Segoe UI"/>
          <w:color w:val="222426"/>
          <w:sz w:val="22"/>
          <w:szCs w:val="22"/>
        </w:rPr>
        <w:t>import such pfx</w:t>
      </w:r>
      <w:r w:rsidR="00E65580" w:rsidRPr="229E5527">
        <w:rPr>
          <w:rFonts w:ascii="Segoe UI" w:eastAsia="Segoe UI" w:hAnsi="Segoe UI" w:cs="Segoe UI"/>
          <w:color w:val="222426"/>
          <w:sz w:val="22"/>
          <w:szCs w:val="22"/>
        </w:rPr>
        <w:t>-</w:t>
      </w:r>
      <w:r w:rsidRPr="229E5527">
        <w:rPr>
          <w:rFonts w:ascii="Segoe UI" w:eastAsia="Segoe UI" w:hAnsi="Segoe UI" w:cs="Segoe UI"/>
          <w:color w:val="222426"/>
          <w:sz w:val="22"/>
          <w:szCs w:val="22"/>
        </w:rPr>
        <w:t>files by double</w:t>
      </w:r>
      <w:r w:rsidR="00E65580" w:rsidRPr="229E5527">
        <w:rPr>
          <w:rFonts w:ascii="Segoe UI" w:eastAsia="Segoe UI" w:hAnsi="Segoe UI" w:cs="Segoe UI"/>
          <w:color w:val="222426"/>
          <w:sz w:val="22"/>
          <w:szCs w:val="22"/>
        </w:rPr>
        <w:t>-</w:t>
      </w:r>
      <w:r w:rsidRPr="229E5527">
        <w:rPr>
          <w:rFonts w:ascii="Segoe UI" w:eastAsia="Segoe UI" w:hAnsi="Segoe UI" w:cs="Segoe UI"/>
          <w:color w:val="222426"/>
          <w:sz w:val="22"/>
          <w:szCs w:val="22"/>
        </w:rPr>
        <w:t>clicking them, you will be prompted for a security password so unauthorized persons cannot steal your identities. While the line has set this password to 'secret,' you should, of course, choose a stronger one.</w:t>
      </w:r>
    </w:p>
    <w:p w14:paraId="28859A57" w14:textId="77777777" w:rsidR="00855573" w:rsidRPr="00047D9D" w:rsidRDefault="00855573" w:rsidP="00AB512E"/>
    <w:sectPr w:rsidR="00855573" w:rsidRPr="00047D9D" w:rsidSect="007B679D">
      <w:footerReference w:type="default" r:id="rId69"/>
      <w:type w:val="continuous"/>
      <w:pgSz w:w="12240" w:h="15840" w:code="1"/>
      <w:pgMar w:top="1440" w:right="1440" w:bottom="1440" w:left="1440" w:header="432" w:footer="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07" w:author="Sanyam Seth" w:date="2017-03-28T19:33:00Z" w:initials="SS">
    <w:p w14:paraId="7EFAB58A" w14:textId="09017E44" w:rsidR="005C2B84" w:rsidRDefault="005C2B84">
      <w:pPr>
        <w:pStyle w:val="CommentText"/>
      </w:pPr>
      <w:r>
        <w:rPr>
          <w:rStyle w:val="CommentReference"/>
        </w:rPr>
        <w:annotationRef/>
      </w:r>
      <w:r>
        <w:rPr>
          <w:rStyle w:val="CommentReference"/>
        </w:rPr>
        <w:t>Added for 4.6</w:t>
      </w:r>
    </w:p>
  </w:comment>
  <w:comment w:id="411" w:author="Sanyam Seth" w:date="2017-03-29T02:09:00Z" w:initials="SS">
    <w:p w14:paraId="32163574" w14:textId="4FCB1046" w:rsidR="005C2B84" w:rsidRDefault="005C2B84">
      <w:pPr>
        <w:pStyle w:val="CommentText"/>
      </w:pPr>
      <w:r>
        <w:rPr>
          <w:rStyle w:val="CommentReference"/>
        </w:rPr>
        <w:annotationRef/>
      </w:r>
      <w:r>
        <w:t>Take the updated version 5.0</w:t>
      </w:r>
    </w:p>
  </w:comment>
  <w:comment w:id="448" w:author="Sanyam Seth" w:date="2017-03-27T17:34:00Z" w:initials="SS">
    <w:p w14:paraId="008635DB" w14:textId="0C3A44D7" w:rsidR="005C2B84" w:rsidRDefault="005C2B84">
      <w:pPr>
        <w:pStyle w:val="CommentText"/>
      </w:pPr>
      <w:r>
        <w:rPr>
          <w:rStyle w:val="CommentReference"/>
        </w:rPr>
        <w:annotationRef/>
      </w:r>
      <w:r>
        <w:t>Link to Subscription</w:t>
      </w:r>
    </w:p>
  </w:comment>
  <w:comment w:id="451" w:author="Sanyam Seth" w:date="2017-03-27T17:47:00Z" w:initials="SS">
    <w:p w14:paraId="4BCDC7F5" w14:textId="0EBCE5E9" w:rsidR="005C2B84" w:rsidRDefault="005C2B84">
      <w:pPr>
        <w:pStyle w:val="CommentText"/>
      </w:pPr>
      <w:r>
        <w:rPr>
          <w:rStyle w:val="CommentReference"/>
        </w:rPr>
        <w:annotationRef/>
      </w:r>
      <w:r>
        <w:t>Typo or As it is??</w:t>
      </w:r>
    </w:p>
  </w:comment>
  <w:comment w:id="981" w:author="Sanyam Seth" w:date="2017-03-07T11:32:00Z" w:initials="SS">
    <w:p w14:paraId="08486898" w14:textId="6E10C401" w:rsidR="005C2B84" w:rsidRDefault="005C2B84">
      <w:pPr>
        <w:pStyle w:val="CommentText"/>
      </w:pPr>
      <w:r>
        <w:rPr>
          <w:rStyle w:val="CommentReference"/>
        </w:rPr>
        <w:annotationRef/>
      </w:r>
      <w:r>
        <w:t>Subscription ID of Azure</w:t>
      </w:r>
    </w:p>
  </w:comment>
  <w:comment w:id="984" w:author="Sanyam Seth" w:date="2017-03-07T11:32:00Z" w:initials="SS">
    <w:p w14:paraId="48253669" w14:textId="77777777" w:rsidR="005C2B84" w:rsidRDefault="005C2B84" w:rsidP="001523FF">
      <w:pPr>
        <w:pStyle w:val="CommentText"/>
      </w:pPr>
      <w:r>
        <w:rPr>
          <w:rStyle w:val="CommentReference"/>
        </w:rPr>
        <w:annotationRef/>
      </w:r>
      <w:r>
        <w:rPr>
          <w:rStyle w:val="CommentReference"/>
        </w:rPr>
        <w:annotationRef/>
      </w:r>
      <w:r>
        <w:t>Subscription ID of Azure</w:t>
      </w:r>
    </w:p>
    <w:p w14:paraId="0F4D7BFA" w14:textId="5766E72A" w:rsidR="005C2B84" w:rsidRDefault="005C2B84">
      <w:pPr>
        <w:pStyle w:val="CommentText"/>
      </w:pPr>
      <w:r>
        <w:t>Change the mdp.deploy.core.psm1</w:t>
      </w:r>
    </w:p>
    <w:p w14:paraId="21BF1F29" w14:textId="0C5A910A" w:rsidR="005C2B84" w:rsidRDefault="005C2B84">
      <w:pPr>
        <w:pStyle w:val="CommentText"/>
      </w:pPr>
      <w:r>
        <w:t>Add Azure-account</w:t>
      </w:r>
    </w:p>
    <w:p w14:paraId="2AF84A78" w14:textId="77777777" w:rsidR="005C2B84" w:rsidRDefault="005C2B84">
      <w:pPr>
        <w:pStyle w:val="CommentText"/>
      </w:pPr>
    </w:p>
  </w:comment>
  <w:comment w:id="1007" w:author="Sanyam Seth" w:date="2017-03-06T11:36:00Z" w:initials="SS">
    <w:p w14:paraId="34E09132" w14:textId="764BAB6F" w:rsidR="005C2B84" w:rsidRDefault="005C2B84">
      <w:pPr>
        <w:pStyle w:val="CommentText"/>
      </w:pPr>
      <w:r>
        <w:rPr>
          <w:rStyle w:val="CommentReference"/>
        </w:rPr>
        <w:annotationRef/>
      </w:r>
      <w:r>
        <w:t>Add the subscription ID instead of subscription name</w:t>
      </w:r>
    </w:p>
  </w:comment>
  <w:comment w:id="1105" w:author="Sanyam Seth" w:date="2017-03-28T18:21:00Z" w:initials="SS">
    <w:p w14:paraId="526DE360" w14:textId="77777777" w:rsidR="005C2B84" w:rsidRDefault="005C2B84" w:rsidP="00D220F8">
      <w:pPr>
        <w:autoSpaceDE w:val="0"/>
        <w:autoSpaceDN w:val="0"/>
        <w:spacing w:before="40" w:after="40" w:line="240" w:lineRule="auto"/>
        <w:rPr>
          <w:rFonts w:ascii="Calibri" w:eastAsia="Times New Roman" w:hAnsi="Calibri"/>
        </w:rPr>
      </w:pPr>
      <w:r>
        <w:rPr>
          <w:rStyle w:val="CommentReference"/>
        </w:rPr>
        <w:annotationRef/>
      </w:r>
      <w:r>
        <w:t xml:space="preserve">Check for the folder in </w:t>
      </w:r>
      <w:r>
        <w:rPr>
          <w:rFonts w:cs="Segoe UI"/>
          <w:sz w:val="20"/>
          <w:szCs w:val="20"/>
        </w:rPr>
        <w:t xml:space="preserve">\Application\Provision\GamesContent </w:t>
      </w:r>
    </w:p>
    <w:p w14:paraId="7C5CA825" w14:textId="02A5BAFD" w:rsidR="005C2B84" w:rsidRDefault="005C2B84">
      <w:pPr>
        <w:pStyle w:val="CommentText"/>
      </w:pPr>
    </w:p>
  </w:comment>
  <w:comment w:id="1109" w:author="Sanyam Seth" w:date="2017-03-07T11:43:00Z" w:initials="SS">
    <w:p w14:paraId="586301E7" w14:textId="0A6D6065" w:rsidR="005C2B84" w:rsidRDefault="005C2B84">
      <w:pPr>
        <w:pStyle w:val="CommentText"/>
      </w:pPr>
      <w:r>
        <w:rPr>
          <w:rStyle w:val="CommentReference"/>
        </w:rPr>
        <w:annotationRef/>
      </w:r>
      <w:r>
        <w:t>Step only needed if you are doing the core platform along with CRM and Video Platform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FAB58A" w15:done="0"/>
  <w15:commentEx w15:paraId="32163574" w15:done="0"/>
  <w15:commentEx w15:paraId="008635DB" w15:done="0"/>
  <w15:commentEx w15:paraId="4BCDC7F5" w15:done="0"/>
  <w15:commentEx w15:paraId="08486898" w15:done="0"/>
  <w15:commentEx w15:paraId="2AF84A78" w15:done="0"/>
  <w15:commentEx w15:paraId="34E09132" w15:done="0"/>
  <w15:commentEx w15:paraId="7C5CA825" w15:done="0"/>
  <w15:commentEx w15:paraId="586301E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FAB58A" w16cid:durableId="1D72A63E"/>
  <w16cid:commentId w16cid:paraId="32163574" w16cid:durableId="1D72A63F"/>
  <w16cid:commentId w16cid:paraId="008635DB" w16cid:durableId="1D72A640"/>
  <w16cid:commentId w16cid:paraId="4BCDC7F5" w16cid:durableId="1D72A641"/>
  <w16cid:commentId w16cid:paraId="08486898" w16cid:durableId="1D72A642"/>
  <w16cid:commentId w16cid:paraId="2AF84A78" w16cid:durableId="1D72A643"/>
  <w16cid:commentId w16cid:paraId="34E09132" w16cid:durableId="1D72A644"/>
  <w16cid:commentId w16cid:paraId="7C5CA825" w16cid:durableId="1D72A645"/>
  <w16cid:commentId w16cid:paraId="586301E7" w16cid:durableId="1D72A6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156B12" w14:textId="77777777" w:rsidR="004502B7" w:rsidRDefault="004502B7">
      <w:pPr>
        <w:spacing w:before="0" w:after="0" w:line="240" w:lineRule="auto"/>
      </w:pPr>
      <w:r>
        <w:separator/>
      </w:r>
    </w:p>
  </w:endnote>
  <w:endnote w:type="continuationSeparator" w:id="0">
    <w:p w14:paraId="69542835" w14:textId="77777777" w:rsidR="004502B7" w:rsidRDefault="004502B7">
      <w:pPr>
        <w:spacing w:before="0" w:after="0" w:line="240" w:lineRule="auto"/>
      </w:pPr>
      <w:r>
        <w:continuationSeparator/>
      </w:r>
    </w:p>
  </w:endnote>
  <w:endnote w:type="continuationNotice" w:id="1">
    <w:p w14:paraId="36EAF3E8" w14:textId="77777777" w:rsidR="004502B7" w:rsidRDefault="004502B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w:altName w:val="Segoe UI"/>
    <w:charset w:val="00"/>
    <w:family w:val="swiss"/>
    <w:pitch w:val="variable"/>
    <w:sig w:usb0="A00002AF"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00000001" w:usb1="4000205B" w:usb2="00000000" w:usb3="00000000" w:csb0="0000009F" w:csb1="00000000"/>
  </w:font>
  <w:font w:name="Segoe Black">
    <w:altName w:val="Arial"/>
    <w:charset w:val="00"/>
    <w:family w:val="swiss"/>
    <w:pitch w:val="variable"/>
    <w:sig w:usb0="A00002AF" w:usb1="4000205B" w:usb2="00000000" w:usb3="00000000" w:csb0="0000009F" w:csb1="00000000"/>
  </w:font>
  <w:font w:name="Segoe UI,Times New Roman">
    <w:altName w:val="Times New Roman"/>
    <w:panose1 w:val="00000000000000000000"/>
    <w:charset w:val="00"/>
    <w:family w:val="roman"/>
    <w:notTrueType/>
    <w:pitch w:val="default"/>
  </w:font>
  <w:font w:name="Courier New,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99748" w14:textId="77777777" w:rsidR="005C2B84" w:rsidRDefault="005C2B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657A8" w14:textId="77777777" w:rsidR="005C2B84" w:rsidRDefault="005C2B84" w:rsidP="00C14C70">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271DB55A" w14:textId="77777777" w:rsidR="005C2B84" w:rsidRDefault="005C2B84" w:rsidP="00C14C70">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39C31822" w14:textId="77777777" w:rsidR="005C2B84" w:rsidRDefault="005C2B84" w:rsidP="00C14C70">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0C81B369" w14:textId="77777777" w:rsidR="005C2B84" w:rsidRDefault="005C2B84" w:rsidP="00C14C70">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66CC7B90" w14:textId="77777777" w:rsidR="005C2B84" w:rsidRDefault="005C2B84" w:rsidP="00C14C70">
    <w:pPr>
      <w:pStyle w:val="Footer"/>
      <w:spacing w:after="120"/>
      <w:rPr>
        <w:rFonts w:cstheme="minorHAnsi"/>
        <w:sz w:val="18"/>
        <w:szCs w:val="18"/>
      </w:rPr>
    </w:pPr>
    <w:r>
      <w:rPr>
        <w:rFonts w:cstheme="minorHAnsi"/>
        <w:sz w:val="18"/>
        <w:szCs w:val="18"/>
      </w:rPr>
      <w:t>© 2014 Microsoft Corporation. All rights reserved. Any use or distribution of these materials without express authorization of Microsoft Corp. is strictly prohibited.</w:t>
    </w:r>
  </w:p>
  <w:p w14:paraId="4DAD3AE6" w14:textId="77777777" w:rsidR="005C2B84" w:rsidRDefault="005C2B84" w:rsidP="00C14C70">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09B95F80" w14:textId="77777777" w:rsidR="005C2B84" w:rsidRDefault="005C2B84" w:rsidP="00C14C70">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27917217" w14:textId="2C5DD886" w:rsidR="005C2B84" w:rsidRDefault="005C2B84" w:rsidP="00C14C70">
    <w:pPr>
      <w:pStyle w:val="Footer"/>
      <w:pBdr>
        <w:top w:val="single" w:sz="4" w:space="1" w:color="auto"/>
      </w:pBdr>
      <w:jc w:val="right"/>
    </w:pPr>
    <w:r>
      <w:fldChar w:fldCharType="begin"/>
    </w:r>
    <w:r>
      <w:instrText xml:space="preserve"> PAGE  \* roman  \* MERGEFORMAT </w:instrText>
    </w:r>
    <w:r>
      <w:fldChar w:fldCharType="separate"/>
    </w:r>
    <w:r w:rsidR="00D4668B">
      <w:rPr>
        <w:noProof/>
      </w:rPr>
      <w:t>ii</w:t>
    </w:r>
    <w:r>
      <w:fldChar w:fldCharType="end"/>
    </w:r>
  </w:p>
  <w:tbl>
    <w:tblPr>
      <w:tblW w:w="9587" w:type="dxa"/>
      <w:tblInd w:w="-227" w:type="dxa"/>
      <w:tblLayout w:type="fixed"/>
      <w:tblLook w:val="01E0" w:firstRow="1" w:lastRow="1" w:firstColumn="1" w:lastColumn="1" w:noHBand="0" w:noVBand="0"/>
    </w:tblPr>
    <w:tblGrid>
      <w:gridCol w:w="9587"/>
    </w:tblGrid>
    <w:tr w:rsidR="005C2B84" w:rsidRPr="00C831C4" w14:paraId="01DB8E61" w14:textId="77777777" w:rsidTr="00D87D77">
      <w:tc>
        <w:tcPr>
          <w:tcW w:w="9587" w:type="dxa"/>
        </w:tcPr>
        <w:p w14:paraId="11D2A5DD" w14:textId="68D42115" w:rsidR="005C2B84" w:rsidRDefault="004502B7" w:rsidP="008E05D3">
          <w:pPr>
            <w:pStyle w:val="Footer"/>
            <w:ind w:firstLine="119"/>
          </w:pPr>
          <w:sdt>
            <w:sdtPr>
              <w:alias w:val="Title"/>
              <w:id w:val="-971592241"/>
              <w:dataBinding w:prefixMappings="xmlns:ns0='http://purl.org/dc/elements/1.1/' xmlns:ns1='http://schemas.openxmlformats.org/package/2006/metadata/core-properties' " w:xpath="/ns1:coreProperties[1]/ns0:title[1]" w:storeItemID="{6C3C8BC8-F283-45AE-878A-BAB7291924A1}"/>
              <w:text/>
            </w:sdtPr>
            <w:sdtEndPr/>
            <w:sdtContent>
              <w:r w:rsidR="005C2B84">
                <w:t>Digital Platform Deployment Guide</w:t>
              </w:r>
            </w:sdtContent>
          </w:sdt>
          <w:r w:rsidR="005C2B84">
            <w:t xml:space="preserve">, </w:t>
          </w:r>
          <w:sdt>
            <w:sdtPr>
              <w:alias w:val="Subject"/>
              <w:tag w:val=""/>
              <w:id w:val="1198580654"/>
              <w:dataBinding w:prefixMappings="xmlns:ns0='http://purl.org/dc/elements/1.1/' xmlns:ns1='http://schemas.openxmlformats.org/package/2006/metadata/core-properties' " w:xpath="/ns1:coreProperties[1]/ns0:subject[1]" w:storeItemID="{6C3C8BC8-F283-45AE-878A-BAB7291924A1}"/>
              <w:text/>
            </w:sdtPr>
            <w:sdtEndPr/>
            <w:sdtContent>
              <w:r w:rsidR="005C2B84">
                <w:t>Microsoft Sports Platform</w:t>
              </w:r>
            </w:sdtContent>
          </w:sdt>
          <w:r w:rsidR="005C2B84">
            <w:t xml:space="preserve">, Version </w:t>
          </w:r>
          <w:sdt>
            <w:sdtPr>
              <w:alias w:val="Version"/>
              <w:tag w:val="Version"/>
              <w:id w:val="-388875839"/>
              <w:placeholder>
                <w:docPart w:val="434ED9DBA2814195B97CB20631E2B832"/>
              </w:placeholder>
              <w15:dataBinding w:xpath="/root[1]/version[1]" w:storeItemID="{A7D598A9-AC5B-49BC-AE59-C7616FDA4C36}"/>
            </w:sdtPr>
            <w:sdtEndPr/>
            <w:sdtContent>
              <w:del w:id="11" w:author="Laxmikant Naik" w:date="2017-09-25T18:00:00Z">
                <w:r w:rsidR="00D4668B" w:rsidDel="00CC1BF5">
                  <w:fldChar w:fldCharType="begin"/>
                </w:r>
                <w:r w:rsidR="00D4668B" w:rsidDel="00CC1BF5">
                  <w:delInstrText xml:space="preserve"> DOCPROPERTY  Version  \* MERGEFORMAT </w:delInstrText>
                </w:r>
                <w:r w:rsidR="00D4668B" w:rsidDel="00CC1BF5">
                  <w:fldChar w:fldCharType="separate"/>
                </w:r>
                <w:r w:rsidR="00D4668B" w:rsidDel="00CC1BF5">
                  <w:delText>4.0</w:delText>
                </w:r>
                <w:r w:rsidR="00D4668B" w:rsidDel="00CC1BF5">
                  <w:fldChar w:fldCharType="end"/>
                </w:r>
              </w:del>
              <w:ins w:id="12" w:author="Laxmikant Naik" w:date="2017-09-25T18:00:00Z">
                <w:r w:rsidR="00D4668B">
                  <w:t>6</w:t>
                </w:r>
              </w:ins>
            </w:sdtContent>
          </w:sdt>
          <w:r w:rsidR="005C2B84">
            <w:t xml:space="preserve">, </w:t>
          </w:r>
          <w:sdt>
            <w:sdtPr>
              <w:alias w:val="Status"/>
              <w:tag w:val="Status"/>
              <w:id w:val="39179066"/>
              <w:placeholder>
                <w:docPart w:val="434ED9DBA2814195B97CB20631E2B832"/>
              </w:placeholder>
              <w:dataBinding w:xpath="/root[1]/DocumentStatus[1]" w:storeItemID="{D70714E8-8B3E-46DD-9586-7987C5998C8E}"/>
              <w:text/>
            </w:sdtPr>
            <w:sdtEndPr/>
            <w:sdtContent>
              <w:r w:rsidR="005C2B84">
                <w:t>Draft</w:t>
              </w:r>
            </w:sdtContent>
          </w:sdt>
          <w:r w:rsidR="005C2B84">
            <w:fldChar w:fldCharType="begin"/>
          </w:r>
          <w:r w:rsidR="005C2B84">
            <w:instrText xml:space="preserve"> DOCPROPERTY Status \* MERGEFORMAT </w:instrText>
          </w:r>
          <w:r w:rsidR="005C2B84">
            <w:fldChar w:fldCharType="end"/>
          </w:r>
        </w:p>
        <w:p w14:paraId="5931CA07" w14:textId="569DD101" w:rsidR="005C2B84" w:rsidRDefault="005C2B84" w:rsidP="008E05D3">
          <w:pPr>
            <w:pStyle w:val="Footer"/>
            <w:ind w:firstLine="119"/>
          </w:pPr>
          <w:r>
            <w:t xml:space="preserve">Prepared by </w:t>
          </w:r>
          <w:sdt>
            <w:sdtPr>
              <w:alias w:val="Author"/>
              <w:id w:val="-964581427"/>
              <w:dataBinding w:prefixMappings="xmlns:ns0='http://purl.org/dc/elements/1.1/' xmlns:ns1='http://schemas.openxmlformats.org/package/2006/metadata/core-properties' " w:xpath="/ns1:coreProperties[1]/ns0:creator[1]" w:storeItemID="{6C3C8BC8-F283-45AE-878A-BAB7291924A1}"/>
              <w:text/>
            </w:sdtPr>
            <w:sdtEndPr/>
            <w:sdtContent>
              <w:r>
                <w:t>Gabo Gilabert, Danny Garber</w:t>
              </w:r>
            </w:sdtContent>
          </w:sdt>
        </w:p>
        <w:p w14:paraId="662057F7" w14:textId="27456DDB" w:rsidR="005C2B84" w:rsidRPr="00CC3F68" w:rsidRDefault="005C2B84" w:rsidP="008E05D3">
          <w:pPr>
            <w:pStyle w:val="Footer"/>
            <w:tabs>
              <w:tab w:val="clear" w:pos="4680"/>
              <w:tab w:val="clear" w:pos="9360"/>
              <w:tab w:val="left" w:pos="3270"/>
            </w:tabs>
            <w:ind w:firstLine="119"/>
          </w:pPr>
          <w:r w:rsidRPr="00CC3F68">
            <w:t>"</w:t>
          </w:r>
          <w:sdt>
            <w:sdtPr>
              <w:alias w:val="FileName"/>
              <w:tag w:val="FileName"/>
              <w:id w:val="-669716554"/>
              <w15:dataBinding w:xpath="/root[1]/FileName[1]" w:storeItemID="{69F1653A-B135-4A2E-86E4-2F9CFA302878}"/>
            </w:sdtPr>
            <w:sdtEndPr>
              <w:rPr>
                <w:noProof/>
              </w:rPr>
            </w:sdtEndPr>
            <w:sdtContent>
              <w:r>
                <w:fldChar w:fldCharType="begin"/>
              </w:r>
              <w:r w:rsidRPr="00CC3F68">
                <w:instrText xml:space="preserve"> FILENAME   \* MERGEFORMAT </w:instrText>
              </w:r>
              <w:r>
                <w:fldChar w:fldCharType="separate"/>
              </w:r>
              <w:ins w:id="13" w:author="Sanyam Seth" w:date="2017-03-21T16:34:00Z">
                <w:r>
                  <w:rPr>
                    <w:noProof/>
                  </w:rPr>
                  <w:t>MSP - MDP - Deployment Guide_v3</w:t>
                </w:r>
              </w:ins>
              <w:del w:id="14" w:author="Sanyam Seth" w:date="2017-03-21T16:34:00Z">
                <w:r w:rsidDel="00E768F7">
                  <w:rPr>
                    <w:noProof/>
                  </w:rPr>
                  <w:delText>DeploymentPlan.docx</w:delText>
                </w:r>
              </w:del>
              <w:r>
                <w:rPr>
                  <w:noProof/>
                </w:rPr>
                <w:fldChar w:fldCharType="end"/>
              </w:r>
            </w:sdtContent>
          </w:sdt>
          <w:r w:rsidRPr="00CC3F68">
            <w:t xml:space="preserve">", </w:t>
          </w:r>
          <w:r w:rsidRPr="00CC3F68">
            <w:rPr>
              <w:noProof/>
            </w:rPr>
            <w:t xml:space="preserve">Template Version </w:t>
          </w:r>
          <w:sdt>
            <w:sdtPr>
              <w:rPr>
                <w:noProof/>
              </w:rPr>
              <w:alias w:val="Template Version"/>
              <w:tag w:val="Template Version"/>
              <w:id w:val="-1781946893"/>
              <w:placeholder>
                <w:docPart w:val="434ED9DBA2814195B97CB20631E2B832"/>
              </w:placeholder>
              <w15:dataBinding w:xpath="/root[1]/templateversion[1]" w:storeItemID="{A7D598A9-AC5B-49BC-AE59-C7616FDA4C36}"/>
            </w:sdtPr>
            <w:sdtEndPr/>
            <w:sdtContent>
              <w:r w:rsidR="00D4668B">
                <w:rPr>
                  <w:noProof/>
                  <w:lang w:val="fr-FR"/>
                </w:rPr>
                <w:fldChar w:fldCharType="begin"/>
              </w:r>
              <w:r w:rsidR="00D4668B" w:rsidRPr="00CC3F68">
                <w:rPr>
                  <w:noProof/>
                </w:rPr>
                <w:instrText xml:space="preserve"> DOCPROPERTY  TemplateVersion  \* MERGEFORMAT </w:instrText>
              </w:r>
              <w:r w:rsidR="00D4668B">
                <w:rPr>
                  <w:noProof/>
                  <w:lang w:val="fr-FR"/>
                </w:rPr>
                <w:fldChar w:fldCharType="separate"/>
              </w:r>
              <w:r w:rsidR="00D4668B">
                <w:rPr>
                  <w:noProof/>
                </w:rPr>
                <w:t>1</w:t>
              </w:r>
              <w:r w:rsidR="00D4668B">
                <w:rPr>
                  <w:noProof/>
                  <w:lang w:val="fr-FR"/>
                </w:rPr>
                <w:fldChar w:fldCharType="end"/>
              </w:r>
            </w:sdtContent>
          </w:sdt>
        </w:p>
      </w:tc>
    </w:tr>
  </w:tbl>
  <w:p w14:paraId="5EF1C513" w14:textId="77777777" w:rsidR="005C2B84" w:rsidRPr="00CC3F68" w:rsidRDefault="005C2B84" w:rsidP="00C14C70">
    <w:pPr>
      <w:rPr>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F2CFB" w14:textId="77777777" w:rsidR="005C2B84" w:rsidRDefault="005C2B8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296B2" w14:textId="06164D13" w:rsidR="005C2B84" w:rsidRDefault="005C2B84" w:rsidP="00C14C70">
    <w:pPr>
      <w:pStyle w:val="Footer"/>
      <w:pBdr>
        <w:top w:val="single" w:sz="4" w:space="1" w:color="auto"/>
      </w:pBdr>
      <w:jc w:val="right"/>
    </w:pPr>
    <w:r>
      <w:fldChar w:fldCharType="begin"/>
    </w:r>
    <w:r>
      <w:instrText xml:space="preserve"> PAGE  \* roman  \* MERGEFORMAT </w:instrText>
    </w:r>
    <w:r>
      <w:fldChar w:fldCharType="separate"/>
    </w:r>
    <w:r w:rsidR="00D4668B">
      <w:rPr>
        <w:noProof/>
      </w:rPr>
      <w:t>vi</w:t>
    </w:r>
    <w:r>
      <w:fldChar w:fldCharType="end"/>
    </w:r>
  </w:p>
  <w:tbl>
    <w:tblPr>
      <w:tblW w:w="9587" w:type="dxa"/>
      <w:tblInd w:w="-227" w:type="dxa"/>
      <w:tblLayout w:type="fixed"/>
      <w:tblLook w:val="01E0" w:firstRow="1" w:lastRow="1" w:firstColumn="1" w:lastColumn="1" w:noHBand="0" w:noVBand="0"/>
    </w:tblPr>
    <w:tblGrid>
      <w:gridCol w:w="9587"/>
    </w:tblGrid>
    <w:tr w:rsidR="005C2B84" w:rsidRPr="00C831C4" w14:paraId="3589D360" w14:textId="77777777" w:rsidTr="00D87D77">
      <w:tc>
        <w:tcPr>
          <w:tcW w:w="9587" w:type="dxa"/>
        </w:tcPr>
        <w:p w14:paraId="710BEA6D" w14:textId="5B262895" w:rsidR="005C2B84" w:rsidRDefault="004502B7" w:rsidP="00C14C70">
          <w:pPr>
            <w:pStyle w:val="Footer"/>
            <w:ind w:firstLine="119"/>
          </w:pPr>
          <w:sdt>
            <w:sdtPr>
              <w:alias w:val="Title"/>
              <w:id w:val="1069535400"/>
              <w:dataBinding w:prefixMappings="xmlns:ns0='http://purl.org/dc/elements/1.1/' xmlns:ns1='http://schemas.openxmlformats.org/package/2006/metadata/core-properties' " w:xpath="/ns1:coreProperties[1]/ns0:title[1]" w:storeItemID="{6C3C8BC8-F283-45AE-878A-BAB7291924A1}"/>
              <w:text/>
            </w:sdtPr>
            <w:sdtEndPr/>
            <w:sdtContent>
              <w:r w:rsidR="005C2B84">
                <w:t>Digital Platform Deployment Guide</w:t>
              </w:r>
            </w:sdtContent>
          </w:sdt>
          <w:r w:rsidR="005C2B84">
            <w:t xml:space="preserve">, </w:t>
          </w:r>
          <w:sdt>
            <w:sdtPr>
              <w:alias w:val="Subject"/>
              <w:tag w:val=""/>
              <w:id w:val="310292122"/>
              <w:dataBinding w:prefixMappings="xmlns:ns0='http://purl.org/dc/elements/1.1/' xmlns:ns1='http://schemas.openxmlformats.org/package/2006/metadata/core-properties' " w:xpath="/ns1:coreProperties[1]/ns0:subject[1]" w:storeItemID="{6C3C8BC8-F283-45AE-878A-BAB7291924A1}"/>
              <w:text/>
            </w:sdtPr>
            <w:sdtEndPr/>
            <w:sdtContent>
              <w:r w:rsidR="005C2B84">
                <w:t>Microsoft Sports Platform</w:t>
              </w:r>
            </w:sdtContent>
          </w:sdt>
          <w:r w:rsidR="005C2B84">
            <w:t xml:space="preserve">, Version </w:t>
          </w:r>
          <w:sdt>
            <w:sdtPr>
              <w:alias w:val="Version"/>
              <w:tag w:val="Version"/>
              <w:id w:val="-1591533664"/>
              <w15:dataBinding w:prefixMappings="" w:xpath="/root[1]/version[1]" w:storeItemID="{A7D598A9-AC5B-49BC-AE59-C7616FDA4C36}"/>
            </w:sdtPr>
            <w:sdtEndPr/>
            <w:sdtContent>
              <w:del w:id="348" w:author="Laxmikant Naik" w:date="2017-09-25T18:00:00Z">
                <w:r w:rsidR="00D4668B" w:rsidDel="00CC1BF5">
                  <w:fldChar w:fldCharType="begin"/>
                </w:r>
                <w:r w:rsidR="00D4668B" w:rsidDel="00CC1BF5">
                  <w:delInstrText xml:space="preserve"> DOCPROPERTY  Version  \* MERGEFORMAT </w:delInstrText>
                </w:r>
                <w:r w:rsidR="00D4668B" w:rsidDel="00CC1BF5">
                  <w:fldChar w:fldCharType="separate"/>
                </w:r>
                <w:r w:rsidR="00D4668B" w:rsidDel="00CC1BF5">
                  <w:delText>4.0</w:delText>
                </w:r>
                <w:r w:rsidR="00D4668B" w:rsidDel="00CC1BF5">
                  <w:fldChar w:fldCharType="end"/>
                </w:r>
              </w:del>
              <w:ins w:id="349" w:author="Laxmikant Naik" w:date="2017-09-25T18:00:00Z">
                <w:r w:rsidR="00D4668B">
                  <w:t>6</w:t>
                </w:r>
              </w:ins>
            </w:sdtContent>
          </w:sdt>
          <w:r w:rsidR="005C2B84">
            <w:t xml:space="preserve">, </w:t>
          </w:r>
          <w:sdt>
            <w:sdtPr>
              <w:alias w:val="Status"/>
              <w:tag w:val="Status"/>
              <w:id w:val="2099449605"/>
              <w:dataBinding w:prefixMappings="" w:xpath="/root[1]/status[1]" w:storeItemID="{A7D598A9-AC5B-49BC-AE59-C7616FDA4C36}"/>
              <w:text/>
            </w:sdtPr>
            <w:sdtEndPr/>
            <w:sdtContent>
              <w:r w:rsidR="005C2B84">
                <w:t>Draft</w:t>
              </w:r>
            </w:sdtContent>
          </w:sdt>
          <w:r w:rsidR="005C2B84">
            <w:fldChar w:fldCharType="begin"/>
          </w:r>
          <w:r w:rsidR="005C2B84">
            <w:instrText xml:space="preserve"> DOCPROPERTY Status \* MERGEFORMAT </w:instrText>
          </w:r>
          <w:r w:rsidR="005C2B84">
            <w:fldChar w:fldCharType="end"/>
          </w:r>
        </w:p>
        <w:p w14:paraId="712D478A" w14:textId="5D19F2E3" w:rsidR="005C2B84" w:rsidRDefault="005C2B84" w:rsidP="00C14C70">
          <w:pPr>
            <w:pStyle w:val="Footer"/>
            <w:ind w:firstLine="119"/>
          </w:pPr>
          <w:r>
            <w:t xml:space="preserve">Prepared by </w:t>
          </w:r>
          <w:sdt>
            <w:sdtPr>
              <w:alias w:val="Author"/>
              <w:id w:val="-2108797355"/>
              <w:dataBinding w:prefixMappings="xmlns:ns0='http://purl.org/dc/elements/1.1/' xmlns:ns1='http://schemas.openxmlformats.org/package/2006/metadata/core-properties' " w:xpath="/ns1:coreProperties[1]/ns0:creator[1]" w:storeItemID="{6C3C8BC8-F283-45AE-878A-BAB7291924A1}"/>
              <w:text/>
            </w:sdtPr>
            <w:sdtEndPr/>
            <w:sdtContent>
              <w:r>
                <w:t>Gabo Gilabert, Danny Garber</w:t>
              </w:r>
            </w:sdtContent>
          </w:sdt>
        </w:p>
        <w:p w14:paraId="711E615B" w14:textId="7421116E" w:rsidR="005C2B84" w:rsidRPr="00CC3F68" w:rsidRDefault="005C2B84" w:rsidP="005D4D87">
          <w:pPr>
            <w:pStyle w:val="Footer"/>
            <w:ind w:firstLine="119"/>
          </w:pPr>
          <w:r w:rsidRPr="00CC3F68">
            <w:t>"</w:t>
          </w:r>
          <w:sdt>
            <w:sdtPr>
              <w:alias w:val="FileName"/>
              <w:tag w:val="FileName"/>
              <w:id w:val="1814751841"/>
              <w15:dataBinding w:prefixMappings="" w:xpath="/root[1]/filename[1]" w:storeItemID="{A7D598A9-AC5B-49BC-AE59-C7616FDA4C36}"/>
            </w:sdtPr>
            <w:sdtEndPr>
              <w:rPr>
                <w:noProof/>
              </w:rPr>
            </w:sdtEndPr>
            <w:sdtContent>
              <w:r w:rsidR="00D4668B">
                <w:rPr>
                  <w:lang w:val="fr-FR"/>
                </w:rPr>
                <w:fldChar w:fldCharType="begin"/>
              </w:r>
              <w:r w:rsidR="00D4668B" w:rsidRPr="00CC3F68">
                <w:instrText xml:space="preserve"> FILENAME \* MERGEFORMAT </w:instrText>
              </w:r>
              <w:r w:rsidR="00D4668B">
                <w:rPr>
                  <w:lang w:val="fr-FR"/>
                </w:rPr>
                <w:fldChar w:fldCharType="separate"/>
              </w:r>
              <w:ins w:id="350" w:author="Sanyam Seth" w:date="2017-03-21T16:34:00Z">
                <w:r w:rsidR="00D4668B">
                  <w:rPr>
                    <w:noProof/>
                  </w:rPr>
                  <w:t>MSP - MDP - Deployment Guide_v3</w:t>
                </w:r>
              </w:ins>
              <w:del w:id="351" w:author="Sanyam Seth" w:date="2017-03-21T16:34:00Z">
                <w:r w:rsidR="00D4668B" w:rsidDel="00E768F7">
                  <w:rPr>
                    <w:noProof/>
                  </w:rPr>
                  <w:delText>DeploymentPlan.docx</w:delText>
                </w:r>
              </w:del>
              <w:r w:rsidR="00D4668B">
                <w:rPr>
                  <w:lang w:val="fr-FR"/>
                </w:rPr>
                <w:fldChar w:fldCharType="end"/>
              </w:r>
            </w:sdtContent>
          </w:sdt>
          <w:r w:rsidRPr="00CC3F68">
            <w:t xml:space="preserve">", </w:t>
          </w:r>
          <w:r w:rsidRPr="00CC3F68">
            <w:rPr>
              <w:noProof/>
            </w:rPr>
            <w:t xml:space="preserve">Template Version </w:t>
          </w:r>
          <w:sdt>
            <w:sdtPr>
              <w:rPr>
                <w:noProof/>
              </w:rPr>
              <w:alias w:val="Template Version"/>
              <w:tag w:val="Template Version"/>
              <w:id w:val="17352333"/>
              <w15:dataBinding w:prefixMappings="" w:xpath="/root[1]/templateversion[1]" w:storeItemID="{A7D598A9-AC5B-49BC-AE59-C7616FDA4C36}"/>
            </w:sdtPr>
            <w:sdtEndPr/>
            <w:sdtContent>
              <w:r w:rsidR="00D4668B">
                <w:rPr>
                  <w:noProof/>
                  <w:lang w:val="fr-FR"/>
                </w:rPr>
                <w:fldChar w:fldCharType="begin"/>
              </w:r>
              <w:r w:rsidR="00D4668B" w:rsidRPr="00CC3F68">
                <w:rPr>
                  <w:noProof/>
                </w:rPr>
                <w:instrText xml:space="preserve"> DOCPROPERTY  TemplateVersion  \* MERGEFORMAT </w:instrText>
              </w:r>
              <w:r w:rsidR="00D4668B">
                <w:rPr>
                  <w:noProof/>
                  <w:lang w:val="fr-FR"/>
                </w:rPr>
                <w:fldChar w:fldCharType="separate"/>
              </w:r>
              <w:r w:rsidR="00D4668B">
                <w:rPr>
                  <w:noProof/>
                </w:rPr>
                <w:t>1</w:t>
              </w:r>
              <w:r w:rsidR="00D4668B">
                <w:rPr>
                  <w:noProof/>
                  <w:lang w:val="fr-FR"/>
                </w:rPr>
                <w:fldChar w:fldCharType="end"/>
              </w:r>
            </w:sdtContent>
          </w:sdt>
        </w:p>
      </w:tc>
    </w:tr>
  </w:tbl>
  <w:p w14:paraId="037ED256" w14:textId="77777777" w:rsidR="005C2B84" w:rsidRPr="00CC3F68" w:rsidRDefault="005C2B84" w:rsidP="0071423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7AA7F" w14:textId="77777777" w:rsidR="005C2B84" w:rsidRPr="00714235" w:rsidRDefault="005C2B84" w:rsidP="0071423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0D149" w14:textId="6C2E67B7" w:rsidR="005C2B84" w:rsidRDefault="005C2B84" w:rsidP="00C14C70">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D4668B">
      <w:rPr>
        <w:noProof/>
      </w:rPr>
      <w:t>21</w:t>
    </w:r>
    <w:r>
      <w:fldChar w:fldCharType="end"/>
    </w:r>
  </w:p>
  <w:tbl>
    <w:tblPr>
      <w:tblW w:w="9587" w:type="dxa"/>
      <w:tblInd w:w="-227" w:type="dxa"/>
      <w:tblLayout w:type="fixed"/>
      <w:tblLook w:val="01E0" w:firstRow="1" w:lastRow="1" w:firstColumn="1" w:lastColumn="1" w:noHBand="0" w:noVBand="0"/>
    </w:tblPr>
    <w:tblGrid>
      <w:gridCol w:w="9587"/>
    </w:tblGrid>
    <w:tr w:rsidR="005C2B84" w:rsidRPr="00C831C4" w14:paraId="3590AB92" w14:textId="77777777" w:rsidTr="0BC0FE98">
      <w:tc>
        <w:tcPr>
          <w:tcW w:w="9587" w:type="dxa"/>
        </w:tcPr>
        <w:bookmarkStart w:id="1155" w:name="_Toc227064252"/>
        <w:p w14:paraId="6FE9A9B8" w14:textId="44E5541A" w:rsidR="005C2B84" w:rsidRDefault="004502B7" w:rsidP="00C14C70">
          <w:pPr>
            <w:pStyle w:val="Footer"/>
            <w:ind w:firstLine="119"/>
          </w:pPr>
          <w:sdt>
            <w:sdtPr>
              <w:alias w:val="Title"/>
              <w:id w:val="-2059768378"/>
              <w:dataBinding w:prefixMappings="xmlns:ns0='http://purl.org/dc/elements/1.1/' xmlns:ns1='http://schemas.openxmlformats.org/package/2006/metadata/core-properties' " w:xpath="/ns1:coreProperties[1]/ns0:title[1]" w:storeItemID="{6C3C8BC8-F283-45AE-878A-BAB7291924A1}"/>
              <w:text/>
            </w:sdtPr>
            <w:sdtEndPr/>
            <w:sdtContent>
              <w:r w:rsidR="005C2B84">
                <w:t>Digital Platform Deployment Guide</w:t>
              </w:r>
            </w:sdtContent>
          </w:sdt>
          <w:r w:rsidR="005C2B84">
            <w:t xml:space="preserve">, </w:t>
          </w:r>
          <w:sdt>
            <w:sdtPr>
              <w:alias w:val="Subject"/>
              <w:tag w:val=""/>
              <w:id w:val="-1732535396"/>
              <w:dataBinding w:prefixMappings="xmlns:ns0='http://purl.org/dc/elements/1.1/' xmlns:ns1='http://schemas.openxmlformats.org/package/2006/metadata/core-properties' " w:xpath="/ns1:coreProperties[1]/ns0:subject[1]" w:storeItemID="{6C3C8BC8-F283-45AE-878A-BAB7291924A1}"/>
              <w:text/>
            </w:sdtPr>
            <w:sdtEndPr/>
            <w:sdtContent>
              <w:r w:rsidR="005C2B84">
                <w:t>Microsoft Sports Platform</w:t>
              </w:r>
            </w:sdtContent>
          </w:sdt>
          <w:r w:rsidR="005C2B84">
            <w:t xml:space="preserve">, Version </w:t>
          </w:r>
          <w:sdt>
            <w:sdtPr>
              <w:alias w:val="Version"/>
              <w:tag w:val="Version"/>
              <w:id w:val="334047237"/>
              <w:placeholder>
                <w:docPart w:val="434ED9DBA2814195B97CB20631E2B832"/>
              </w:placeholder>
              <w15:dataBinding w:prefixMappings="" w:xpath="/root[1]/version[1]" w:storeItemID="{A7D598A9-AC5B-49BC-AE59-C7616FDA4C36}"/>
            </w:sdtPr>
            <w:sdtEndPr/>
            <w:sdtContent>
              <w:del w:id="1156" w:author="Laxmikant Naik" w:date="2017-09-25T18:00:00Z">
                <w:r w:rsidR="00D4668B" w:rsidDel="00CC1BF5">
                  <w:fldChar w:fldCharType="begin"/>
                </w:r>
                <w:r w:rsidR="00D4668B" w:rsidDel="00CC1BF5">
                  <w:delInstrText xml:space="preserve"> DOCPROPERTY  Version  \* MERGEFORMAT </w:delInstrText>
                </w:r>
                <w:r w:rsidR="00D4668B" w:rsidDel="00CC1BF5">
                  <w:fldChar w:fldCharType="separate"/>
                </w:r>
                <w:r w:rsidR="00D4668B" w:rsidDel="00CC1BF5">
                  <w:delText>4.0</w:delText>
                </w:r>
                <w:r w:rsidR="00D4668B" w:rsidDel="00CC1BF5">
                  <w:fldChar w:fldCharType="end"/>
                </w:r>
              </w:del>
              <w:ins w:id="1157" w:author="Laxmikant Naik" w:date="2017-09-25T18:00:00Z">
                <w:r w:rsidR="00D4668B">
                  <w:t>6</w:t>
                </w:r>
              </w:ins>
            </w:sdtContent>
          </w:sdt>
          <w:r w:rsidR="005C2B84">
            <w:t xml:space="preserve">, </w:t>
          </w:r>
          <w:sdt>
            <w:sdtPr>
              <w:alias w:val="Status"/>
              <w:tag w:val="Status"/>
              <w:id w:val="-1511211400"/>
              <w:placeholder>
                <w:docPart w:val="434ED9DBA2814195B97CB20631E2B832"/>
              </w:placeholder>
              <w:dataBinding w:prefixMappings="" w:xpath="/root[1]/status[1]" w:storeItemID="{A7D598A9-AC5B-49BC-AE59-C7616FDA4C36}"/>
              <w:text/>
            </w:sdtPr>
            <w:sdtEndPr/>
            <w:sdtContent>
              <w:r w:rsidR="005C2B84">
                <w:t>Draft</w:t>
              </w:r>
            </w:sdtContent>
          </w:sdt>
          <w:r w:rsidR="005C2B84">
            <w:fldChar w:fldCharType="begin"/>
          </w:r>
          <w:r w:rsidR="005C2B84">
            <w:instrText xml:space="preserve"> DOCPROPERTY Status \* MERGEFORMAT </w:instrText>
          </w:r>
          <w:r w:rsidR="005C2B84">
            <w:fldChar w:fldCharType="end"/>
          </w:r>
        </w:p>
        <w:p w14:paraId="7220EDA1" w14:textId="46A0882F" w:rsidR="005C2B84" w:rsidRDefault="005C2B84" w:rsidP="00C14C70">
          <w:pPr>
            <w:pStyle w:val="Footer"/>
            <w:ind w:firstLine="119"/>
          </w:pPr>
          <w:r>
            <w:t xml:space="preserve">Prepared by </w:t>
          </w:r>
          <w:sdt>
            <w:sdtPr>
              <w:alias w:val="Author"/>
              <w:id w:val="-60715813"/>
              <w:dataBinding w:prefixMappings="xmlns:ns0='http://purl.org/dc/elements/1.1/' xmlns:ns1='http://schemas.openxmlformats.org/package/2006/metadata/core-properties' " w:xpath="/ns1:coreProperties[1]/ns0:creator[1]" w:storeItemID="{6C3C8BC8-F283-45AE-878A-BAB7291924A1}"/>
              <w:text/>
            </w:sdtPr>
            <w:sdtEndPr/>
            <w:sdtContent>
              <w:r>
                <w:t>Gabo Gilabert, Danny Garber</w:t>
              </w:r>
            </w:sdtContent>
          </w:sdt>
        </w:p>
        <w:p w14:paraId="74492801" w14:textId="18088C39" w:rsidR="005C2B84" w:rsidRPr="00CC3F68" w:rsidRDefault="005C2B84" w:rsidP="00C14C70">
          <w:pPr>
            <w:pStyle w:val="Footer"/>
            <w:ind w:firstLine="119"/>
          </w:pPr>
          <w:r w:rsidRPr="00CC3F68">
            <w:t>"</w:t>
          </w:r>
          <w:sdt>
            <w:sdtPr>
              <w:alias w:val="FileName"/>
              <w:tag w:val="FileName"/>
              <w:id w:val="1594127459"/>
              <w15:dataBinding w:prefixMappings="" w:xpath="/root[1]/filename[1]" w:storeItemID="{A7D598A9-AC5B-49BC-AE59-C7616FDA4C36}"/>
            </w:sdtPr>
            <w:sdtEndPr>
              <w:rPr>
                <w:noProof/>
              </w:rPr>
            </w:sdtEndPr>
            <w:sdtContent>
              <w:r w:rsidR="00D4668B">
                <w:rPr>
                  <w:lang w:val="fr-FR"/>
                </w:rPr>
                <w:fldChar w:fldCharType="begin"/>
              </w:r>
              <w:r w:rsidR="00D4668B" w:rsidRPr="00CC3F68">
                <w:instrText xml:space="preserve"> FILENAME \* MERGEFORMAT </w:instrText>
              </w:r>
              <w:r w:rsidR="00D4668B">
                <w:rPr>
                  <w:lang w:val="fr-FR"/>
                </w:rPr>
                <w:fldChar w:fldCharType="separate"/>
              </w:r>
              <w:ins w:id="1158" w:author="Sanyam Seth" w:date="2017-03-21T16:34:00Z">
                <w:r w:rsidR="00D4668B">
                  <w:rPr>
                    <w:noProof/>
                  </w:rPr>
                  <w:t>MSP - MDP - Deployment Guide_v3</w:t>
                </w:r>
              </w:ins>
              <w:del w:id="1159" w:author="Sanyam Seth" w:date="2017-03-21T16:34:00Z">
                <w:r w:rsidR="00D4668B" w:rsidDel="00E768F7">
                  <w:rPr>
                    <w:noProof/>
                  </w:rPr>
                  <w:delText>DeploymentPlan.docx</w:delText>
                </w:r>
              </w:del>
              <w:r w:rsidR="00D4668B">
                <w:rPr>
                  <w:lang w:val="fr-FR"/>
                </w:rPr>
                <w:fldChar w:fldCharType="end"/>
              </w:r>
            </w:sdtContent>
          </w:sdt>
          <w:r w:rsidRPr="00CC3F68">
            <w:t xml:space="preserve">", </w:t>
          </w:r>
          <w:r w:rsidRPr="00CC3F68">
            <w:rPr>
              <w:noProof/>
            </w:rPr>
            <w:t xml:space="preserve">Template Version </w:t>
          </w:r>
          <w:sdt>
            <w:sdtPr>
              <w:rPr>
                <w:noProof/>
              </w:rPr>
              <w:alias w:val="Template Version"/>
              <w:tag w:val="Template Version"/>
              <w:id w:val="-11992420"/>
              <w:placeholder>
                <w:docPart w:val="434ED9DBA2814195B97CB20631E2B832"/>
              </w:placeholder>
              <w15:dataBinding w:prefixMappings="" w:xpath="/root[1]/templateversion[1]" w:storeItemID="{A7D598A9-AC5B-49BC-AE59-C7616FDA4C36}"/>
            </w:sdtPr>
            <w:sdtEndPr/>
            <w:sdtContent>
              <w:r w:rsidR="00D4668B">
                <w:rPr>
                  <w:noProof/>
                  <w:lang w:val="fr-FR"/>
                </w:rPr>
                <w:fldChar w:fldCharType="begin"/>
              </w:r>
              <w:r w:rsidR="00D4668B" w:rsidRPr="00CC3F68">
                <w:rPr>
                  <w:noProof/>
                </w:rPr>
                <w:instrText xml:space="preserve"> DOCPROPERTY  TemplateVersion  \* MERGEFORMAT </w:instrText>
              </w:r>
              <w:r w:rsidR="00D4668B">
                <w:rPr>
                  <w:noProof/>
                  <w:lang w:val="fr-FR"/>
                </w:rPr>
                <w:fldChar w:fldCharType="separate"/>
              </w:r>
              <w:r w:rsidR="00D4668B">
                <w:rPr>
                  <w:noProof/>
                </w:rPr>
                <w:t>1</w:t>
              </w:r>
              <w:r w:rsidR="00D4668B">
                <w:rPr>
                  <w:noProof/>
                  <w:lang w:val="fr-FR"/>
                </w:rPr>
                <w:fldChar w:fldCharType="end"/>
              </w:r>
            </w:sdtContent>
          </w:sdt>
        </w:p>
      </w:tc>
    </w:tr>
    <w:bookmarkEnd w:id="1155"/>
  </w:tbl>
  <w:p w14:paraId="0A12C799" w14:textId="77777777" w:rsidR="005C2B84" w:rsidRPr="00CC3F68" w:rsidRDefault="005C2B84" w:rsidP="00C14C70">
    <w:pPr>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146CA3" w14:textId="77777777" w:rsidR="004502B7" w:rsidRDefault="004502B7">
      <w:pPr>
        <w:spacing w:before="0" w:after="0" w:line="240" w:lineRule="auto"/>
      </w:pPr>
      <w:r>
        <w:separator/>
      </w:r>
    </w:p>
  </w:footnote>
  <w:footnote w:type="continuationSeparator" w:id="0">
    <w:p w14:paraId="3035DE40" w14:textId="77777777" w:rsidR="004502B7" w:rsidRDefault="004502B7">
      <w:pPr>
        <w:spacing w:before="0" w:after="0" w:line="240" w:lineRule="auto"/>
      </w:pPr>
      <w:r>
        <w:continuationSeparator/>
      </w:r>
    </w:p>
  </w:footnote>
  <w:footnote w:type="continuationNotice" w:id="1">
    <w:p w14:paraId="06A1F0E1" w14:textId="77777777" w:rsidR="004502B7" w:rsidRDefault="004502B7">
      <w:pPr>
        <w:spacing w:before="0" w:after="0" w:line="240" w:lineRule="auto"/>
      </w:pPr>
    </w:p>
  </w:footnote>
  <w:footnote w:id="2">
    <w:p w14:paraId="77A60341" w14:textId="7597185C" w:rsidR="005C2B84" w:rsidRDefault="005C2B84" w:rsidP="004E52C3">
      <w:pPr>
        <w:pStyle w:val="FootnoteText"/>
      </w:pPr>
      <w:r>
        <w:rPr>
          <w:rStyle w:val="FootnoteReference"/>
        </w:rPr>
        <w:footnoteRef/>
      </w:r>
      <w:r>
        <w:t xml:space="preserve"> See </w:t>
      </w:r>
      <w:hyperlink r:id="rId1" w:history="1">
        <w:r w:rsidRPr="00ED3460">
          <w:rPr>
            <w:rStyle w:val="Hyperlink"/>
          </w:rPr>
          <w:t>https://technet.microsoft.com/en-us/library/dd772285.aspx</w:t>
        </w:r>
      </w:hyperlink>
    </w:p>
  </w:footnote>
  <w:footnote w:id="3">
    <w:p w14:paraId="4E1D5E7B" w14:textId="77777777" w:rsidR="005C2B84" w:rsidRDefault="005C2B84" w:rsidP="00877A6D">
      <w:pPr>
        <w:pStyle w:val="FootnoteText"/>
      </w:pPr>
      <w:r>
        <w:rPr>
          <w:rStyle w:val="FootnoteReference"/>
        </w:rPr>
        <w:footnoteRef/>
      </w:r>
      <w:r>
        <w:t xml:space="preserve"> You can find instructions on how to create Application Roles in the following pages: </w:t>
      </w:r>
      <w:hyperlink r:id="rId2" w:history="1">
        <w:r w:rsidRPr="005912CD">
          <w:rPr>
            <w:rStyle w:val="Hyperlink"/>
          </w:rPr>
          <w:t>https://azure.microsoft.com/en-us/documentation/samples/active-directory-dotnet-webapp-roleclaims/</w:t>
        </w:r>
      </w:hyperlink>
      <w:r>
        <w:t xml:space="preserve"> and </w:t>
      </w:r>
      <w:hyperlink r:id="rId3" w:history="1">
        <w:r w:rsidRPr="005912CD">
          <w:rPr>
            <w:rStyle w:val="Hyperlink"/>
          </w:rPr>
          <w:t>http://www.dushyantgill.com/blog/2014/12/10/roles-based-access-control-in-cloud-applications-using-azure-ad/</w:t>
        </w:r>
      </w:hyperlink>
      <w:r>
        <w:t xml:space="preserve"> </w:t>
      </w:r>
    </w:p>
  </w:footnote>
  <w:footnote w:id="4">
    <w:p w14:paraId="4026F3FD" w14:textId="3CFC32A5" w:rsidR="005C2B84" w:rsidRDefault="005C2B84" w:rsidP="00AB512E">
      <w:pPr>
        <w:pStyle w:val="FootnoteText"/>
      </w:pPr>
      <w:r>
        <w:rPr>
          <w:rStyle w:val="FootnoteReference"/>
        </w:rPr>
        <w:footnoteRef/>
      </w:r>
      <w:r>
        <w:t xml:space="preserve"> A</w:t>
      </w:r>
      <w:r w:rsidRPr="00975E41">
        <w:t xml:space="preserve"> guide to do it from the command line</w:t>
      </w:r>
      <w:r>
        <w:t xml:space="preserve"> can be found at </w:t>
      </w:r>
      <w:hyperlink w:anchor="ExportingCert" w:history="1">
        <w:r w:rsidRPr="00855573">
          <w:rPr>
            <w:rStyle w:val="Hyperlink"/>
          </w:rPr>
          <w:t>Appendix D Exporting Certificate with private key</w:t>
        </w:r>
      </w:hyperlink>
      <w:r w:rsidRPr="00975E41">
        <w:t xml:space="preserve"> </w:t>
      </w:r>
      <w:r>
        <w:t>. Another option is to use the Microsoft Management (mmc) console to do the export operation</w:t>
      </w:r>
    </w:p>
    <w:p w14:paraId="5AB3DA8D" w14:textId="77777777" w:rsidR="005C2B84" w:rsidRPr="00975E41" w:rsidRDefault="005C2B84" w:rsidP="00AB512E">
      <w:pPr>
        <w:pStyle w:val="FootnoteText"/>
      </w:pPr>
    </w:p>
  </w:footnote>
  <w:footnote w:id="5">
    <w:p w14:paraId="65EDCA81" w14:textId="77777777" w:rsidR="005C2B84" w:rsidRPr="008B204D" w:rsidRDefault="005C2B84" w:rsidP="00AB512E">
      <w:pPr>
        <w:pStyle w:val="FootnoteText"/>
      </w:pPr>
      <w:r>
        <w:rPr>
          <w:rStyle w:val="FootnoteReference"/>
        </w:rPr>
        <w:footnoteRef/>
      </w:r>
      <w:r>
        <w:t xml:space="preserve"> </w:t>
      </w:r>
      <w:r w:rsidRPr="008B204D">
        <w:t>You can use the ARM Azure Portal to</w:t>
      </w:r>
      <w:r>
        <w:t xml:space="preserve"> create the Hubs and </w:t>
      </w:r>
      <w:r w:rsidRPr="008B204D">
        <w:t>avoid requiring c</w:t>
      </w:r>
      <w:r>
        <w:t>o</w:t>
      </w:r>
      <w:r w:rsidRPr="008B204D">
        <w:t>-administra</w:t>
      </w:r>
      <w:r>
        <w:t>tive privileges.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6CAD89" w14:textId="77777777" w:rsidR="005C2B84" w:rsidRDefault="005C2B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MicrosoftServicios1"/>
      <w:tblW w:w="0" w:type="auto"/>
      <w:tblLook w:val="0600" w:firstRow="0" w:lastRow="0" w:firstColumn="0" w:lastColumn="0" w:noHBand="1" w:noVBand="1"/>
    </w:tblPr>
    <w:tblGrid>
      <w:gridCol w:w="2256"/>
      <w:gridCol w:w="7104"/>
    </w:tblGrid>
    <w:tr w:rsidR="005C2B84" w:rsidRPr="00BF6753" w14:paraId="1219517F" w14:textId="77777777" w:rsidTr="00FC5EC3">
      <w:trPr>
        <w:trHeight w:val="800"/>
      </w:trPr>
      <w:tc>
        <w:tcPr>
          <w:tcW w:w="2256" w:type="dxa"/>
          <w:tcBorders>
            <w:top w:val="nil"/>
            <w:left w:val="nil"/>
            <w:bottom w:val="nil"/>
            <w:right w:val="nil"/>
          </w:tcBorders>
        </w:tcPr>
        <w:p w14:paraId="01A2B729" w14:textId="77777777" w:rsidR="005C2B84" w:rsidRPr="00BF6753" w:rsidRDefault="005C2B84" w:rsidP="001C181B">
          <w:pPr>
            <w:tabs>
              <w:tab w:val="left" w:pos="2850"/>
            </w:tabs>
            <w:spacing w:after="0"/>
            <w:rPr>
              <w:rFonts w:ascii="Calibri" w:eastAsia="Calibri" w:hAnsi="Calibri" w:cs="Calibri"/>
              <w:color w:val="85878B"/>
              <w:szCs w:val="16"/>
              <w:lang w:val="en-AU" w:eastAsia="ja-JP"/>
              <w14:textFill>
                <w14:solidFill>
                  <w14:srgbClr w14:val="85878B">
                    <w14:lumMod w14:val="85000"/>
                    <w14:lumOff w14:val="15000"/>
                  </w14:srgbClr>
                </w14:solidFill>
              </w14:textFill>
            </w:rPr>
          </w:pPr>
          <w:r w:rsidRPr="00BF6753">
            <w:rPr>
              <w:rFonts w:ascii="Calibri" w:eastAsia="Calibri" w:hAnsi="Calibri" w:cs="Calibri"/>
              <w:noProof/>
              <w:szCs w:val="16"/>
            </w:rPr>
            <w:drawing>
              <wp:inline distT="0" distB="0" distL="0" distR="0" wp14:anchorId="08093C4E" wp14:editId="655B2266">
                <wp:extent cx="1295648" cy="276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442" cy="282151"/>
                        </a:xfrm>
                        <a:prstGeom prst="rect">
                          <a:avLst/>
                        </a:prstGeom>
                        <a:noFill/>
                      </pic:spPr>
                    </pic:pic>
                  </a:graphicData>
                </a:graphic>
              </wp:inline>
            </w:drawing>
          </w:r>
        </w:p>
      </w:tc>
      <w:tc>
        <w:tcPr>
          <w:tcW w:w="7104" w:type="dxa"/>
          <w:tcBorders>
            <w:top w:val="nil"/>
            <w:left w:val="nil"/>
            <w:bottom w:val="nil"/>
            <w:right w:val="nil"/>
          </w:tcBorders>
          <w:vAlign w:val="bottom"/>
        </w:tcPr>
        <w:p w14:paraId="5A595877" w14:textId="2A5E460C" w:rsidR="005C2B84" w:rsidRPr="00BF6753" w:rsidRDefault="005C2B84" w:rsidP="001C181B">
          <w:pPr>
            <w:spacing w:after="0"/>
            <w:jc w:val="right"/>
            <w:rPr>
              <w:rFonts w:ascii="Calibri" w:eastAsia="Calibri" w:hAnsi="Calibri" w:cs="Calibri"/>
              <w:szCs w:val="16"/>
              <w:lang w:val="en-AU" w:eastAsia="ja-JP"/>
            </w:rPr>
          </w:pPr>
          <w:r w:rsidRPr="00BF6753">
            <w:rPr>
              <w:rFonts w:ascii="Calibri" w:eastAsia="Calibri" w:hAnsi="Calibri" w:cs="Calibri"/>
              <w:szCs w:val="16"/>
              <w:lang w:val="en-AU" w:eastAsia="ja-JP"/>
            </w:rPr>
            <w:fldChar w:fldCharType="begin" w:fldLock="1"/>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fldLock="1"/>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0 "Prepared for " ""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noProof/>
              <w:szCs w:val="16"/>
              <w:lang w:val="en-AU" w:eastAsia="ja-JP"/>
            </w:rPr>
            <w:t xml:space="preserve">Prepared for </w: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Pr>
              <w:rFonts w:ascii="Calibri" w:eastAsia="Calibri" w:hAnsi="Calibri" w:cs="Calibri"/>
              <w:szCs w:val="16"/>
              <w:lang w:val="en-AU" w:eastAsia="ja-JP"/>
            </w:rPr>
            <w:instrText>4</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2 "Microsoft and " "" \* MERGEFORMAT </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Pr>
              <w:rFonts w:ascii="Calibri" w:eastAsia="Calibri" w:hAnsi="Calibri" w:cs="Calibri"/>
              <w:szCs w:val="16"/>
              <w:lang w:val="en-AU" w:eastAsia="ja-JP"/>
            </w:rPr>
            <w:instrText>4</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3 "Microsoft"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Customer  \* MERGEFORMAT </w:instrText>
          </w:r>
          <w:r w:rsidRPr="00BF6753">
            <w:rPr>
              <w:rFonts w:ascii="Calibri" w:eastAsia="Calibri" w:hAnsi="Calibri" w:cs="Calibri"/>
              <w:szCs w:val="16"/>
              <w:lang w:val="en-AU" w:eastAsia="ja-JP"/>
            </w:rPr>
            <w:fldChar w:fldCharType="separate"/>
          </w:r>
          <w:r>
            <w:rPr>
              <w:rFonts w:ascii="Calibri" w:eastAsia="Calibri" w:hAnsi="Calibri" w:cs="Calibri"/>
              <w:szCs w:val="16"/>
              <w:lang w:val="en-AU" w:eastAsia="ja-JP"/>
            </w:rPr>
            <w:instrText>[Type Customer Name Here]</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MERGEFORMAT </w:instrText>
          </w:r>
          <w:r w:rsidRPr="00BF6753">
            <w:rPr>
              <w:rFonts w:ascii="Calibri" w:eastAsia="Calibri" w:hAnsi="Calibri" w:cs="Calibri"/>
              <w:szCs w:val="16"/>
              <w:lang w:val="en-AU" w:eastAsia="ja-JP"/>
            </w:rPr>
            <w:fldChar w:fldCharType="separate"/>
          </w:r>
          <w:r>
            <w:rPr>
              <w:rFonts w:ascii="Calibri" w:eastAsia="Calibri" w:hAnsi="Calibri" w:cs="Calibri"/>
              <w:noProof/>
              <w:szCs w:val="16"/>
              <w:lang w:val="en-AU" w:eastAsia="ja-JP"/>
            </w:rPr>
            <w:t>[Type Customer Name Here]</w: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Pr>
              <w:rFonts w:ascii="Calibri" w:eastAsia="Calibri" w:hAnsi="Calibri" w:cs="Calibri"/>
              <w:szCs w:val="16"/>
              <w:lang w:val="en-AU" w:eastAsia="ja-JP"/>
            </w:rPr>
            <w:instrText>4</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&lt;&gt; 0 " Confidential" "" \* MERGEFORMAT </w:instrText>
          </w:r>
          <w:r w:rsidRPr="00BF6753">
            <w:rPr>
              <w:rFonts w:ascii="Calibri" w:eastAsia="Calibri" w:hAnsi="Calibri" w:cs="Calibri"/>
              <w:szCs w:val="16"/>
              <w:lang w:val="en-AU" w:eastAsia="ja-JP"/>
            </w:rPr>
            <w:fldChar w:fldCharType="separate"/>
          </w:r>
          <w:r w:rsidR="00D4668B" w:rsidRPr="00BF6753">
            <w:rPr>
              <w:rFonts w:ascii="Calibri" w:eastAsia="Calibri" w:hAnsi="Calibri" w:cs="Calibri"/>
              <w:noProof/>
              <w:szCs w:val="16"/>
              <w:lang w:val="en-AU" w:eastAsia="ja-JP"/>
            </w:rPr>
            <w:t xml:space="preserve"> Confidential</w:t>
          </w:r>
          <w:r w:rsidRPr="00BF6753">
            <w:rPr>
              <w:rFonts w:ascii="Calibri" w:eastAsia="Calibri" w:hAnsi="Calibri" w:cs="Calibri"/>
              <w:szCs w:val="16"/>
              <w:lang w:val="en-AU" w:eastAsia="ja-JP"/>
            </w:rPr>
            <w:fldChar w:fldCharType="end"/>
          </w:r>
        </w:p>
        <w:p w14:paraId="30A3AC64" w14:textId="77777777" w:rsidR="005C2B84" w:rsidRPr="00BF6753" w:rsidRDefault="005C2B84" w:rsidP="001C181B">
          <w:pPr>
            <w:spacing w:after="0"/>
            <w:jc w:val="center"/>
            <w:rPr>
              <w:rFonts w:ascii="Calibri" w:eastAsia="Calibri" w:hAnsi="Calibri" w:cs="Calibri"/>
              <w:szCs w:val="16"/>
              <w:lang w:val="en-AU" w:eastAsia="en-AU"/>
            </w:rPr>
          </w:pPr>
        </w:p>
      </w:tc>
    </w:tr>
  </w:tbl>
  <w:p w14:paraId="70582E74" w14:textId="77777777" w:rsidR="005C2B84" w:rsidRPr="00C14C70" w:rsidRDefault="005C2B84" w:rsidP="00C14C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9E520" w14:textId="77777777" w:rsidR="005C2B84" w:rsidRDefault="005C2B8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C7BEC" w14:textId="77777777" w:rsidR="005C2B84" w:rsidRPr="00714235" w:rsidRDefault="005C2B84" w:rsidP="007142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ascii="Courier New" w:hAnsi="Courier New" w:hint="default"/>
        <w:color w:val="008AC8"/>
      </w:rPr>
    </w:lvl>
  </w:abstractNum>
  <w:abstractNum w:abstractNumId="7" w15:restartNumberingAfterBreak="0">
    <w:nsid w:val="FFFFFF88"/>
    <w:multiLevelType w:val="singleLevel"/>
    <w:tmpl w:val="E1C6EC80"/>
    <w:lvl w:ilvl="0">
      <w:start w:val="1"/>
      <w:numFmt w:val="decimal"/>
      <w:lvlText w:val="%1."/>
      <w:lvlJc w:val="left"/>
      <w:pPr>
        <w:ind w:left="720" w:hanging="360"/>
      </w:pPr>
      <w:rPr>
        <w:rFonts w:ascii="Segoe UI" w:hAnsi="Segoe UI" w:hint="default"/>
        <w:b w:val="0"/>
        <w:i w:val="0"/>
        <w:color w:val="008AC8"/>
      </w:rPr>
    </w:lvl>
  </w:abstractNum>
  <w:abstractNum w:abstractNumId="8" w15:restartNumberingAfterBreak="0">
    <w:nsid w:val="FFFFFF89"/>
    <w:multiLevelType w:val="singleLevel"/>
    <w:tmpl w:val="2C761832"/>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BB960B7"/>
    <w:multiLevelType w:val="hybridMultilevel"/>
    <w:tmpl w:val="222EB344"/>
    <w:lvl w:ilvl="0" w:tplc="D8F82476">
      <w:numFmt w:val="bullet"/>
      <w:lvlText w:val="•"/>
      <w:lvlJc w:val="left"/>
      <w:pPr>
        <w:ind w:left="435" w:hanging="435"/>
      </w:pPr>
      <w:rPr>
        <w:rFonts w:ascii="Segoe UI" w:eastAsiaTheme="minorEastAsia" w:hAnsi="Segoe UI" w:cs="Segoe U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D3C5C8F"/>
    <w:multiLevelType w:val="multilevel"/>
    <w:tmpl w:val="E04AFF44"/>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1"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0DF6681"/>
    <w:multiLevelType w:val="hybridMultilevel"/>
    <w:tmpl w:val="4E580ACE"/>
    <w:lvl w:ilvl="0" w:tplc="D8F82476">
      <w:numFmt w:val="bullet"/>
      <w:lvlText w:val="•"/>
      <w:lvlJc w:val="left"/>
      <w:pPr>
        <w:ind w:left="795" w:hanging="435"/>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D95337"/>
    <w:multiLevelType w:val="hybridMultilevel"/>
    <w:tmpl w:val="67208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5451C6B"/>
    <w:multiLevelType w:val="multilevel"/>
    <w:tmpl w:val="31A25C32"/>
    <w:lvl w:ilvl="0">
      <w:start w:val="1"/>
      <w:numFmt w:val="decimal"/>
      <w:lvlText w:val="%1"/>
      <w:lvlJc w:val="left"/>
      <w:pPr>
        <w:ind w:left="936" w:hanging="936"/>
      </w:pPr>
      <w:rPr>
        <w:rFonts w:hint="default"/>
      </w:rPr>
    </w:lvl>
    <w:lvl w:ilvl="1">
      <w:start w:val="1"/>
      <w:numFmt w:val="decimal"/>
      <w:lvlText w:val="%1.%2"/>
      <w:lvlJc w:val="left"/>
      <w:pPr>
        <w:ind w:left="936" w:hanging="936"/>
      </w:pPr>
      <w:rPr>
        <w:rFonts w:hint="default"/>
      </w:rPr>
    </w:lvl>
    <w:lvl w:ilvl="2">
      <w:start w:val="1"/>
      <w:numFmt w:val="decimal"/>
      <w:lvlText w:val="%1.%2.%3"/>
      <w:lvlJc w:val="left"/>
      <w:pPr>
        <w:ind w:left="3456" w:hanging="936"/>
      </w:pPr>
      <w:rPr>
        <w:rFonts w:hint="default"/>
      </w:rPr>
    </w:lvl>
    <w:lvl w:ilvl="3">
      <w:start w:val="1"/>
      <w:numFmt w:val="decimal"/>
      <w:lvlText w:val="%1.%2.%3.%4"/>
      <w:lvlJc w:val="left"/>
      <w:pPr>
        <w:ind w:left="936" w:hanging="936"/>
      </w:pPr>
      <w:rPr>
        <w:rFonts w:hint="default"/>
      </w:rPr>
    </w:lvl>
    <w:lvl w:ilvl="4">
      <w:start w:val="1"/>
      <w:numFmt w:val="decimal"/>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60B4986"/>
    <w:multiLevelType w:val="hybridMultilevel"/>
    <w:tmpl w:val="ACD60EDA"/>
    <w:lvl w:ilvl="0" w:tplc="22C8DD6A">
      <w:start w:val="1"/>
      <w:numFmt w:val="decimal"/>
      <w:lvlText w:val="%1."/>
      <w:lvlJc w:val="left"/>
      <w:pPr>
        <w:ind w:left="720" w:hanging="360"/>
      </w:pPr>
    </w:lvl>
    <w:lvl w:ilvl="1" w:tplc="BD2A83F6">
      <w:start w:val="1"/>
      <w:numFmt w:val="lowerLetter"/>
      <w:lvlText w:val="%2."/>
      <w:lvlJc w:val="left"/>
      <w:pPr>
        <w:ind w:left="1440" w:hanging="360"/>
      </w:pPr>
    </w:lvl>
    <w:lvl w:ilvl="2" w:tplc="E6947D82">
      <w:start w:val="1"/>
      <w:numFmt w:val="lowerRoman"/>
      <w:lvlText w:val="%3."/>
      <w:lvlJc w:val="right"/>
      <w:pPr>
        <w:ind w:left="2160" w:hanging="180"/>
      </w:pPr>
    </w:lvl>
    <w:lvl w:ilvl="3" w:tplc="7D2EB970">
      <w:start w:val="1"/>
      <w:numFmt w:val="decimal"/>
      <w:lvlText w:val="%4."/>
      <w:lvlJc w:val="left"/>
      <w:pPr>
        <w:ind w:left="2880" w:hanging="360"/>
      </w:pPr>
    </w:lvl>
    <w:lvl w:ilvl="4" w:tplc="B16C2006">
      <w:start w:val="1"/>
      <w:numFmt w:val="lowerLetter"/>
      <w:lvlText w:val="%5."/>
      <w:lvlJc w:val="left"/>
      <w:pPr>
        <w:ind w:left="3600" w:hanging="360"/>
      </w:pPr>
    </w:lvl>
    <w:lvl w:ilvl="5" w:tplc="DC16E4DA">
      <w:start w:val="1"/>
      <w:numFmt w:val="lowerRoman"/>
      <w:lvlText w:val="%6."/>
      <w:lvlJc w:val="right"/>
      <w:pPr>
        <w:ind w:left="4320" w:hanging="180"/>
      </w:pPr>
    </w:lvl>
    <w:lvl w:ilvl="6" w:tplc="0EA04FB4">
      <w:start w:val="1"/>
      <w:numFmt w:val="decimal"/>
      <w:lvlText w:val="%7."/>
      <w:lvlJc w:val="left"/>
      <w:pPr>
        <w:ind w:left="5040" w:hanging="360"/>
      </w:pPr>
    </w:lvl>
    <w:lvl w:ilvl="7" w:tplc="25324A16">
      <w:start w:val="1"/>
      <w:numFmt w:val="lowerLetter"/>
      <w:lvlText w:val="%8."/>
      <w:lvlJc w:val="left"/>
      <w:pPr>
        <w:ind w:left="5760" w:hanging="360"/>
      </w:pPr>
    </w:lvl>
    <w:lvl w:ilvl="8" w:tplc="A62EC97C">
      <w:start w:val="1"/>
      <w:numFmt w:val="lowerRoman"/>
      <w:lvlText w:val="%9."/>
      <w:lvlJc w:val="right"/>
      <w:pPr>
        <w:ind w:left="6480" w:hanging="180"/>
      </w:pPr>
    </w:lvl>
  </w:abstractNum>
  <w:abstractNum w:abstractNumId="17" w15:restartNumberingAfterBreak="0">
    <w:nsid w:val="18691793"/>
    <w:multiLevelType w:val="hybridMultilevel"/>
    <w:tmpl w:val="2C04DE96"/>
    <w:lvl w:ilvl="0" w:tplc="B2E44562">
      <w:start w:val="1"/>
      <w:numFmt w:val="bullet"/>
      <w:lvlText w:val=""/>
      <w:lvlJc w:val="left"/>
      <w:pPr>
        <w:ind w:left="720" w:hanging="360"/>
      </w:pPr>
      <w:rPr>
        <w:rFonts w:ascii="Symbol" w:hAnsi="Symbol" w:hint="default"/>
      </w:rPr>
    </w:lvl>
    <w:lvl w:ilvl="1" w:tplc="3154DE6E">
      <w:start w:val="1"/>
      <w:numFmt w:val="bullet"/>
      <w:lvlText w:val="o"/>
      <w:lvlJc w:val="left"/>
      <w:pPr>
        <w:ind w:left="1440" w:hanging="360"/>
      </w:pPr>
      <w:rPr>
        <w:rFonts w:ascii="Courier New" w:hAnsi="Courier New" w:hint="default"/>
      </w:rPr>
    </w:lvl>
    <w:lvl w:ilvl="2" w:tplc="BD667622">
      <w:start w:val="1"/>
      <w:numFmt w:val="bullet"/>
      <w:lvlText w:val=""/>
      <w:lvlJc w:val="left"/>
      <w:pPr>
        <w:ind w:left="2160" w:hanging="360"/>
      </w:pPr>
      <w:rPr>
        <w:rFonts w:ascii="Wingdings" w:hAnsi="Wingdings" w:hint="default"/>
      </w:rPr>
    </w:lvl>
    <w:lvl w:ilvl="3" w:tplc="6D8AC922">
      <w:start w:val="1"/>
      <w:numFmt w:val="bullet"/>
      <w:lvlText w:val=""/>
      <w:lvlJc w:val="left"/>
      <w:pPr>
        <w:ind w:left="2880" w:hanging="360"/>
      </w:pPr>
      <w:rPr>
        <w:rFonts w:ascii="Symbol" w:hAnsi="Symbol" w:hint="default"/>
      </w:rPr>
    </w:lvl>
    <w:lvl w:ilvl="4" w:tplc="B4605446">
      <w:start w:val="1"/>
      <w:numFmt w:val="bullet"/>
      <w:lvlText w:val="o"/>
      <w:lvlJc w:val="left"/>
      <w:pPr>
        <w:ind w:left="3600" w:hanging="360"/>
      </w:pPr>
      <w:rPr>
        <w:rFonts w:ascii="Courier New" w:hAnsi="Courier New" w:hint="default"/>
      </w:rPr>
    </w:lvl>
    <w:lvl w:ilvl="5" w:tplc="9D429A32">
      <w:start w:val="1"/>
      <w:numFmt w:val="bullet"/>
      <w:lvlText w:val=""/>
      <w:lvlJc w:val="left"/>
      <w:pPr>
        <w:ind w:left="4320" w:hanging="360"/>
      </w:pPr>
      <w:rPr>
        <w:rFonts w:ascii="Wingdings" w:hAnsi="Wingdings" w:hint="default"/>
      </w:rPr>
    </w:lvl>
    <w:lvl w:ilvl="6" w:tplc="E940C726">
      <w:start w:val="1"/>
      <w:numFmt w:val="bullet"/>
      <w:lvlText w:val=""/>
      <w:lvlJc w:val="left"/>
      <w:pPr>
        <w:ind w:left="5040" w:hanging="360"/>
      </w:pPr>
      <w:rPr>
        <w:rFonts w:ascii="Symbol" w:hAnsi="Symbol" w:hint="default"/>
      </w:rPr>
    </w:lvl>
    <w:lvl w:ilvl="7" w:tplc="77AC8CF8">
      <w:start w:val="1"/>
      <w:numFmt w:val="bullet"/>
      <w:lvlText w:val="o"/>
      <w:lvlJc w:val="left"/>
      <w:pPr>
        <w:ind w:left="5760" w:hanging="360"/>
      </w:pPr>
      <w:rPr>
        <w:rFonts w:ascii="Courier New" w:hAnsi="Courier New" w:hint="default"/>
      </w:rPr>
    </w:lvl>
    <w:lvl w:ilvl="8" w:tplc="877ABAA2">
      <w:start w:val="1"/>
      <w:numFmt w:val="bullet"/>
      <w:lvlText w:val=""/>
      <w:lvlJc w:val="left"/>
      <w:pPr>
        <w:ind w:left="6480" w:hanging="360"/>
      </w:pPr>
      <w:rPr>
        <w:rFonts w:ascii="Wingdings" w:hAnsi="Wingdings" w:hint="default"/>
      </w:rPr>
    </w:lvl>
  </w:abstractNum>
  <w:abstractNum w:abstractNumId="18"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9" w15:restartNumberingAfterBreak="0">
    <w:nsid w:val="273F5BDA"/>
    <w:multiLevelType w:val="multilevel"/>
    <w:tmpl w:val="9228A626"/>
    <w:numStyleLink w:val="Checklist"/>
  </w:abstractNum>
  <w:abstractNum w:abstractNumId="20" w15:restartNumberingAfterBreak="0">
    <w:nsid w:val="288107D4"/>
    <w:multiLevelType w:val="hybridMultilevel"/>
    <w:tmpl w:val="20D05646"/>
    <w:lvl w:ilvl="0" w:tplc="3820AFAE">
      <w:start w:val="1"/>
      <w:numFmt w:val="decimal"/>
      <w:lvlText w:val="%1."/>
      <w:lvlJc w:val="left"/>
      <w:pPr>
        <w:ind w:left="720" w:hanging="360"/>
      </w:pPr>
    </w:lvl>
    <w:lvl w:ilvl="1" w:tplc="42C6F1B2">
      <w:start w:val="1"/>
      <w:numFmt w:val="lowerLetter"/>
      <w:lvlText w:val="%2."/>
      <w:lvlJc w:val="left"/>
      <w:pPr>
        <w:ind w:left="1440" w:hanging="360"/>
      </w:pPr>
    </w:lvl>
    <w:lvl w:ilvl="2" w:tplc="CB9494F8">
      <w:start w:val="1"/>
      <w:numFmt w:val="lowerRoman"/>
      <w:lvlText w:val="%3."/>
      <w:lvlJc w:val="right"/>
      <w:pPr>
        <w:ind w:left="2160" w:hanging="180"/>
      </w:pPr>
    </w:lvl>
    <w:lvl w:ilvl="3" w:tplc="8F8C6048">
      <w:start w:val="1"/>
      <w:numFmt w:val="decimal"/>
      <w:lvlText w:val="%4."/>
      <w:lvlJc w:val="left"/>
      <w:pPr>
        <w:ind w:left="2880" w:hanging="360"/>
      </w:pPr>
    </w:lvl>
    <w:lvl w:ilvl="4" w:tplc="1834DB16">
      <w:start w:val="1"/>
      <w:numFmt w:val="lowerLetter"/>
      <w:lvlText w:val="%5."/>
      <w:lvlJc w:val="left"/>
      <w:pPr>
        <w:ind w:left="3600" w:hanging="360"/>
      </w:pPr>
    </w:lvl>
    <w:lvl w:ilvl="5" w:tplc="66E4A3CC">
      <w:start w:val="1"/>
      <w:numFmt w:val="lowerRoman"/>
      <w:lvlText w:val="%6."/>
      <w:lvlJc w:val="right"/>
      <w:pPr>
        <w:ind w:left="4320" w:hanging="180"/>
      </w:pPr>
    </w:lvl>
    <w:lvl w:ilvl="6" w:tplc="6BFC40A4">
      <w:start w:val="1"/>
      <w:numFmt w:val="decimal"/>
      <w:lvlText w:val="%7."/>
      <w:lvlJc w:val="left"/>
      <w:pPr>
        <w:ind w:left="5040" w:hanging="360"/>
      </w:pPr>
    </w:lvl>
    <w:lvl w:ilvl="7" w:tplc="4C1675F4">
      <w:start w:val="1"/>
      <w:numFmt w:val="lowerLetter"/>
      <w:lvlText w:val="%8."/>
      <w:lvlJc w:val="left"/>
      <w:pPr>
        <w:ind w:left="5760" w:hanging="360"/>
      </w:pPr>
    </w:lvl>
    <w:lvl w:ilvl="8" w:tplc="986257A8">
      <w:start w:val="1"/>
      <w:numFmt w:val="lowerRoman"/>
      <w:lvlText w:val="%9."/>
      <w:lvlJc w:val="right"/>
      <w:pPr>
        <w:ind w:left="6480" w:hanging="180"/>
      </w:pPr>
    </w:lvl>
  </w:abstractNum>
  <w:abstractNum w:abstractNumId="21" w15:restartNumberingAfterBreak="0">
    <w:nsid w:val="2BFC1EE6"/>
    <w:multiLevelType w:val="hybridMultilevel"/>
    <w:tmpl w:val="11B237D0"/>
    <w:lvl w:ilvl="0" w:tplc="7B3AE0D6">
      <w:start w:val="1"/>
      <w:numFmt w:val="decimal"/>
      <w:lvlText w:val="%1."/>
      <w:lvlJc w:val="left"/>
      <w:pPr>
        <w:ind w:left="720" w:hanging="360"/>
      </w:pPr>
    </w:lvl>
    <w:lvl w:ilvl="1" w:tplc="F1D416E8">
      <w:start w:val="1"/>
      <w:numFmt w:val="lowerLetter"/>
      <w:lvlText w:val="%2."/>
      <w:lvlJc w:val="left"/>
      <w:pPr>
        <w:ind w:left="1440" w:hanging="360"/>
      </w:pPr>
    </w:lvl>
    <w:lvl w:ilvl="2" w:tplc="0010BC6E">
      <w:start w:val="1"/>
      <w:numFmt w:val="lowerRoman"/>
      <w:lvlText w:val="%3."/>
      <w:lvlJc w:val="right"/>
      <w:pPr>
        <w:ind w:left="2160" w:hanging="180"/>
      </w:pPr>
    </w:lvl>
    <w:lvl w:ilvl="3" w:tplc="829E76C0">
      <w:start w:val="1"/>
      <w:numFmt w:val="decimal"/>
      <w:lvlText w:val="%4."/>
      <w:lvlJc w:val="left"/>
      <w:pPr>
        <w:ind w:left="2880" w:hanging="360"/>
      </w:pPr>
    </w:lvl>
    <w:lvl w:ilvl="4" w:tplc="226A8C4E">
      <w:start w:val="1"/>
      <w:numFmt w:val="lowerLetter"/>
      <w:lvlText w:val="%5."/>
      <w:lvlJc w:val="left"/>
      <w:pPr>
        <w:ind w:left="3600" w:hanging="360"/>
      </w:pPr>
    </w:lvl>
    <w:lvl w:ilvl="5" w:tplc="2196D7B0">
      <w:start w:val="1"/>
      <w:numFmt w:val="lowerRoman"/>
      <w:lvlText w:val="%6."/>
      <w:lvlJc w:val="right"/>
      <w:pPr>
        <w:ind w:left="4320" w:hanging="180"/>
      </w:pPr>
    </w:lvl>
    <w:lvl w:ilvl="6" w:tplc="38BE2F32">
      <w:start w:val="1"/>
      <w:numFmt w:val="decimal"/>
      <w:lvlText w:val="%7."/>
      <w:lvlJc w:val="left"/>
      <w:pPr>
        <w:ind w:left="5040" w:hanging="360"/>
      </w:pPr>
    </w:lvl>
    <w:lvl w:ilvl="7" w:tplc="0E147C74">
      <w:start w:val="1"/>
      <w:numFmt w:val="lowerLetter"/>
      <w:lvlText w:val="%8."/>
      <w:lvlJc w:val="left"/>
      <w:pPr>
        <w:ind w:left="5760" w:hanging="360"/>
      </w:pPr>
    </w:lvl>
    <w:lvl w:ilvl="8" w:tplc="EE0AA0A8">
      <w:start w:val="1"/>
      <w:numFmt w:val="lowerRoman"/>
      <w:lvlText w:val="%9."/>
      <w:lvlJc w:val="right"/>
      <w:pPr>
        <w:ind w:left="6480" w:hanging="180"/>
      </w:pPr>
    </w:lvl>
  </w:abstractNum>
  <w:abstractNum w:abstractNumId="22" w15:restartNumberingAfterBreak="0">
    <w:nsid w:val="3400321B"/>
    <w:multiLevelType w:val="multilevel"/>
    <w:tmpl w:val="87F67182"/>
    <w:lvl w:ilvl="0">
      <w:start w:val="1"/>
      <w:numFmt w:val="decimal"/>
      <w:pStyle w:val="ListParagraph"/>
      <w:lvlText w:val="%1."/>
      <w:lvlJc w:val="left"/>
      <w:pPr>
        <w:ind w:left="360" w:hanging="360"/>
      </w:pPr>
      <w:rPr>
        <w:rFonts w:hint="default"/>
        <w:color w:val="008AC8"/>
        <w:sz w:val="20"/>
        <w:szCs w:val="20"/>
      </w:rPr>
    </w:lvl>
    <w:lvl w:ilvl="1">
      <w:start w:val="1"/>
      <w:numFmt w:val="lowerLetter"/>
      <w:lvlText w:val="%2."/>
      <w:lvlJc w:val="left"/>
      <w:pPr>
        <w:tabs>
          <w:tab w:val="num" w:pos="1080"/>
        </w:tabs>
        <w:ind w:left="1080" w:hanging="360"/>
      </w:pPr>
      <w:rPr>
        <w:rFonts w:hint="default"/>
        <w:sz w:val="20"/>
        <w:szCs w:val="20"/>
      </w:rPr>
    </w:lvl>
    <w:lvl w:ilvl="2">
      <w:start w:val="1"/>
      <w:numFmt w:val="lowerRoman"/>
      <w:lvlText w:val="%3."/>
      <w:lvlJc w:val="left"/>
      <w:pPr>
        <w:tabs>
          <w:tab w:val="num" w:pos="1800"/>
        </w:tabs>
        <w:ind w:left="1800" w:hanging="360"/>
      </w:pPr>
      <w:rPr>
        <w:rFonts w:hint="default"/>
        <w:sz w:val="20"/>
        <w:szCs w:val="20"/>
      </w:rPr>
    </w:lvl>
    <w:lvl w:ilvl="3">
      <w:start w:val="1"/>
      <w:numFmt w:val="decimal"/>
      <w:lvlText w:val="(%4)"/>
      <w:lvlJc w:val="left"/>
      <w:pPr>
        <w:tabs>
          <w:tab w:val="num" w:pos="10392"/>
        </w:tabs>
        <w:ind w:left="10392" w:hanging="360"/>
      </w:pPr>
      <w:rPr>
        <w:rFonts w:hint="default"/>
      </w:rPr>
    </w:lvl>
    <w:lvl w:ilvl="4">
      <w:start w:val="1"/>
      <w:numFmt w:val="lowerLetter"/>
      <w:lvlText w:val="(%5)"/>
      <w:lvlJc w:val="left"/>
      <w:pPr>
        <w:tabs>
          <w:tab w:val="num" w:pos="10752"/>
        </w:tabs>
        <w:ind w:left="10752" w:hanging="360"/>
      </w:pPr>
      <w:rPr>
        <w:rFonts w:hint="default"/>
      </w:rPr>
    </w:lvl>
    <w:lvl w:ilvl="5">
      <w:start w:val="1"/>
      <w:numFmt w:val="lowerRoman"/>
      <w:lvlText w:val="(%6)"/>
      <w:lvlJc w:val="left"/>
      <w:pPr>
        <w:tabs>
          <w:tab w:val="num" w:pos="11112"/>
        </w:tabs>
        <w:ind w:left="11112" w:hanging="360"/>
      </w:pPr>
      <w:rPr>
        <w:rFonts w:hint="default"/>
      </w:rPr>
    </w:lvl>
    <w:lvl w:ilvl="6">
      <w:start w:val="1"/>
      <w:numFmt w:val="decimal"/>
      <w:lvlText w:val="%7."/>
      <w:lvlJc w:val="left"/>
      <w:pPr>
        <w:tabs>
          <w:tab w:val="num" w:pos="11472"/>
        </w:tabs>
        <w:ind w:left="11472" w:hanging="360"/>
      </w:pPr>
      <w:rPr>
        <w:rFonts w:hint="default"/>
      </w:rPr>
    </w:lvl>
    <w:lvl w:ilvl="7">
      <w:start w:val="1"/>
      <w:numFmt w:val="lowerLetter"/>
      <w:lvlText w:val="%8."/>
      <w:lvlJc w:val="left"/>
      <w:pPr>
        <w:tabs>
          <w:tab w:val="num" w:pos="11832"/>
        </w:tabs>
        <w:ind w:left="11832" w:hanging="360"/>
      </w:pPr>
      <w:rPr>
        <w:rFonts w:hint="default"/>
      </w:rPr>
    </w:lvl>
    <w:lvl w:ilvl="8">
      <w:start w:val="1"/>
      <w:numFmt w:val="lowerRoman"/>
      <w:lvlText w:val="%9."/>
      <w:lvlJc w:val="left"/>
      <w:pPr>
        <w:tabs>
          <w:tab w:val="num" w:pos="12192"/>
        </w:tabs>
        <w:ind w:left="12192" w:hanging="360"/>
      </w:pPr>
      <w:rPr>
        <w:rFonts w:hint="default"/>
      </w:rPr>
    </w:lvl>
  </w:abstractNum>
  <w:abstractNum w:abstractNumId="23" w15:restartNumberingAfterBreak="0">
    <w:nsid w:val="40A07ED2"/>
    <w:multiLevelType w:val="multilevel"/>
    <w:tmpl w:val="6FE647A4"/>
    <w:styleLink w:val="Style1"/>
    <w:lvl w:ilvl="0">
      <w:start w:val="1"/>
      <w:numFmt w:val="bullet"/>
      <w:pStyle w:val="ListBullet"/>
      <w:lvlText w:val=""/>
      <w:lvlJc w:val="left"/>
      <w:pPr>
        <w:ind w:left="720" w:hanging="360"/>
      </w:pPr>
      <w:rPr>
        <w:rFonts w:ascii="Symbol" w:hAnsi="Symbol" w:hint="default"/>
        <w:color w:val="008AC8"/>
        <w:position w:val="-6"/>
        <w:sz w:val="24"/>
        <w:szCs w:val="28"/>
      </w:rPr>
    </w:lvl>
    <w:lvl w:ilvl="1">
      <w:numFmt w:val="bullet"/>
      <w:lvlText w:val="•"/>
      <w:lvlJc w:val="left"/>
      <w:pPr>
        <w:tabs>
          <w:tab w:val="num" w:pos="720"/>
        </w:tabs>
        <w:ind w:left="720" w:hanging="360"/>
      </w:pPr>
      <w:rPr>
        <w:rFonts w:ascii="Segoe UI" w:eastAsiaTheme="minorEastAsia" w:hAnsi="Segoe UI" w:cs="Segoe UI" w:hint="default"/>
        <w:b w:val="0"/>
        <w:bCs w:val="0"/>
        <w:i w:val="0"/>
        <w:iCs w:val="0"/>
        <w:color w:val="5B9BD5" w:themeColor="accent1"/>
        <w:position w:val="-6"/>
        <w:sz w:val="36"/>
        <w:szCs w:val="28"/>
      </w:rPr>
    </w:lvl>
    <w:lvl w:ilvl="2">
      <w:numFmt w:val="bullet"/>
      <w:lvlText w:val="•"/>
      <w:lvlJc w:val="left"/>
      <w:pPr>
        <w:tabs>
          <w:tab w:val="num" w:pos="1080"/>
        </w:tabs>
        <w:ind w:left="1080" w:hanging="360"/>
      </w:pPr>
      <w:rPr>
        <w:rFonts w:ascii="Segoe UI" w:eastAsiaTheme="minorEastAsia" w:hAnsi="Segoe UI" w:cs="Segoe UI" w:hint="default"/>
        <w:color w:val="5B9BD5" w:themeColor="accent1"/>
        <w:position w:val="-6"/>
        <w:sz w:val="36"/>
        <w:szCs w:val="28"/>
      </w:rPr>
    </w:lvl>
    <w:lvl w:ilvl="3">
      <w:start w:val="1"/>
      <w:numFmt w:val="decimal"/>
      <w:lvlText w:val="(%4)"/>
      <w:lvlJc w:val="left"/>
      <w:pPr>
        <w:tabs>
          <w:tab w:val="num" w:pos="1440"/>
        </w:tabs>
        <w:ind w:left="1440" w:hanging="360"/>
      </w:pPr>
      <w:rPr>
        <w:rFonts w:hint="default"/>
        <w:b w:val="0"/>
        <w:bCs w:val="0"/>
        <w:i w:val="0"/>
        <w:iCs w:val="0"/>
        <w:color w:val="5B9BD5" w:themeColor="accent1"/>
        <w:sz w:val="16"/>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6" w15:restartNumberingAfterBreak="0">
    <w:nsid w:val="46573CDA"/>
    <w:multiLevelType w:val="hybridMultilevel"/>
    <w:tmpl w:val="7E54E084"/>
    <w:lvl w:ilvl="0" w:tplc="C8B45918">
      <w:start w:val="1"/>
      <w:numFmt w:val="decimal"/>
      <w:lvlText w:val="%1."/>
      <w:lvlJc w:val="left"/>
      <w:pPr>
        <w:ind w:left="720" w:hanging="360"/>
      </w:pPr>
    </w:lvl>
    <w:lvl w:ilvl="1" w:tplc="54943306">
      <w:start w:val="1"/>
      <w:numFmt w:val="lowerLetter"/>
      <w:lvlText w:val="%2."/>
      <w:lvlJc w:val="left"/>
      <w:pPr>
        <w:ind w:left="1440" w:hanging="360"/>
      </w:pPr>
    </w:lvl>
    <w:lvl w:ilvl="2" w:tplc="D21AC442">
      <w:start w:val="1"/>
      <w:numFmt w:val="lowerRoman"/>
      <w:lvlText w:val="%3."/>
      <w:lvlJc w:val="right"/>
      <w:pPr>
        <w:ind w:left="2160" w:hanging="180"/>
      </w:pPr>
    </w:lvl>
    <w:lvl w:ilvl="3" w:tplc="9848947E">
      <w:start w:val="1"/>
      <w:numFmt w:val="decimal"/>
      <w:lvlText w:val="%4."/>
      <w:lvlJc w:val="left"/>
      <w:pPr>
        <w:ind w:left="2880" w:hanging="360"/>
      </w:pPr>
    </w:lvl>
    <w:lvl w:ilvl="4" w:tplc="34D2CCC8">
      <w:start w:val="1"/>
      <w:numFmt w:val="lowerLetter"/>
      <w:lvlText w:val="%5."/>
      <w:lvlJc w:val="left"/>
      <w:pPr>
        <w:ind w:left="3600" w:hanging="360"/>
      </w:pPr>
    </w:lvl>
    <w:lvl w:ilvl="5" w:tplc="CE844BB8">
      <w:start w:val="1"/>
      <w:numFmt w:val="lowerRoman"/>
      <w:lvlText w:val="%6."/>
      <w:lvlJc w:val="right"/>
      <w:pPr>
        <w:ind w:left="4320" w:hanging="180"/>
      </w:pPr>
    </w:lvl>
    <w:lvl w:ilvl="6" w:tplc="38A6CA3A">
      <w:start w:val="1"/>
      <w:numFmt w:val="decimal"/>
      <w:lvlText w:val="%7."/>
      <w:lvlJc w:val="left"/>
      <w:pPr>
        <w:ind w:left="5040" w:hanging="360"/>
      </w:pPr>
    </w:lvl>
    <w:lvl w:ilvl="7" w:tplc="9B101C9A">
      <w:start w:val="1"/>
      <w:numFmt w:val="lowerLetter"/>
      <w:lvlText w:val="%8."/>
      <w:lvlJc w:val="left"/>
      <w:pPr>
        <w:ind w:left="5760" w:hanging="360"/>
      </w:pPr>
    </w:lvl>
    <w:lvl w:ilvl="8" w:tplc="AE989404">
      <w:start w:val="1"/>
      <w:numFmt w:val="lowerRoman"/>
      <w:lvlText w:val="%9."/>
      <w:lvlJc w:val="right"/>
      <w:pPr>
        <w:ind w:left="6480" w:hanging="180"/>
      </w:pPr>
    </w:lvl>
  </w:abstractNum>
  <w:abstractNum w:abstractNumId="27" w15:restartNumberingAfterBreak="0">
    <w:nsid w:val="4898292D"/>
    <w:multiLevelType w:val="hybridMultilevel"/>
    <w:tmpl w:val="CB8AF136"/>
    <w:lvl w:ilvl="0" w:tplc="482E8EDA">
      <w:start w:val="1"/>
      <w:numFmt w:val="decimal"/>
      <w:lvlText w:val="%1."/>
      <w:lvlJc w:val="left"/>
      <w:pPr>
        <w:ind w:left="720" w:hanging="360"/>
      </w:pPr>
    </w:lvl>
    <w:lvl w:ilvl="1" w:tplc="A5E6E7B0">
      <w:start w:val="1"/>
      <w:numFmt w:val="lowerLetter"/>
      <w:lvlText w:val="%2."/>
      <w:lvlJc w:val="left"/>
      <w:pPr>
        <w:ind w:left="1440" w:hanging="360"/>
      </w:pPr>
    </w:lvl>
    <w:lvl w:ilvl="2" w:tplc="F6A00A00">
      <w:start w:val="1"/>
      <w:numFmt w:val="lowerRoman"/>
      <w:lvlText w:val="%3."/>
      <w:lvlJc w:val="right"/>
      <w:pPr>
        <w:ind w:left="2160" w:hanging="180"/>
      </w:pPr>
    </w:lvl>
    <w:lvl w:ilvl="3" w:tplc="117C152E">
      <w:start w:val="1"/>
      <w:numFmt w:val="decimal"/>
      <w:lvlText w:val="%4."/>
      <w:lvlJc w:val="left"/>
      <w:pPr>
        <w:ind w:left="2880" w:hanging="360"/>
      </w:pPr>
    </w:lvl>
    <w:lvl w:ilvl="4" w:tplc="0A6294E0">
      <w:start w:val="1"/>
      <w:numFmt w:val="lowerLetter"/>
      <w:lvlText w:val="%5."/>
      <w:lvlJc w:val="left"/>
      <w:pPr>
        <w:ind w:left="3600" w:hanging="360"/>
      </w:pPr>
    </w:lvl>
    <w:lvl w:ilvl="5" w:tplc="E9F4D21C">
      <w:start w:val="1"/>
      <w:numFmt w:val="lowerRoman"/>
      <w:lvlText w:val="%6."/>
      <w:lvlJc w:val="right"/>
      <w:pPr>
        <w:ind w:left="4320" w:hanging="180"/>
      </w:pPr>
    </w:lvl>
    <w:lvl w:ilvl="6" w:tplc="F3603116">
      <w:start w:val="1"/>
      <w:numFmt w:val="decimal"/>
      <w:lvlText w:val="%7."/>
      <w:lvlJc w:val="left"/>
      <w:pPr>
        <w:ind w:left="5040" w:hanging="360"/>
      </w:pPr>
    </w:lvl>
    <w:lvl w:ilvl="7" w:tplc="7AC20B90">
      <w:start w:val="1"/>
      <w:numFmt w:val="lowerLetter"/>
      <w:lvlText w:val="%8."/>
      <w:lvlJc w:val="left"/>
      <w:pPr>
        <w:ind w:left="5760" w:hanging="360"/>
      </w:pPr>
    </w:lvl>
    <w:lvl w:ilvl="8" w:tplc="EE7EDF26">
      <w:start w:val="1"/>
      <w:numFmt w:val="lowerRoman"/>
      <w:lvlText w:val="%9."/>
      <w:lvlJc w:val="right"/>
      <w:pPr>
        <w:ind w:left="6480" w:hanging="180"/>
      </w:pPr>
    </w:lvl>
  </w:abstractNum>
  <w:abstractNum w:abstractNumId="28" w15:restartNumberingAfterBreak="0">
    <w:nsid w:val="4A235F4A"/>
    <w:multiLevelType w:val="hybridMultilevel"/>
    <w:tmpl w:val="D7CEBB0A"/>
    <w:lvl w:ilvl="0" w:tplc="06BE11D6">
      <w:start w:val="1"/>
      <w:numFmt w:val="decimal"/>
      <w:lvlText w:val="%1."/>
      <w:lvlJc w:val="left"/>
      <w:pPr>
        <w:ind w:left="720" w:hanging="360"/>
      </w:pPr>
    </w:lvl>
    <w:lvl w:ilvl="1" w:tplc="8D1266DE">
      <w:start w:val="1"/>
      <w:numFmt w:val="lowerLetter"/>
      <w:lvlText w:val="%2."/>
      <w:lvlJc w:val="left"/>
      <w:pPr>
        <w:ind w:left="1440" w:hanging="360"/>
      </w:pPr>
    </w:lvl>
    <w:lvl w:ilvl="2" w:tplc="D5001BAA">
      <w:start w:val="1"/>
      <w:numFmt w:val="lowerRoman"/>
      <w:lvlText w:val="%3."/>
      <w:lvlJc w:val="right"/>
      <w:pPr>
        <w:ind w:left="2160" w:hanging="180"/>
      </w:pPr>
    </w:lvl>
    <w:lvl w:ilvl="3" w:tplc="C52A5C9A">
      <w:start w:val="1"/>
      <w:numFmt w:val="decimal"/>
      <w:lvlText w:val="%4."/>
      <w:lvlJc w:val="left"/>
      <w:pPr>
        <w:ind w:left="2880" w:hanging="360"/>
      </w:pPr>
    </w:lvl>
    <w:lvl w:ilvl="4" w:tplc="D966A566">
      <w:start w:val="1"/>
      <w:numFmt w:val="lowerLetter"/>
      <w:lvlText w:val="%5."/>
      <w:lvlJc w:val="left"/>
      <w:pPr>
        <w:ind w:left="3600" w:hanging="360"/>
      </w:pPr>
    </w:lvl>
    <w:lvl w:ilvl="5" w:tplc="C8DE787A">
      <w:start w:val="1"/>
      <w:numFmt w:val="lowerRoman"/>
      <w:lvlText w:val="%6."/>
      <w:lvlJc w:val="right"/>
      <w:pPr>
        <w:ind w:left="4320" w:hanging="180"/>
      </w:pPr>
    </w:lvl>
    <w:lvl w:ilvl="6" w:tplc="63B6CBA2">
      <w:start w:val="1"/>
      <w:numFmt w:val="decimal"/>
      <w:lvlText w:val="%7."/>
      <w:lvlJc w:val="left"/>
      <w:pPr>
        <w:ind w:left="5040" w:hanging="360"/>
      </w:pPr>
    </w:lvl>
    <w:lvl w:ilvl="7" w:tplc="90824DCA">
      <w:start w:val="1"/>
      <w:numFmt w:val="lowerLetter"/>
      <w:lvlText w:val="%8."/>
      <w:lvlJc w:val="left"/>
      <w:pPr>
        <w:ind w:left="5760" w:hanging="360"/>
      </w:pPr>
    </w:lvl>
    <w:lvl w:ilvl="8" w:tplc="BD04B528">
      <w:start w:val="1"/>
      <w:numFmt w:val="lowerRoman"/>
      <w:lvlText w:val="%9."/>
      <w:lvlJc w:val="right"/>
      <w:pPr>
        <w:ind w:left="6480" w:hanging="180"/>
      </w:pPr>
    </w:lvl>
  </w:abstractNum>
  <w:abstractNum w:abstractNumId="29" w15:restartNumberingAfterBreak="0">
    <w:nsid w:val="56537F6E"/>
    <w:multiLevelType w:val="hybridMultilevel"/>
    <w:tmpl w:val="CC7C58C0"/>
    <w:lvl w:ilvl="0" w:tplc="36061486">
      <w:start w:val="1"/>
      <w:numFmt w:val="decimal"/>
      <w:lvlText w:val="%1."/>
      <w:lvlJc w:val="left"/>
      <w:pPr>
        <w:ind w:left="720" w:hanging="360"/>
      </w:pPr>
    </w:lvl>
    <w:lvl w:ilvl="1" w:tplc="CA6C04A8">
      <w:start w:val="1"/>
      <w:numFmt w:val="lowerLetter"/>
      <w:lvlText w:val="%2."/>
      <w:lvlJc w:val="left"/>
      <w:pPr>
        <w:ind w:left="1440" w:hanging="360"/>
      </w:pPr>
    </w:lvl>
    <w:lvl w:ilvl="2" w:tplc="DF94CD52">
      <w:start w:val="1"/>
      <w:numFmt w:val="lowerRoman"/>
      <w:lvlText w:val="%3."/>
      <w:lvlJc w:val="right"/>
      <w:pPr>
        <w:ind w:left="2160" w:hanging="180"/>
      </w:pPr>
    </w:lvl>
    <w:lvl w:ilvl="3" w:tplc="62EC5D02">
      <w:start w:val="1"/>
      <w:numFmt w:val="decimal"/>
      <w:lvlText w:val="%4."/>
      <w:lvlJc w:val="left"/>
      <w:pPr>
        <w:ind w:left="2880" w:hanging="360"/>
      </w:pPr>
    </w:lvl>
    <w:lvl w:ilvl="4" w:tplc="795653B8">
      <w:start w:val="1"/>
      <w:numFmt w:val="lowerLetter"/>
      <w:lvlText w:val="%5."/>
      <w:lvlJc w:val="left"/>
      <w:pPr>
        <w:ind w:left="3600" w:hanging="360"/>
      </w:pPr>
    </w:lvl>
    <w:lvl w:ilvl="5" w:tplc="46988DDC">
      <w:start w:val="1"/>
      <w:numFmt w:val="lowerRoman"/>
      <w:lvlText w:val="%6."/>
      <w:lvlJc w:val="right"/>
      <w:pPr>
        <w:ind w:left="4320" w:hanging="180"/>
      </w:pPr>
    </w:lvl>
    <w:lvl w:ilvl="6" w:tplc="92E287C0">
      <w:start w:val="1"/>
      <w:numFmt w:val="decimal"/>
      <w:lvlText w:val="%7."/>
      <w:lvlJc w:val="left"/>
      <w:pPr>
        <w:ind w:left="5040" w:hanging="360"/>
      </w:pPr>
    </w:lvl>
    <w:lvl w:ilvl="7" w:tplc="53A095AC">
      <w:start w:val="1"/>
      <w:numFmt w:val="lowerLetter"/>
      <w:lvlText w:val="%8."/>
      <w:lvlJc w:val="left"/>
      <w:pPr>
        <w:ind w:left="5760" w:hanging="360"/>
      </w:pPr>
    </w:lvl>
    <w:lvl w:ilvl="8" w:tplc="7222EE8E">
      <w:start w:val="1"/>
      <w:numFmt w:val="lowerRoman"/>
      <w:lvlText w:val="%9."/>
      <w:lvlJc w:val="right"/>
      <w:pPr>
        <w:ind w:left="6480" w:hanging="180"/>
      </w:pPr>
    </w:lvl>
  </w:abstractNum>
  <w:abstractNum w:abstractNumId="30" w15:restartNumberingAfterBreak="0">
    <w:nsid w:val="60771280"/>
    <w:multiLevelType w:val="multilevel"/>
    <w:tmpl w:val="E258F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F47230"/>
    <w:multiLevelType w:val="hybridMultilevel"/>
    <w:tmpl w:val="E66A1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DA1FC5"/>
    <w:multiLevelType w:val="hybridMultilevel"/>
    <w:tmpl w:val="10DAE8D0"/>
    <w:lvl w:ilvl="0" w:tplc="17C2C722">
      <w:start w:val="1"/>
      <w:numFmt w:val="decimal"/>
      <w:lvlText w:val="%1."/>
      <w:lvlJc w:val="left"/>
      <w:pPr>
        <w:ind w:left="720" w:hanging="360"/>
      </w:pPr>
    </w:lvl>
    <w:lvl w:ilvl="1" w:tplc="E3408D14">
      <w:start w:val="1"/>
      <w:numFmt w:val="lowerLetter"/>
      <w:lvlText w:val="%2."/>
      <w:lvlJc w:val="left"/>
      <w:pPr>
        <w:ind w:left="1440" w:hanging="360"/>
      </w:pPr>
    </w:lvl>
    <w:lvl w:ilvl="2" w:tplc="AF922556">
      <w:start w:val="1"/>
      <w:numFmt w:val="lowerRoman"/>
      <w:lvlText w:val="%3."/>
      <w:lvlJc w:val="right"/>
      <w:pPr>
        <w:ind w:left="2160" w:hanging="180"/>
      </w:pPr>
    </w:lvl>
    <w:lvl w:ilvl="3" w:tplc="D20831F8">
      <w:start w:val="1"/>
      <w:numFmt w:val="decimal"/>
      <w:lvlText w:val="%4."/>
      <w:lvlJc w:val="left"/>
      <w:pPr>
        <w:ind w:left="2880" w:hanging="360"/>
      </w:pPr>
    </w:lvl>
    <w:lvl w:ilvl="4" w:tplc="7BBA2A0A">
      <w:start w:val="1"/>
      <w:numFmt w:val="lowerLetter"/>
      <w:lvlText w:val="%5."/>
      <w:lvlJc w:val="left"/>
      <w:pPr>
        <w:ind w:left="3600" w:hanging="360"/>
      </w:pPr>
    </w:lvl>
    <w:lvl w:ilvl="5" w:tplc="14B49D72">
      <w:start w:val="1"/>
      <w:numFmt w:val="lowerRoman"/>
      <w:lvlText w:val="%6."/>
      <w:lvlJc w:val="right"/>
      <w:pPr>
        <w:ind w:left="4320" w:hanging="180"/>
      </w:pPr>
    </w:lvl>
    <w:lvl w:ilvl="6" w:tplc="AEEAD236">
      <w:start w:val="1"/>
      <w:numFmt w:val="decimal"/>
      <w:lvlText w:val="%7."/>
      <w:lvlJc w:val="left"/>
      <w:pPr>
        <w:ind w:left="5040" w:hanging="360"/>
      </w:pPr>
    </w:lvl>
    <w:lvl w:ilvl="7" w:tplc="0776A636">
      <w:start w:val="1"/>
      <w:numFmt w:val="lowerLetter"/>
      <w:lvlText w:val="%8."/>
      <w:lvlJc w:val="left"/>
      <w:pPr>
        <w:ind w:left="5760" w:hanging="360"/>
      </w:pPr>
    </w:lvl>
    <w:lvl w:ilvl="8" w:tplc="0D62A606">
      <w:start w:val="1"/>
      <w:numFmt w:val="lowerRoman"/>
      <w:lvlText w:val="%9."/>
      <w:lvlJc w:val="right"/>
      <w:pPr>
        <w:ind w:left="6480" w:hanging="180"/>
      </w:pPr>
    </w:lvl>
  </w:abstractNum>
  <w:abstractNum w:abstractNumId="33"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34"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5" w15:restartNumberingAfterBreak="0">
    <w:nsid w:val="6E366CE5"/>
    <w:multiLevelType w:val="hybridMultilevel"/>
    <w:tmpl w:val="6C80F394"/>
    <w:lvl w:ilvl="0" w:tplc="92B47524">
      <w:numFmt w:val="bullet"/>
      <w:lvlText w:val="•"/>
      <w:lvlJc w:val="left"/>
      <w:pPr>
        <w:ind w:left="1080" w:hanging="720"/>
      </w:pPr>
      <w:rPr>
        <w:rFonts w:ascii="Calibri" w:eastAsia="Arial"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C13A87"/>
    <w:multiLevelType w:val="hybridMultilevel"/>
    <w:tmpl w:val="0054E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D14960"/>
    <w:multiLevelType w:val="multilevel"/>
    <w:tmpl w:val="6994DC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4"/>
  </w:num>
  <w:num w:numId="3">
    <w:abstractNumId w:val="25"/>
  </w:num>
  <w:num w:numId="4">
    <w:abstractNumId w:val="34"/>
  </w:num>
  <w:num w:numId="5">
    <w:abstractNumId w:val="23"/>
  </w:num>
  <w:num w:numId="6">
    <w:abstractNumId w:val="33"/>
  </w:num>
  <w:num w:numId="7">
    <w:abstractNumId w:val="22"/>
  </w:num>
  <w:num w:numId="8">
    <w:abstractNumId w:val="19"/>
  </w:num>
  <w:num w:numId="9">
    <w:abstractNumId w:val="11"/>
  </w:num>
  <w:num w:numId="10">
    <w:abstractNumId w:val="10"/>
    <w:lvlOverride w:ilvl="0">
      <w:lvl w:ilvl="0">
        <w:start w:val="1"/>
        <w:numFmt w:val="decimal"/>
        <w:lvlRestart w:val="0"/>
        <w:pStyle w:val="Heading1Numbered"/>
        <w:lvlText w:val="%1"/>
        <w:lvlJc w:val="left"/>
        <w:pPr>
          <w:ind w:left="936" w:hanging="936"/>
        </w:pPr>
        <w:rPr>
          <w:rFonts w:hint="default"/>
        </w:rPr>
      </w:lvl>
    </w:lvlOverride>
    <w:lvlOverride w:ilvl="1">
      <w:lvl w:ilvl="1">
        <w:start w:val="1"/>
        <w:numFmt w:val="decimal"/>
        <w:pStyle w:val="Heading2Numbered"/>
        <w:lvlText w:val="%1.%2"/>
        <w:lvlJc w:val="left"/>
        <w:pPr>
          <w:ind w:left="936" w:hanging="936"/>
        </w:pPr>
        <w:rPr>
          <w:rFonts w:hint="default"/>
        </w:rPr>
      </w:lvl>
    </w:lvlOverride>
    <w:lvlOverride w:ilvl="2">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none"/>
        <w:lvlText w:val=""/>
        <w:lvlJc w:val="left"/>
        <w:pPr>
          <w:ind w:left="1224" w:hanging="1224"/>
        </w:pPr>
        <w:rPr>
          <w:rFonts w:hint="default"/>
        </w:rPr>
      </w:lvl>
    </w:lvlOverride>
    <w:lvlOverride w:ilvl="5">
      <w:lvl w:ilvl="5">
        <w:start w:val="1"/>
        <w:numFmt w:val="decimal"/>
        <w:lvlRestart w:val="2"/>
        <w:pStyle w:val="NumHeading3"/>
        <w:lvlText w:val="%1.%2.%6"/>
        <w:lvlJc w:val="left"/>
        <w:pPr>
          <w:tabs>
            <w:tab w:val="num" w:pos="4680"/>
          </w:tabs>
          <w:ind w:left="2736" w:hanging="936"/>
        </w:pPr>
        <w:rPr>
          <w:rFonts w:hint="default"/>
        </w:rPr>
      </w:lvl>
    </w:lvlOverride>
    <w:lvlOverride w:ilvl="6">
      <w:lvl w:ilvl="6">
        <w:start w:val="1"/>
        <w:numFmt w:val="decimal"/>
        <w:pStyle w:val="NumHeading4"/>
        <w:lvlText w:val="%1.%2.%3.%7"/>
        <w:lvlJc w:val="left"/>
        <w:pPr>
          <w:tabs>
            <w:tab w:val="num" w:pos="5400"/>
          </w:tabs>
          <w:ind w:left="3240" w:hanging="3240"/>
        </w:pPr>
        <w:rPr>
          <w:rFonts w:hint="default"/>
        </w:rPr>
      </w:lvl>
    </w:lvlOverride>
    <w:lvlOverride w:ilvl="7">
      <w:lvl w:ilvl="7">
        <w:start w:val="1"/>
        <w:numFmt w:val="decimal"/>
        <w:lvlText w:val="%1.%2.%3.%4.%5.%6.%7.%8."/>
        <w:lvlJc w:val="left"/>
        <w:pPr>
          <w:tabs>
            <w:tab w:val="num" w:pos="6120"/>
          </w:tabs>
          <w:ind w:left="3744" w:hanging="1224"/>
        </w:pPr>
        <w:rPr>
          <w:rFonts w:hint="default"/>
        </w:rPr>
      </w:lvl>
    </w:lvlOverride>
    <w:lvlOverride w:ilvl="8">
      <w:lvl w:ilvl="8">
        <w:start w:val="1"/>
        <w:numFmt w:val="decimal"/>
        <w:lvlText w:val="%1.%2.%3.%4.%5.%6.%7.%8.%9."/>
        <w:lvlJc w:val="left"/>
        <w:pPr>
          <w:tabs>
            <w:tab w:val="num" w:pos="7200"/>
          </w:tabs>
          <w:ind w:left="4320" w:hanging="1440"/>
        </w:pPr>
        <w:rPr>
          <w:rFonts w:hint="default"/>
        </w:rPr>
      </w:lvl>
    </w:lvlOverride>
  </w:num>
  <w:num w:numId="11">
    <w:abstractNumId w:val="24"/>
  </w:num>
  <w:num w:numId="12">
    <w:abstractNumId w:val="6"/>
  </w:num>
  <w:num w:numId="13">
    <w:abstractNumId w:val="5"/>
  </w:num>
  <w:num w:numId="14">
    <w:abstractNumId w:val="4"/>
  </w:num>
  <w:num w:numId="15">
    <w:abstractNumId w:val="3"/>
  </w:num>
  <w:num w:numId="16">
    <w:abstractNumId w:val="7"/>
  </w:num>
  <w:num w:numId="17">
    <w:abstractNumId w:val="2"/>
  </w:num>
  <w:num w:numId="18">
    <w:abstractNumId w:val="1"/>
  </w:num>
  <w:num w:numId="19">
    <w:abstractNumId w:val="0"/>
  </w:num>
  <w:num w:numId="20">
    <w:abstractNumId w:val="18"/>
  </w:num>
  <w:num w:numId="21">
    <w:abstractNumId w:val="35"/>
  </w:num>
  <w:num w:numId="22">
    <w:abstractNumId w:val="15"/>
  </w:num>
  <w:num w:numId="23">
    <w:abstractNumId w:val="13"/>
  </w:num>
  <w:num w:numId="24">
    <w:abstractNumId w:val="12"/>
  </w:num>
  <w:num w:numId="25">
    <w:abstractNumId w:val="9"/>
  </w:num>
  <w:num w:numId="26">
    <w:abstractNumId w:val="36"/>
  </w:num>
  <w:num w:numId="27">
    <w:abstractNumId w:val="30"/>
  </w:num>
  <w:num w:numId="28">
    <w:abstractNumId w:val="37"/>
  </w:num>
  <w:num w:numId="29">
    <w:abstractNumId w:val="8"/>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lvlOverride w:ilvl="0">
      <w:startOverride w:val="1"/>
    </w:lvlOverride>
  </w:num>
  <w:num w:numId="32">
    <w:abstractNumId w:val="7"/>
    <w:lvlOverride w:ilvl="0">
      <w:startOverride w:val="1"/>
    </w:lvlOverride>
  </w:num>
  <w:num w:numId="33">
    <w:abstractNumId w:val="32"/>
  </w:num>
  <w:num w:numId="34">
    <w:abstractNumId w:val="29"/>
  </w:num>
  <w:num w:numId="35">
    <w:abstractNumId w:val="27"/>
  </w:num>
  <w:num w:numId="36">
    <w:abstractNumId w:val="16"/>
  </w:num>
  <w:num w:numId="37">
    <w:abstractNumId w:val="20"/>
  </w:num>
  <w:num w:numId="38">
    <w:abstractNumId w:val="21"/>
  </w:num>
  <w:num w:numId="39">
    <w:abstractNumId w:val="26"/>
  </w:num>
  <w:num w:numId="40">
    <w:abstractNumId w:val="28"/>
  </w:num>
  <w:num w:numId="4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0"/>
    <w:lvlOverride w:ilvl="0">
      <w:lvl w:ilvl="0">
        <w:start w:val="1"/>
        <w:numFmt w:val="decimal"/>
        <w:lvlRestart w:val="0"/>
        <w:pStyle w:val="Heading1Numbered"/>
        <w:lvlText w:val="%1"/>
        <w:lvlJc w:val="left"/>
        <w:pPr>
          <w:ind w:left="936" w:hanging="936"/>
        </w:pPr>
        <w:rPr>
          <w:rFonts w:hint="default"/>
        </w:rPr>
      </w:lvl>
    </w:lvlOverride>
    <w:lvlOverride w:ilvl="1">
      <w:lvl w:ilvl="1">
        <w:start w:val="1"/>
        <w:numFmt w:val="decimal"/>
        <w:pStyle w:val="Heading2Numbered"/>
        <w:lvlText w:val="%1.%2"/>
        <w:lvlJc w:val="left"/>
        <w:pPr>
          <w:ind w:left="936" w:hanging="936"/>
        </w:pPr>
        <w:rPr>
          <w:rFonts w:hint="default"/>
        </w:rPr>
      </w:lvl>
    </w:lvlOverride>
    <w:lvlOverride w:ilvl="2">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none"/>
        <w:lvlText w:val=""/>
        <w:lvlJc w:val="left"/>
        <w:pPr>
          <w:ind w:left="1224" w:hanging="1224"/>
        </w:pPr>
        <w:rPr>
          <w:rFonts w:hint="default"/>
        </w:rPr>
      </w:lvl>
    </w:lvlOverride>
    <w:lvlOverride w:ilvl="5">
      <w:lvl w:ilvl="5">
        <w:start w:val="1"/>
        <w:numFmt w:val="decimal"/>
        <w:lvlRestart w:val="2"/>
        <w:pStyle w:val="NumHeading3"/>
        <w:lvlText w:val="%1.%2.%6"/>
        <w:lvlJc w:val="left"/>
        <w:pPr>
          <w:tabs>
            <w:tab w:val="num" w:pos="4680"/>
          </w:tabs>
          <w:ind w:left="2736" w:hanging="936"/>
        </w:pPr>
        <w:rPr>
          <w:rFonts w:hint="default"/>
        </w:rPr>
      </w:lvl>
    </w:lvlOverride>
    <w:lvlOverride w:ilvl="6">
      <w:lvl w:ilvl="6">
        <w:start w:val="1"/>
        <w:numFmt w:val="decimal"/>
        <w:pStyle w:val="NumHeading4"/>
        <w:lvlText w:val="%1.%2.%3.%7"/>
        <w:lvlJc w:val="left"/>
        <w:pPr>
          <w:tabs>
            <w:tab w:val="num" w:pos="5400"/>
          </w:tabs>
          <w:ind w:left="3240" w:hanging="3240"/>
        </w:pPr>
        <w:rPr>
          <w:rFonts w:hint="default"/>
        </w:rPr>
      </w:lvl>
    </w:lvlOverride>
    <w:lvlOverride w:ilvl="7">
      <w:lvl w:ilvl="7">
        <w:start w:val="1"/>
        <w:numFmt w:val="decimal"/>
        <w:lvlText w:val="%1.%2.%3.%4.%5.%6.%7.%8."/>
        <w:lvlJc w:val="left"/>
        <w:pPr>
          <w:tabs>
            <w:tab w:val="num" w:pos="6120"/>
          </w:tabs>
          <w:ind w:left="3744" w:hanging="1224"/>
        </w:pPr>
        <w:rPr>
          <w:rFonts w:hint="default"/>
        </w:rPr>
      </w:lvl>
    </w:lvlOverride>
    <w:lvlOverride w:ilvl="8">
      <w:lvl w:ilvl="8">
        <w:start w:val="1"/>
        <w:numFmt w:val="decimal"/>
        <w:lvlText w:val="%1.%2.%3.%4.%5.%6.%7.%8.%9."/>
        <w:lvlJc w:val="left"/>
        <w:pPr>
          <w:tabs>
            <w:tab w:val="num" w:pos="7200"/>
          </w:tabs>
          <w:ind w:left="4320" w:hanging="1440"/>
        </w:pPr>
        <w:rPr>
          <w:rFonts w:hint="default"/>
        </w:rPr>
      </w:lvl>
    </w:lvlOverride>
  </w:num>
  <w:num w:numId="50">
    <w:abstractNumId w:val="31"/>
  </w:num>
  <w:num w:numId="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0"/>
    <w:lvlOverride w:ilvl="0">
      <w:lvl w:ilvl="0">
        <w:start w:val="1"/>
        <w:numFmt w:val="decimal"/>
        <w:lvlRestart w:val="0"/>
        <w:pStyle w:val="Heading1Numbered"/>
        <w:lvlText w:val="%1"/>
        <w:lvlJc w:val="left"/>
        <w:pPr>
          <w:ind w:left="936" w:hanging="936"/>
        </w:pPr>
        <w:rPr>
          <w:rFonts w:hint="default"/>
        </w:rPr>
      </w:lvl>
    </w:lvlOverride>
    <w:lvlOverride w:ilvl="1">
      <w:lvl w:ilvl="1">
        <w:start w:val="1"/>
        <w:numFmt w:val="decimal"/>
        <w:pStyle w:val="Heading2Numbered"/>
        <w:lvlText w:val="%1.%2"/>
        <w:lvlJc w:val="left"/>
        <w:pPr>
          <w:ind w:left="936" w:hanging="936"/>
        </w:pPr>
        <w:rPr>
          <w:rFonts w:hint="default"/>
        </w:rPr>
      </w:lvl>
    </w:lvlOverride>
    <w:lvlOverride w:ilvl="2">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none"/>
        <w:lvlText w:val=""/>
        <w:lvlJc w:val="left"/>
        <w:pPr>
          <w:ind w:left="1224" w:hanging="1224"/>
        </w:pPr>
        <w:rPr>
          <w:rFonts w:hint="default"/>
        </w:rPr>
      </w:lvl>
    </w:lvlOverride>
    <w:lvlOverride w:ilvl="5">
      <w:lvl w:ilvl="5">
        <w:start w:val="1"/>
        <w:numFmt w:val="decimal"/>
        <w:lvlRestart w:val="2"/>
        <w:pStyle w:val="NumHeading3"/>
        <w:lvlText w:val="%1.%2.%6"/>
        <w:lvlJc w:val="left"/>
        <w:pPr>
          <w:tabs>
            <w:tab w:val="num" w:pos="4680"/>
          </w:tabs>
          <w:ind w:left="2736" w:hanging="936"/>
        </w:pPr>
        <w:rPr>
          <w:rFonts w:hint="default"/>
        </w:rPr>
      </w:lvl>
    </w:lvlOverride>
    <w:lvlOverride w:ilvl="6">
      <w:lvl w:ilvl="6">
        <w:start w:val="1"/>
        <w:numFmt w:val="decimal"/>
        <w:pStyle w:val="NumHeading4"/>
        <w:lvlText w:val="%1.%2.%3.%7"/>
        <w:lvlJc w:val="left"/>
        <w:pPr>
          <w:tabs>
            <w:tab w:val="num" w:pos="5400"/>
          </w:tabs>
          <w:ind w:left="3240" w:hanging="3240"/>
        </w:pPr>
        <w:rPr>
          <w:rFonts w:hint="default"/>
        </w:rPr>
      </w:lvl>
    </w:lvlOverride>
    <w:lvlOverride w:ilvl="7">
      <w:lvl w:ilvl="7">
        <w:start w:val="1"/>
        <w:numFmt w:val="decimal"/>
        <w:lvlText w:val="%1.%2.%3.%4.%5.%6.%7.%8."/>
        <w:lvlJc w:val="left"/>
        <w:pPr>
          <w:tabs>
            <w:tab w:val="num" w:pos="6120"/>
          </w:tabs>
          <w:ind w:left="3744" w:hanging="1224"/>
        </w:pPr>
        <w:rPr>
          <w:rFonts w:hint="default"/>
        </w:rPr>
      </w:lvl>
    </w:lvlOverride>
    <w:lvlOverride w:ilvl="8">
      <w:lvl w:ilvl="8">
        <w:start w:val="1"/>
        <w:numFmt w:val="decimal"/>
        <w:lvlText w:val="%1.%2.%3.%4.%5.%6.%7.%8.%9."/>
        <w:lvlJc w:val="left"/>
        <w:pPr>
          <w:tabs>
            <w:tab w:val="num" w:pos="7200"/>
          </w:tabs>
          <w:ind w:left="4320" w:hanging="1440"/>
        </w:pPr>
        <w:rPr>
          <w:rFonts w:hint="default"/>
        </w:rPr>
      </w:lvl>
    </w:lvlOverride>
  </w:num>
  <w:num w:numId="54">
    <w:abstractNumId w:val="10"/>
    <w:lvlOverride w:ilvl="0">
      <w:lvl w:ilvl="0">
        <w:start w:val="1"/>
        <w:numFmt w:val="decimal"/>
        <w:lvlRestart w:val="0"/>
        <w:pStyle w:val="Heading1Numbered"/>
        <w:lvlText w:val="%1"/>
        <w:lvlJc w:val="left"/>
        <w:pPr>
          <w:ind w:left="936" w:hanging="936"/>
        </w:pPr>
        <w:rPr>
          <w:rFonts w:hint="default"/>
        </w:rPr>
      </w:lvl>
    </w:lvlOverride>
    <w:lvlOverride w:ilvl="1">
      <w:lvl w:ilvl="1">
        <w:start w:val="1"/>
        <w:numFmt w:val="decimal"/>
        <w:pStyle w:val="Heading2Numbered"/>
        <w:lvlText w:val="%1.%2"/>
        <w:lvlJc w:val="left"/>
        <w:pPr>
          <w:ind w:left="936" w:hanging="936"/>
        </w:pPr>
        <w:rPr>
          <w:rFonts w:hint="default"/>
        </w:rPr>
      </w:lvl>
    </w:lvlOverride>
    <w:lvlOverride w:ilvl="2">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none"/>
        <w:lvlText w:val=""/>
        <w:lvlJc w:val="left"/>
        <w:pPr>
          <w:ind w:left="1224" w:hanging="1224"/>
        </w:pPr>
        <w:rPr>
          <w:rFonts w:hint="default"/>
        </w:rPr>
      </w:lvl>
    </w:lvlOverride>
    <w:lvlOverride w:ilvl="5">
      <w:lvl w:ilvl="5">
        <w:start w:val="1"/>
        <w:numFmt w:val="decimal"/>
        <w:lvlRestart w:val="2"/>
        <w:pStyle w:val="NumHeading3"/>
        <w:lvlText w:val="%1.%2.%6"/>
        <w:lvlJc w:val="left"/>
        <w:pPr>
          <w:tabs>
            <w:tab w:val="num" w:pos="4680"/>
          </w:tabs>
          <w:ind w:left="2736" w:hanging="936"/>
        </w:pPr>
        <w:rPr>
          <w:rFonts w:hint="default"/>
        </w:rPr>
      </w:lvl>
    </w:lvlOverride>
    <w:lvlOverride w:ilvl="6">
      <w:lvl w:ilvl="6">
        <w:start w:val="1"/>
        <w:numFmt w:val="decimal"/>
        <w:pStyle w:val="NumHeading4"/>
        <w:lvlText w:val="%1.%2.%3.%7"/>
        <w:lvlJc w:val="left"/>
        <w:pPr>
          <w:tabs>
            <w:tab w:val="num" w:pos="5400"/>
          </w:tabs>
          <w:ind w:left="3240" w:hanging="3240"/>
        </w:pPr>
        <w:rPr>
          <w:rFonts w:hint="default"/>
        </w:rPr>
      </w:lvl>
    </w:lvlOverride>
    <w:lvlOverride w:ilvl="7">
      <w:lvl w:ilvl="7">
        <w:start w:val="1"/>
        <w:numFmt w:val="decimal"/>
        <w:lvlText w:val="%1.%2.%3.%4.%5.%6.%7.%8."/>
        <w:lvlJc w:val="left"/>
        <w:pPr>
          <w:tabs>
            <w:tab w:val="num" w:pos="6120"/>
          </w:tabs>
          <w:ind w:left="3744" w:hanging="1224"/>
        </w:pPr>
        <w:rPr>
          <w:rFonts w:hint="default"/>
        </w:rPr>
      </w:lvl>
    </w:lvlOverride>
    <w:lvlOverride w:ilvl="8">
      <w:lvl w:ilvl="8">
        <w:start w:val="1"/>
        <w:numFmt w:val="decimal"/>
        <w:lvlText w:val="%1.%2.%3.%4.%5.%6.%7.%8.%9."/>
        <w:lvlJc w:val="left"/>
        <w:pPr>
          <w:tabs>
            <w:tab w:val="num" w:pos="7200"/>
          </w:tabs>
          <w:ind w:left="4320" w:hanging="1440"/>
        </w:pPr>
        <w:rPr>
          <w:rFonts w:hint="default"/>
        </w:rPr>
      </w:lvl>
    </w:lvlOverride>
  </w:num>
  <w:num w:numId="55">
    <w:abstractNumId w:val="10"/>
    <w:lvlOverride w:ilvl="0">
      <w:lvl w:ilvl="0">
        <w:start w:val="1"/>
        <w:numFmt w:val="decimal"/>
        <w:lvlRestart w:val="0"/>
        <w:pStyle w:val="Heading1Numbered"/>
        <w:lvlText w:val="%1"/>
        <w:lvlJc w:val="left"/>
        <w:pPr>
          <w:ind w:left="936" w:hanging="936"/>
        </w:pPr>
        <w:rPr>
          <w:rFonts w:hint="default"/>
        </w:rPr>
      </w:lvl>
    </w:lvlOverride>
    <w:lvlOverride w:ilvl="1">
      <w:lvl w:ilvl="1">
        <w:start w:val="1"/>
        <w:numFmt w:val="decimal"/>
        <w:pStyle w:val="Heading2Numbered"/>
        <w:lvlText w:val="%1.%2"/>
        <w:lvlJc w:val="left"/>
        <w:pPr>
          <w:ind w:left="936" w:hanging="936"/>
        </w:pPr>
        <w:rPr>
          <w:rFonts w:hint="default"/>
        </w:rPr>
      </w:lvl>
    </w:lvlOverride>
    <w:lvlOverride w:ilvl="2">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none"/>
        <w:lvlText w:val=""/>
        <w:lvlJc w:val="left"/>
        <w:pPr>
          <w:ind w:left="1224" w:hanging="1224"/>
        </w:pPr>
        <w:rPr>
          <w:rFonts w:hint="default"/>
        </w:rPr>
      </w:lvl>
    </w:lvlOverride>
    <w:lvlOverride w:ilvl="5">
      <w:lvl w:ilvl="5">
        <w:start w:val="1"/>
        <w:numFmt w:val="decimal"/>
        <w:lvlRestart w:val="2"/>
        <w:pStyle w:val="NumHeading3"/>
        <w:lvlText w:val="%1.%2.%6"/>
        <w:lvlJc w:val="left"/>
        <w:pPr>
          <w:tabs>
            <w:tab w:val="num" w:pos="4680"/>
          </w:tabs>
          <w:ind w:left="2736" w:hanging="936"/>
        </w:pPr>
        <w:rPr>
          <w:rFonts w:hint="default"/>
        </w:rPr>
      </w:lvl>
    </w:lvlOverride>
    <w:lvlOverride w:ilvl="6">
      <w:lvl w:ilvl="6">
        <w:start w:val="1"/>
        <w:numFmt w:val="decimal"/>
        <w:pStyle w:val="NumHeading4"/>
        <w:lvlText w:val="%1.%2.%3.%7"/>
        <w:lvlJc w:val="left"/>
        <w:pPr>
          <w:tabs>
            <w:tab w:val="num" w:pos="5400"/>
          </w:tabs>
          <w:ind w:left="3240" w:hanging="3240"/>
        </w:pPr>
        <w:rPr>
          <w:rFonts w:hint="default"/>
        </w:rPr>
      </w:lvl>
    </w:lvlOverride>
    <w:lvlOverride w:ilvl="7">
      <w:lvl w:ilvl="7">
        <w:start w:val="1"/>
        <w:numFmt w:val="decimal"/>
        <w:lvlText w:val="%1.%2.%3.%4.%5.%6.%7.%8."/>
        <w:lvlJc w:val="left"/>
        <w:pPr>
          <w:tabs>
            <w:tab w:val="num" w:pos="6120"/>
          </w:tabs>
          <w:ind w:left="3744" w:hanging="1224"/>
        </w:pPr>
        <w:rPr>
          <w:rFonts w:hint="default"/>
        </w:rPr>
      </w:lvl>
    </w:lvlOverride>
    <w:lvlOverride w:ilvl="8">
      <w:lvl w:ilvl="8">
        <w:start w:val="1"/>
        <w:numFmt w:val="decimal"/>
        <w:lvlText w:val="%1.%2.%3.%4.%5.%6.%7.%8.%9."/>
        <w:lvlJc w:val="left"/>
        <w:pPr>
          <w:tabs>
            <w:tab w:val="num" w:pos="7200"/>
          </w:tabs>
          <w:ind w:left="4320" w:hanging="1440"/>
        </w:pPr>
        <w:rPr>
          <w:rFonts w:hint="default"/>
        </w:rPr>
      </w:lvl>
    </w:lvlOverride>
  </w:num>
  <w:num w:numId="56">
    <w:abstractNumId w:val="10"/>
    <w:lvlOverride w:ilvl="0">
      <w:lvl w:ilvl="0">
        <w:start w:val="1"/>
        <w:numFmt w:val="decimal"/>
        <w:lvlRestart w:val="0"/>
        <w:pStyle w:val="Heading1Numbered"/>
        <w:lvlText w:val="%1"/>
        <w:lvlJc w:val="left"/>
        <w:pPr>
          <w:ind w:left="936" w:hanging="936"/>
        </w:pPr>
        <w:rPr>
          <w:rFonts w:hint="default"/>
        </w:rPr>
      </w:lvl>
    </w:lvlOverride>
    <w:lvlOverride w:ilvl="1">
      <w:lvl w:ilvl="1">
        <w:start w:val="1"/>
        <w:numFmt w:val="decimal"/>
        <w:pStyle w:val="Heading2Numbered"/>
        <w:lvlText w:val="%1.%2"/>
        <w:lvlJc w:val="left"/>
        <w:pPr>
          <w:ind w:left="936" w:hanging="936"/>
        </w:pPr>
        <w:rPr>
          <w:rFonts w:hint="default"/>
        </w:rPr>
      </w:lvl>
    </w:lvlOverride>
    <w:lvlOverride w:ilvl="2">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none"/>
        <w:lvlText w:val=""/>
        <w:lvlJc w:val="left"/>
        <w:pPr>
          <w:ind w:left="1224" w:hanging="1224"/>
        </w:pPr>
        <w:rPr>
          <w:rFonts w:hint="default"/>
        </w:rPr>
      </w:lvl>
    </w:lvlOverride>
    <w:lvlOverride w:ilvl="5">
      <w:lvl w:ilvl="5">
        <w:start w:val="1"/>
        <w:numFmt w:val="decimal"/>
        <w:lvlRestart w:val="2"/>
        <w:pStyle w:val="NumHeading3"/>
        <w:lvlText w:val="%1.%2.%6"/>
        <w:lvlJc w:val="left"/>
        <w:pPr>
          <w:tabs>
            <w:tab w:val="num" w:pos="4680"/>
          </w:tabs>
          <w:ind w:left="2736" w:hanging="936"/>
        </w:pPr>
        <w:rPr>
          <w:rFonts w:hint="default"/>
        </w:rPr>
      </w:lvl>
    </w:lvlOverride>
    <w:lvlOverride w:ilvl="6">
      <w:lvl w:ilvl="6">
        <w:start w:val="1"/>
        <w:numFmt w:val="decimal"/>
        <w:pStyle w:val="NumHeading4"/>
        <w:lvlText w:val="%1.%2.%3.%7"/>
        <w:lvlJc w:val="left"/>
        <w:pPr>
          <w:tabs>
            <w:tab w:val="num" w:pos="5400"/>
          </w:tabs>
          <w:ind w:left="3240" w:hanging="3240"/>
        </w:pPr>
        <w:rPr>
          <w:rFonts w:hint="default"/>
        </w:rPr>
      </w:lvl>
    </w:lvlOverride>
    <w:lvlOverride w:ilvl="7">
      <w:lvl w:ilvl="7">
        <w:start w:val="1"/>
        <w:numFmt w:val="decimal"/>
        <w:lvlText w:val="%1.%2.%3.%4.%5.%6.%7.%8."/>
        <w:lvlJc w:val="left"/>
        <w:pPr>
          <w:tabs>
            <w:tab w:val="num" w:pos="6120"/>
          </w:tabs>
          <w:ind w:left="3744" w:hanging="1224"/>
        </w:pPr>
        <w:rPr>
          <w:rFonts w:hint="default"/>
        </w:rPr>
      </w:lvl>
    </w:lvlOverride>
    <w:lvlOverride w:ilvl="8">
      <w:lvl w:ilvl="8">
        <w:start w:val="1"/>
        <w:numFmt w:val="decimal"/>
        <w:lvlText w:val="%1.%2.%3.%4.%5.%6.%7.%8.%9."/>
        <w:lvlJc w:val="left"/>
        <w:pPr>
          <w:tabs>
            <w:tab w:val="num" w:pos="7200"/>
          </w:tabs>
          <w:ind w:left="4320" w:hanging="1440"/>
        </w:pPr>
        <w:rPr>
          <w:rFonts w:hint="default"/>
        </w:rPr>
      </w:lvl>
    </w:lvlOverride>
  </w:num>
  <w:num w:numId="57">
    <w:abstractNumId w:val="10"/>
    <w:lvlOverride w:ilvl="0">
      <w:lvl w:ilvl="0">
        <w:start w:val="1"/>
        <w:numFmt w:val="decimal"/>
        <w:lvlRestart w:val="0"/>
        <w:pStyle w:val="Heading1Numbered"/>
        <w:lvlText w:val="%1"/>
        <w:lvlJc w:val="left"/>
        <w:pPr>
          <w:ind w:left="936" w:hanging="936"/>
        </w:pPr>
        <w:rPr>
          <w:rFonts w:hint="default"/>
        </w:rPr>
      </w:lvl>
    </w:lvlOverride>
    <w:lvlOverride w:ilvl="1">
      <w:lvl w:ilvl="1">
        <w:start w:val="1"/>
        <w:numFmt w:val="decimal"/>
        <w:pStyle w:val="Heading2Numbered"/>
        <w:lvlText w:val="%1.%2"/>
        <w:lvlJc w:val="left"/>
        <w:pPr>
          <w:ind w:left="936" w:hanging="936"/>
        </w:pPr>
        <w:rPr>
          <w:rFonts w:hint="default"/>
        </w:rPr>
      </w:lvl>
    </w:lvlOverride>
    <w:lvlOverride w:ilvl="2">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none"/>
        <w:lvlText w:val=""/>
        <w:lvlJc w:val="left"/>
        <w:pPr>
          <w:ind w:left="1224" w:hanging="1224"/>
        </w:pPr>
        <w:rPr>
          <w:rFonts w:hint="default"/>
        </w:rPr>
      </w:lvl>
    </w:lvlOverride>
    <w:lvlOverride w:ilvl="5">
      <w:lvl w:ilvl="5">
        <w:start w:val="1"/>
        <w:numFmt w:val="decimal"/>
        <w:lvlRestart w:val="2"/>
        <w:pStyle w:val="NumHeading3"/>
        <w:lvlText w:val="%1.%2.%6"/>
        <w:lvlJc w:val="left"/>
        <w:pPr>
          <w:tabs>
            <w:tab w:val="num" w:pos="4680"/>
          </w:tabs>
          <w:ind w:left="2736" w:hanging="936"/>
        </w:pPr>
        <w:rPr>
          <w:rFonts w:hint="default"/>
        </w:rPr>
      </w:lvl>
    </w:lvlOverride>
    <w:lvlOverride w:ilvl="6">
      <w:lvl w:ilvl="6">
        <w:start w:val="1"/>
        <w:numFmt w:val="decimal"/>
        <w:pStyle w:val="NumHeading4"/>
        <w:lvlText w:val="%1.%2.%3.%7"/>
        <w:lvlJc w:val="left"/>
        <w:pPr>
          <w:tabs>
            <w:tab w:val="num" w:pos="5400"/>
          </w:tabs>
          <w:ind w:left="3240" w:hanging="3240"/>
        </w:pPr>
        <w:rPr>
          <w:rFonts w:hint="default"/>
        </w:rPr>
      </w:lvl>
    </w:lvlOverride>
    <w:lvlOverride w:ilvl="7">
      <w:lvl w:ilvl="7">
        <w:start w:val="1"/>
        <w:numFmt w:val="decimal"/>
        <w:lvlText w:val="%1.%2.%3.%4.%5.%6.%7.%8."/>
        <w:lvlJc w:val="left"/>
        <w:pPr>
          <w:tabs>
            <w:tab w:val="num" w:pos="6120"/>
          </w:tabs>
          <w:ind w:left="3744" w:hanging="1224"/>
        </w:pPr>
        <w:rPr>
          <w:rFonts w:hint="default"/>
        </w:rPr>
      </w:lvl>
    </w:lvlOverride>
    <w:lvlOverride w:ilvl="8">
      <w:lvl w:ilvl="8">
        <w:start w:val="1"/>
        <w:numFmt w:val="decimal"/>
        <w:lvlText w:val="%1.%2.%3.%4.%5.%6.%7.%8.%9."/>
        <w:lvlJc w:val="left"/>
        <w:pPr>
          <w:tabs>
            <w:tab w:val="num" w:pos="7200"/>
          </w:tabs>
          <w:ind w:left="4320" w:hanging="1440"/>
        </w:pPr>
        <w:rPr>
          <w:rFonts w:hint="default"/>
        </w:rPr>
      </w:lvl>
    </w:lvlOverride>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axmikant Naik">
    <w15:presenceInfo w15:providerId="AD" w15:userId="S-1-5-21-2146773085-903363285-719344707-2174649"/>
  </w15:person>
  <w15:person w15:author="Sanyam Seth">
    <w15:presenceInfo w15:providerId="AD" w15:userId="S-1-5-21-2146773085-903363285-719344707-2166997"/>
  </w15:person>
  <w15:person w15:author="Srinivasan Rakhunathan">
    <w15:presenceInfo w15:providerId="AD" w15:userId="S-1-5-21-2146773085-903363285-719344707-20812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linkStyles/>
  <w:stylePaneSortMethod w:val="0000"/>
  <w:trackRevisions/>
  <w:defaultTabStop w:val="432"/>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F68"/>
    <w:rsid w:val="000000BF"/>
    <w:rsid w:val="000011FF"/>
    <w:rsid w:val="00001E21"/>
    <w:rsid w:val="0000257C"/>
    <w:rsid w:val="000031C1"/>
    <w:rsid w:val="00003EE2"/>
    <w:rsid w:val="00003F6E"/>
    <w:rsid w:val="0000441A"/>
    <w:rsid w:val="00004B6D"/>
    <w:rsid w:val="00007B1B"/>
    <w:rsid w:val="00007BC8"/>
    <w:rsid w:val="000121F8"/>
    <w:rsid w:val="00012C9B"/>
    <w:rsid w:val="00014485"/>
    <w:rsid w:val="00014950"/>
    <w:rsid w:val="0001635B"/>
    <w:rsid w:val="000174FE"/>
    <w:rsid w:val="00017B24"/>
    <w:rsid w:val="000200EA"/>
    <w:rsid w:val="000205CC"/>
    <w:rsid w:val="000235B6"/>
    <w:rsid w:val="000236EC"/>
    <w:rsid w:val="0002390F"/>
    <w:rsid w:val="0002395B"/>
    <w:rsid w:val="000251DA"/>
    <w:rsid w:val="000253C2"/>
    <w:rsid w:val="00025C30"/>
    <w:rsid w:val="00025F11"/>
    <w:rsid w:val="000261B2"/>
    <w:rsid w:val="00026B7C"/>
    <w:rsid w:val="000307B2"/>
    <w:rsid w:val="0003191A"/>
    <w:rsid w:val="00032A72"/>
    <w:rsid w:val="000332A1"/>
    <w:rsid w:val="00033F87"/>
    <w:rsid w:val="00034FDC"/>
    <w:rsid w:val="0003663B"/>
    <w:rsid w:val="00040C88"/>
    <w:rsid w:val="00040FDD"/>
    <w:rsid w:val="00041BBD"/>
    <w:rsid w:val="00041CF4"/>
    <w:rsid w:val="0004348B"/>
    <w:rsid w:val="0004493E"/>
    <w:rsid w:val="0004504B"/>
    <w:rsid w:val="00051BA4"/>
    <w:rsid w:val="00052000"/>
    <w:rsid w:val="00053456"/>
    <w:rsid w:val="00053BAC"/>
    <w:rsid w:val="0005445F"/>
    <w:rsid w:val="000554ED"/>
    <w:rsid w:val="000557BC"/>
    <w:rsid w:val="00056534"/>
    <w:rsid w:val="00057190"/>
    <w:rsid w:val="00057BDF"/>
    <w:rsid w:val="000602F3"/>
    <w:rsid w:val="000608C2"/>
    <w:rsid w:val="00060DD2"/>
    <w:rsid w:val="000610CB"/>
    <w:rsid w:val="000616AE"/>
    <w:rsid w:val="00061964"/>
    <w:rsid w:val="00063319"/>
    <w:rsid w:val="000643AB"/>
    <w:rsid w:val="00064D17"/>
    <w:rsid w:val="00065B50"/>
    <w:rsid w:val="0006676A"/>
    <w:rsid w:val="00066C98"/>
    <w:rsid w:val="00066EEC"/>
    <w:rsid w:val="0007066B"/>
    <w:rsid w:val="00070D4E"/>
    <w:rsid w:val="000713C4"/>
    <w:rsid w:val="00071E28"/>
    <w:rsid w:val="000720CB"/>
    <w:rsid w:val="000724D4"/>
    <w:rsid w:val="000729C4"/>
    <w:rsid w:val="00072F39"/>
    <w:rsid w:val="000733F1"/>
    <w:rsid w:val="00074489"/>
    <w:rsid w:val="00074C94"/>
    <w:rsid w:val="00075267"/>
    <w:rsid w:val="000752FC"/>
    <w:rsid w:val="000755D6"/>
    <w:rsid w:val="00077C62"/>
    <w:rsid w:val="00077CF0"/>
    <w:rsid w:val="000815B1"/>
    <w:rsid w:val="0008172A"/>
    <w:rsid w:val="00081C59"/>
    <w:rsid w:val="00084655"/>
    <w:rsid w:val="000849EF"/>
    <w:rsid w:val="00085089"/>
    <w:rsid w:val="000864F6"/>
    <w:rsid w:val="00087388"/>
    <w:rsid w:val="0008762A"/>
    <w:rsid w:val="00087D26"/>
    <w:rsid w:val="000933A1"/>
    <w:rsid w:val="00093633"/>
    <w:rsid w:val="0009442D"/>
    <w:rsid w:val="00096A0D"/>
    <w:rsid w:val="000978F8"/>
    <w:rsid w:val="000A01C5"/>
    <w:rsid w:val="000A06BC"/>
    <w:rsid w:val="000A1CB2"/>
    <w:rsid w:val="000A2BCF"/>
    <w:rsid w:val="000A3E6F"/>
    <w:rsid w:val="000A5C26"/>
    <w:rsid w:val="000A624B"/>
    <w:rsid w:val="000A6BA8"/>
    <w:rsid w:val="000A6F52"/>
    <w:rsid w:val="000A7F87"/>
    <w:rsid w:val="000B0192"/>
    <w:rsid w:val="000B0589"/>
    <w:rsid w:val="000B0C19"/>
    <w:rsid w:val="000B2A4B"/>
    <w:rsid w:val="000B2C4B"/>
    <w:rsid w:val="000B3169"/>
    <w:rsid w:val="000B40B7"/>
    <w:rsid w:val="000B5A57"/>
    <w:rsid w:val="000B7568"/>
    <w:rsid w:val="000B7BE4"/>
    <w:rsid w:val="000B7E5C"/>
    <w:rsid w:val="000C0A61"/>
    <w:rsid w:val="000C1237"/>
    <w:rsid w:val="000C165F"/>
    <w:rsid w:val="000C1807"/>
    <w:rsid w:val="000C2FE9"/>
    <w:rsid w:val="000C3E9F"/>
    <w:rsid w:val="000C5384"/>
    <w:rsid w:val="000C5B05"/>
    <w:rsid w:val="000D091D"/>
    <w:rsid w:val="000D4D1C"/>
    <w:rsid w:val="000D5E77"/>
    <w:rsid w:val="000D644C"/>
    <w:rsid w:val="000D6772"/>
    <w:rsid w:val="000D7B43"/>
    <w:rsid w:val="000E0B2D"/>
    <w:rsid w:val="000E144B"/>
    <w:rsid w:val="000E2FF7"/>
    <w:rsid w:val="000E4AB2"/>
    <w:rsid w:val="000E5276"/>
    <w:rsid w:val="000E5930"/>
    <w:rsid w:val="000E7101"/>
    <w:rsid w:val="000E76A5"/>
    <w:rsid w:val="000F0BF6"/>
    <w:rsid w:val="000F16F2"/>
    <w:rsid w:val="000F1AE7"/>
    <w:rsid w:val="000F4481"/>
    <w:rsid w:val="000F4709"/>
    <w:rsid w:val="000F5A4B"/>
    <w:rsid w:val="000F64C1"/>
    <w:rsid w:val="001014E3"/>
    <w:rsid w:val="00102974"/>
    <w:rsid w:val="00102AF9"/>
    <w:rsid w:val="001035D7"/>
    <w:rsid w:val="00104B3B"/>
    <w:rsid w:val="00104FD1"/>
    <w:rsid w:val="00105C89"/>
    <w:rsid w:val="001106C5"/>
    <w:rsid w:val="001129AE"/>
    <w:rsid w:val="0011355C"/>
    <w:rsid w:val="00114352"/>
    <w:rsid w:val="0011515F"/>
    <w:rsid w:val="00115563"/>
    <w:rsid w:val="0011694D"/>
    <w:rsid w:val="0012007F"/>
    <w:rsid w:val="00120E85"/>
    <w:rsid w:val="001210C0"/>
    <w:rsid w:val="001222C2"/>
    <w:rsid w:val="001223B6"/>
    <w:rsid w:val="001228D7"/>
    <w:rsid w:val="0012499A"/>
    <w:rsid w:val="00127BBB"/>
    <w:rsid w:val="00130327"/>
    <w:rsid w:val="001312B8"/>
    <w:rsid w:val="001316E3"/>
    <w:rsid w:val="001343C5"/>
    <w:rsid w:val="00134594"/>
    <w:rsid w:val="00135CC1"/>
    <w:rsid w:val="00137291"/>
    <w:rsid w:val="00140815"/>
    <w:rsid w:val="001417D0"/>
    <w:rsid w:val="00141E17"/>
    <w:rsid w:val="00142C4B"/>
    <w:rsid w:val="00142F5E"/>
    <w:rsid w:val="00146C3A"/>
    <w:rsid w:val="0015011B"/>
    <w:rsid w:val="00151AA6"/>
    <w:rsid w:val="001523FF"/>
    <w:rsid w:val="00152F8F"/>
    <w:rsid w:val="001546A2"/>
    <w:rsid w:val="0015580D"/>
    <w:rsid w:val="001566B0"/>
    <w:rsid w:val="0015705A"/>
    <w:rsid w:val="00157F53"/>
    <w:rsid w:val="0016126D"/>
    <w:rsid w:val="00163A30"/>
    <w:rsid w:val="0016475D"/>
    <w:rsid w:val="00165C89"/>
    <w:rsid w:val="001660F1"/>
    <w:rsid w:val="00166136"/>
    <w:rsid w:val="00167738"/>
    <w:rsid w:val="0017108F"/>
    <w:rsid w:val="00172B27"/>
    <w:rsid w:val="00172EF4"/>
    <w:rsid w:val="00173380"/>
    <w:rsid w:val="00173992"/>
    <w:rsid w:val="0017422C"/>
    <w:rsid w:val="00174568"/>
    <w:rsid w:val="00174F75"/>
    <w:rsid w:val="0017533E"/>
    <w:rsid w:val="0017578E"/>
    <w:rsid w:val="00175D2F"/>
    <w:rsid w:val="00176FF4"/>
    <w:rsid w:val="001771F6"/>
    <w:rsid w:val="00180AB5"/>
    <w:rsid w:val="00180DF3"/>
    <w:rsid w:val="00181730"/>
    <w:rsid w:val="00182294"/>
    <w:rsid w:val="00182CA4"/>
    <w:rsid w:val="001836C0"/>
    <w:rsid w:val="001858E5"/>
    <w:rsid w:val="00190021"/>
    <w:rsid w:val="0019185A"/>
    <w:rsid w:val="00191DAB"/>
    <w:rsid w:val="00191F21"/>
    <w:rsid w:val="00192099"/>
    <w:rsid w:val="00192320"/>
    <w:rsid w:val="001940E0"/>
    <w:rsid w:val="00195098"/>
    <w:rsid w:val="001958E7"/>
    <w:rsid w:val="001971C8"/>
    <w:rsid w:val="001A1F2E"/>
    <w:rsid w:val="001A6573"/>
    <w:rsid w:val="001A7332"/>
    <w:rsid w:val="001A7ADB"/>
    <w:rsid w:val="001B02EF"/>
    <w:rsid w:val="001B0A26"/>
    <w:rsid w:val="001B18EB"/>
    <w:rsid w:val="001B19C0"/>
    <w:rsid w:val="001B218B"/>
    <w:rsid w:val="001B4E96"/>
    <w:rsid w:val="001B5012"/>
    <w:rsid w:val="001B5152"/>
    <w:rsid w:val="001B584F"/>
    <w:rsid w:val="001B5BAF"/>
    <w:rsid w:val="001B7811"/>
    <w:rsid w:val="001C1241"/>
    <w:rsid w:val="001C159D"/>
    <w:rsid w:val="001C17D0"/>
    <w:rsid w:val="001C181B"/>
    <w:rsid w:val="001C19C7"/>
    <w:rsid w:val="001C1E3C"/>
    <w:rsid w:val="001C3F05"/>
    <w:rsid w:val="001C4A70"/>
    <w:rsid w:val="001C53E9"/>
    <w:rsid w:val="001C65B2"/>
    <w:rsid w:val="001C6CC6"/>
    <w:rsid w:val="001C73A5"/>
    <w:rsid w:val="001C76E2"/>
    <w:rsid w:val="001D036D"/>
    <w:rsid w:val="001D188E"/>
    <w:rsid w:val="001D1ECE"/>
    <w:rsid w:val="001D200F"/>
    <w:rsid w:val="001D24BA"/>
    <w:rsid w:val="001D4574"/>
    <w:rsid w:val="001D4845"/>
    <w:rsid w:val="001D57DB"/>
    <w:rsid w:val="001D5A5D"/>
    <w:rsid w:val="001D66E5"/>
    <w:rsid w:val="001D6DF6"/>
    <w:rsid w:val="001D7240"/>
    <w:rsid w:val="001E14F4"/>
    <w:rsid w:val="001E19BD"/>
    <w:rsid w:val="001E2377"/>
    <w:rsid w:val="001E5295"/>
    <w:rsid w:val="001E5BBF"/>
    <w:rsid w:val="001E7303"/>
    <w:rsid w:val="001E76CA"/>
    <w:rsid w:val="001E7E90"/>
    <w:rsid w:val="001F1BC1"/>
    <w:rsid w:val="001F2AD7"/>
    <w:rsid w:val="001F2E61"/>
    <w:rsid w:val="001F35B2"/>
    <w:rsid w:val="001F41C3"/>
    <w:rsid w:val="001F6845"/>
    <w:rsid w:val="001F7994"/>
    <w:rsid w:val="00202241"/>
    <w:rsid w:val="00203CC4"/>
    <w:rsid w:val="00204C17"/>
    <w:rsid w:val="00205379"/>
    <w:rsid w:val="00205589"/>
    <w:rsid w:val="002056EF"/>
    <w:rsid w:val="0020634D"/>
    <w:rsid w:val="00206636"/>
    <w:rsid w:val="002070C3"/>
    <w:rsid w:val="00207844"/>
    <w:rsid w:val="002100D1"/>
    <w:rsid w:val="00210BBD"/>
    <w:rsid w:val="002114FD"/>
    <w:rsid w:val="002130A5"/>
    <w:rsid w:val="002133A1"/>
    <w:rsid w:val="00214A11"/>
    <w:rsid w:val="00217FB3"/>
    <w:rsid w:val="00220B77"/>
    <w:rsid w:val="002244A9"/>
    <w:rsid w:val="00225B80"/>
    <w:rsid w:val="00226251"/>
    <w:rsid w:val="00226FF5"/>
    <w:rsid w:val="002275D0"/>
    <w:rsid w:val="00230869"/>
    <w:rsid w:val="002309D5"/>
    <w:rsid w:val="002314D9"/>
    <w:rsid w:val="00232402"/>
    <w:rsid w:val="002324BD"/>
    <w:rsid w:val="002324DE"/>
    <w:rsid w:val="00233262"/>
    <w:rsid w:val="00233A3D"/>
    <w:rsid w:val="00233CA5"/>
    <w:rsid w:val="002344A3"/>
    <w:rsid w:val="00234AC7"/>
    <w:rsid w:val="002362B9"/>
    <w:rsid w:val="002412A9"/>
    <w:rsid w:val="00241A65"/>
    <w:rsid w:val="00242D1B"/>
    <w:rsid w:val="002434B7"/>
    <w:rsid w:val="00243820"/>
    <w:rsid w:val="00244529"/>
    <w:rsid w:val="0024462B"/>
    <w:rsid w:val="002456E6"/>
    <w:rsid w:val="00245DBF"/>
    <w:rsid w:val="002465CC"/>
    <w:rsid w:val="00250394"/>
    <w:rsid w:val="00250C23"/>
    <w:rsid w:val="00251B95"/>
    <w:rsid w:val="00253519"/>
    <w:rsid w:val="00255A4A"/>
    <w:rsid w:val="002619E9"/>
    <w:rsid w:val="00262E5D"/>
    <w:rsid w:val="00262FB3"/>
    <w:rsid w:val="002673A2"/>
    <w:rsid w:val="002714DF"/>
    <w:rsid w:val="00272495"/>
    <w:rsid w:val="0027279D"/>
    <w:rsid w:val="00272928"/>
    <w:rsid w:val="002738B5"/>
    <w:rsid w:val="0027459D"/>
    <w:rsid w:val="00274DAF"/>
    <w:rsid w:val="002756AB"/>
    <w:rsid w:val="00275AE4"/>
    <w:rsid w:val="002778D8"/>
    <w:rsid w:val="00280E7E"/>
    <w:rsid w:val="002816E3"/>
    <w:rsid w:val="00281D8F"/>
    <w:rsid w:val="00281E41"/>
    <w:rsid w:val="00282540"/>
    <w:rsid w:val="002830FF"/>
    <w:rsid w:val="00283C88"/>
    <w:rsid w:val="00284980"/>
    <w:rsid w:val="00284A8C"/>
    <w:rsid w:val="002920A2"/>
    <w:rsid w:val="002937C8"/>
    <w:rsid w:val="002943A0"/>
    <w:rsid w:val="00295DEB"/>
    <w:rsid w:val="00295E11"/>
    <w:rsid w:val="00296EB5"/>
    <w:rsid w:val="002972FC"/>
    <w:rsid w:val="002A05B7"/>
    <w:rsid w:val="002A1793"/>
    <w:rsid w:val="002A3288"/>
    <w:rsid w:val="002A3A90"/>
    <w:rsid w:val="002A3CEF"/>
    <w:rsid w:val="002A3EE1"/>
    <w:rsid w:val="002A4365"/>
    <w:rsid w:val="002A6526"/>
    <w:rsid w:val="002A713D"/>
    <w:rsid w:val="002A79A5"/>
    <w:rsid w:val="002B0F13"/>
    <w:rsid w:val="002B27E5"/>
    <w:rsid w:val="002B295A"/>
    <w:rsid w:val="002B3358"/>
    <w:rsid w:val="002B3D96"/>
    <w:rsid w:val="002B3EEF"/>
    <w:rsid w:val="002B45DB"/>
    <w:rsid w:val="002B525C"/>
    <w:rsid w:val="002B5796"/>
    <w:rsid w:val="002B6ECA"/>
    <w:rsid w:val="002B7B33"/>
    <w:rsid w:val="002C0431"/>
    <w:rsid w:val="002C2CED"/>
    <w:rsid w:val="002C3328"/>
    <w:rsid w:val="002C4422"/>
    <w:rsid w:val="002C4C49"/>
    <w:rsid w:val="002C5A3D"/>
    <w:rsid w:val="002C6757"/>
    <w:rsid w:val="002C69CE"/>
    <w:rsid w:val="002C7B7D"/>
    <w:rsid w:val="002D0CB6"/>
    <w:rsid w:val="002D0DB7"/>
    <w:rsid w:val="002D10CC"/>
    <w:rsid w:val="002D18F2"/>
    <w:rsid w:val="002D2282"/>
    <w:rsid w:val="002D4083"/>
    <w:rsid w:val="002D68A7"/>
    <w:rsid w:val="002D75F0"/>
    <w:rsid w:val="002E2488"/>
    <w:rsid w:val="002E33F2"/>
    <w:rsid w:val="002E3D02"/>
    <w:rsid w:val="002E5AC5"/>
    <w:rsid w:val="002E5D92"/>
    <w:rsid w:val="002E5FA8"/>
    <w:rsid w:val="002E6D3D"/>
    <w:rsid w:val="002F2727"/>
    <w:rsid w:val="002F393A"/>
    <w:rsid w:val="002F4DD1"/>
    <w:rsid w:val="002F78CC"/>
    <w:rsid w:val="002F7AC1"/>
    <w:rsid w:val="0030059D"/>
    <w:rsid w:val="0030080D"/>
    <w:rsid w:val="00300C89"/>
    <w:rsid w:val="00303548"/>
    <w:rsid w:val="003042F7"/>
    <w:rsid w:val="00304591"/>
    <w:rsid w:val="003048EC"/>
    <w:rsid w:val="00305909"/>
    <w:rsid w:val="003105D1"/>
    <w:rsid w:val="003107A7"/>
    <w:rsid w:val="00310E8E"/>
    <w:rsid w:val="0031105B"/>
    <w:rsid w:val="00312B3A"/>
    <w:rsid w:val="0031312E"/>
    <w:rsid w:val="0031391C"/>
    <w:rsid w:val="00314AC7"/>
    <w:rsid w:val="00315025"/>
    <w:rsid w:val="003152C9"/>
    <w:rsid w:val="00316873"/>
    <w:rsid w:val="003174D9"/>
    <w:rsid w:val="0031782A"/>
    <w:rsid w:val="00317BDD"/>
    <w:rsid w:val="00317EAE"/>
    <w:rsid w:val="003223DD"/>
    <w:rsid w:val="00323DD5"/>
    <w:rsid w:val="00324469"/>
    <w:rsid w:val="00324C7A"/>
    <w:rsid w:val="00326191"/>
    <w:rsid w:val="0032758B"/>
    <w:rsid w:val="003319FD"/>
    <w:rsid w:val="00332170"/>
    <w:rsid w:val="0033295F"/>
    <w:rsid w:val="003330D1"/>
    <w:rsid w:val="003334B1"/>
    <w:rsid w:val="00337717"/>
    <w:rsid w:val="00337DA4"/>
    <w:rsid w:val="00337EDC"/>
    <w:rsid w:val="003410D0"/>
    <w:rsid w:val="0034375C"/>
    <w:rsid w:val="003437A0"/>
    <w:rsid w:val="00343EAD"/>
    <w:rsid w:val="00344548"/>
    <w:rsid w:val="00347425"/>
    <w:rsid w:val="00347C69"/>
    <w:rsid w:val="00350912"/>
    <w:rsid w:val="00350C02"/>
    <w:rsid w:val="00351AE4"/>
    <w:rsid w:val="003528E0"/>
    <w:rsid w:val="003533A3"/>
    <w:rsid w:val="0035440C"/>
    <w:rsid w:val="00354B70"/>
    <w:rsid w:val="00354B7A"/>
    <w:rsid w:val="003572AA"/>
    <w:rsid w:val="0035749E"/>
    <w:rsid w:val="0036043F"/>
    <w:rsid w:val="003608C7"/>
    <w:rsid w:val="0036103D"/>
    <w:rsid w:val="00362492"/>
    <w:rsid w:val="00362820"/>
    <w:rsid w:val="00363245"/>
    <w:rsid w:val="00364785"/>
    <w:rsid w:val="003648C7"/>
    <w:rsid w:val="00366C32"/>
    <w:rsid w:val="00372206"/>
    <w:rsid w:val="00373149"/>
    <w:rsid w:val="0037384F"/>
    <w:rsid w:val="00374E05"/>
    <w:rsid w:val="003756B3"/>
    <w:rsid w:val="00376146"/>
    <w:rsid w:val="0038027D"/>
    <w:rsid w:val="00381B5D"/>
    <w:rsid w:val="00381BA5"/>
    <w:rsid w:val="00381E21"/>
    <w:rsid w:val="00381ECE"/>
    <w:rsid w:val="003820C7"/>
    <w:rsid w:val="003849D7"/>
    <w:rsid w:val="003867AD"/>
    <w:rsid w:val="00386B58"/>
    <w:rsid w:val="00387782"/>
    <w:rsid w:val="003914CF"/>
    <w:rsid w:val="00391C57"/>
    <w:rsid w:val="00392211"/>
    <w:rsid w:val="0039258C"/>
    <w:rsid w:val="00394107"/>
    <w:rsid w:val="00394299"/>
    <w:rsid w:val="0039441D"/>
    <w:rsid w:val="00394E73"/>
    <w:rsid w:val="003A0393"/>
    <w:rsid w:val="003A08C5"/>
    <w:rsid w:val="003A0BD6"/>
    <w:rsid w:val="003A0D38"/>
    <w:rsid w:val="003A17AF"/>
    <w:rsid w:val="003A1A32"/>
    <w:rsid w:val="003A29D1"/>
    <w:rsid w:val="003A3ECD"/>
    <w:rsid w:val="003A3F48"/>
    <w:rsid w:val="003A529E"/>
    <w:rsid w:val="003A6218"/>
    <w:rsid w:val="003A6C88"/>
    <w:rsid w:val="003A7C25"/>
    <w:rsid w:val="003B042F"/>
    <w:rsid w:val="003B0697"/>
    <w:rsid w:val="003B0ECD"/>
    <w:rsid w:val="003B1C61"/>
    <w:rsid w:val="003B2B87"/>
    <w:rsid w:val="003B2CAC"/>
    <w:rsid w:val="003B3626"/>
    <w:rsid w:val="003B5ECD"/>
    <w:rsid w:val="003B5EEB"/>
    <w:rsid w:val="003B6436"/>
    <w:rsid w:val="003B7135"/>
    <w:rsid w:val="003B7376"/>
    <w:rsid w:val="003B7772"/>
    <w:rsid w:val="003C0AFD"/>
    <w:rsid w:val="003C0C0C"/>
    <w:rsid w:val="003C1428"/>
    <w:rsid w:val="003C1575"/>
    <w:rsid w:val="003C23E2"/>
    <w:rsid w:val="003C3CA5"/>
    <w:rsid w:val="003C404B"/>
    <w:rsid w:val="003C5EA5"/>
    <w:rsid w:val="003D1DCA"/>
    <w:rsid w:val="003D2A8F"/>
    <w:rsid w:val="003D2D7D"/>
    <w:rsid w:val="003D3E23"/>
    <w:rsid w:val="003D44A9"/>
    <w:rsid w:val="003D579B"/>
    <w:rsid w:val="003D5BFA"/>
    <w:rsid w:val="003E23F2"/>
    <w:rsid w:val="003E2FC9"/>
    <w:rsid w:val="003E33BA"/>
    <w:rsid w:val="003E4224"/>
    <w:rsid w:val="003E438F"/>
    <w:rsid w:val="003E509A"/>
    <w:rsid w:val="003E5462"/>
    <w:rsid w:val="003E5F69"/>
    <w:rsid w:val="003E612C"/>
    <w:rsid w:val="003E70A5"/>
    <w:rsid w:val="003F06B3"/>
    <w:rsid w:val="003F1386"/>
    <w:rsid w:val="003F182D"/>
    <w:rsid w:val="003F1E23"/>
    <w:rsid w:val="003F1F90"/>
    <w:rsid w:val="003F2823"/>
    <w:rsid w:val="003F2C18"/>
    <w:rsid w:val="003F3BD8"/>
    <w:rsid w:val="003F3EFB"/>
    <w:rsid w:val="003F5FAD"/>
    <w:rsid w:val="003F6EF0"/>
    <w:rsid w:val="003F7308"/>
    <w:rsid w:val="003F755F"/>
    <w:rsid w:val="004009E4"/>
    <w:rsid w:val="00401294"/>
    <w:rsid w:val="0040214C"/>
    <w:rsid w:val="00404546"/>
    <w:rsid w:val="00404CA5"/>
    <w:rsid w:val="00404E8D"/>
    <w:rsid w:val="00405173"/>
    <w:rsid w:val="00405CDD"/>
    <w:rsid w:val="00406C03"/>
    <w:rsid w:val="00407181"/>
    <w:rsid w:val="004079C2"/>
    <w:rsid w:val="00412C47"/>
    <w:rsid w:val="0041464E"/>
    <w:rsid w:val="00414AE8"/>
    <w:rsid w:val="00414D07"/>
    <w:rsid w:val="004154BE"/>
    <w:rsid w:val="004158E0"/>
    <w:rsid w:val="00416602"/>
    <w:rsid w:val="004239C9"/>
    <w:rsid w:val="00424630"/>
    <w:rsid w:val="00424692"/>
    <w:rsid w:val="00424E02"/>
    <w:rsid w:val="00426814"/>
    <w:rsid w:val="004278C2"/>
    <w:rsid w:val="004300F0"/>
    <w:rsid w:val="00431E60"/>
    <w:rsid w:val="0043230F"/>
    <w:rsid w:val="00432F46"/>
    <w:rsid w:val="00433E8E"/>
    <w:rsid w:val="00434A92"/>
    <w:rsid w:val="00436358"/>
    <w:rsid w:val="00436B00"/>
    <w:rsid w:val="004371BB"/>
    <w:rsid w:val="0044053E"/>
    <w:rsid w:val="00442798"/>
    <w:rsid w:val="00442A59"/>
    <w:rsid w:val="00445904"/>
    <w:rsid w:val="0044676E"/>
    <w:rsid w:val="00447036"/>
    <w:rsid w:val="004473BE"/>
    <w:rsid w:val="00447C97"/>
    <w:rsid w:val="00450236"/>
    <w:rsid w:val="004502B7"/>
    <w:rsid w:val="00451995"/>
    <w:rsid w:val="0045412A"/>
    <w:rsid w:val="00454339"/>
    <w:rsid w:val="00454D6A"/>
    <w:rsid w:val="00455528"/>
    <w:rsid w:val="004572A2"/>
    <w:rsid w:val="00457F2C"/>
    <w:rsid w:val="00462D03"/>
    <w:rsid w:val="004660B2"/>
    <w:rsid w:val="004666CC"/>
    <w:rsid w:val="00470BC3"/>
    <w:rsid w:val="00470F9F"/>
    <w:rsid w:val="00472146"/>
    <w:rsid w:val="00472E23"/>
    <w:rsid w:val="0047593A"/>
    <w:rsid w:val="00475B6F"/>
    <w:rsid w:val="00476576"/>
    <w:rsid w:val="004772F1"/>
    <w:rsid w:val="00477657"/>
    <w:rsid w:val="00477A56"/>
    <w:rsid w:val="0048103A"/>
    <w:rsid w:val="00481D1F"/>
    <w:rsid w:val="00482A79"/>
    <w:rsid w:val="00484084"/>
    <w:rsid w:val="00484925"/>
    <w:rsid w:val="004857B4"/>
    <w:rsid w:val="0048647A"/>
    <w:rsid w:val="0048651B"/>
    <w:rsid w:val="00486AFB"/>
    <w:rsid w:val="004879A7"/>
    <w:rsid w:val="0049436C"/>
    <w:rsid w:val="004944DF"/>
    <w:rsid w:val="004948C2"/>
    <w:rsid w:val="0049777D"/>
    <w:rsid w:val="004978B2"/>
    <w:rsid w:val="004A02AA"/>
    <w:rsid w:val="004A1130"/>
    <w:rsid w:val="004A3786"/>
    <w:rsid w:val="004A4A89"/>
    <w:rsid w:val="004A62C5"/>
    <w:rsid w:val="004B2F43"/>
    <w:rsid w:val="004B2FDB"/>
    <w:rsid w:val="004B3BCF"/>
    <w:rsid w:val="004B4474"/>
    <w:rsid w:val="004B5B7F"/>
    <w:rsid w:val="004B67E8"/>
    <w:rsid w:val="004B788B"/>
    <w:rsid w:val="004C0ED3"/>
    <w:rsid w:val="004C20A0"/>
    <w:rsid w:val="004C2C19"/>
    <w:rsid w:val="004C2C43"/>
    <w:rsid w:val="004C3115"/>
    <w:rsid w:val="004C4AE6"/>
    <w:rsid w:val="004C4DCF"/>
    <w:rsid w:val="004C5523"/>
    <w:rsid w:val="004D0A48"/>
    <w:rsid w:val="004D1174"/>
    <w:rsid w:val="004D1C3E"/>
    <w:rsid w:val="004D2903"/>
    <w:rsid w:val="004D2B76"/>
    <w:rsid w:val="004D2E0B"/>
    <w:rsid w:val="004D418B"/>
    <w:rsid w:val="004D42B0"/>
    <w:rsid w:val="004E06DE"/>
    <w:rsid w:val="004E1323"/>
    <w:rsid w:val="004E2F5F"/>
    <w:rsid w:val="004E3A9B"/>
    <w:rsid w:val="004E4987"/>
    <w:rsid w:val="004E52C3"/>
    <w:rsid w:val="004E6C0E"/>
    <w:rsid w:val="004E7817"/>
    <w:rsid w:val="004E7871"/>
    <w:rsid w:val="004F1245"/>
    <w:rsid w:val="004F2D31"/>
    <w:rsid w:val="004F2EC3"/>
    <w:rsid w:val="004F32CA"/>
    <w:rsid w:val="004F3D93"/>
    <w:rsid w:val="004F456D"/>
    <w:rsid w:val="004F5E7A"/>
    <w:rsid w:val="004F63E0"/>
    <w:rsid w:val="0050087C"/>
    <w:rsid w:val="00501503"/>
    <w:rsid w:val="00501BA9"/>
    <w:rsid w:val="00502855"/>
    <w:rsid w:val="0050305D"/>
    <w:rsid w:val="005044A7"/>
    <w:rsid w:val="005067D5"/>
    <w:rsid w:val="00506CAB"/>
    <w:rsid w:val="005077C4"/>
    <w:rsid w:val="00507C22"/>
    <w:rsid w:val="00507EB5"/>
    <w:rsid w:val="00514A81"/>
    <w:rsid w:val="00514D0B"/>
    <w:rsid w:val="005168EE"/>
    <w:rsid w:val="00516941"/>
    <w:rsid w:val="00516C19"/>
    <w:rsid w:val="0052254A"/>
    <w:rsid w:val="00522A82"/>
    <w:rsid w:val="00522ACA"/>
    <w:rsid w:val="00523284"/>
    <w:rsid w:val="00523832"/>
    <w:rsid w:val="00523F62"/>
    <w:rsid w:val="00524BDE"/>
    <w:rsid w:val="005255C8"/>
    <w:rsid w:val="00525CE4"/>
    <w:rsid w:val="00526001"/>
    <w:rsid w:val="00526F6D"/>
    <w:rsid w:val="00530732"/>
    <w:rsid w:val="00533E7E"/>
    <w:rsid w:val="005352A8"/>
    <w:rsid w:val="00537112"/>
    <w:rsid w:val="00537BB3"/>
    <w:rsid w:val="0054094B"/>
    <w:rsid w:val="00541484"/>
    <w:rsid w:val="00541DD3"/>
    <w:rsid w:val="00544349"/>
    <w:rsid w:val="00544919"/>
    <w:rsid w:val="00545F87"/>
    <w:rsid w:val="00546F3D"/>
    <w:rsid w:val="005475E0"/>
    <w:rsid w:val="005504DD"/>
    <w:rsid w:val="00551209"/>
    <w:rsid w:val="00552EEB"/>
    <w:rsid w:val="005530B2"/>
    <w:rsid w:val="00554C6A"/>
    <w:rsid w:val="0055527D"/>
    <w:rsid w:val="00555D54"/>
    <w:rsid w:val="00556BDA"/>
    <w:rsid w:val="00556DC5"/>
    <w:rsid w:val="005571A3"/>
    <w:rsid w:val="00557683"/>
    <w:rsid w:val="00561EDA"/>
    <w:rsid w:val="00562329"/>
    <w:rsid w:val="005636C9"/>
    <w:rsid w:val="00563A2B"/>
    <w:rsid w:val="005672B0"/>
    <w:rsid w:val="005677D8"/>
    <w:rsid w:val="00570072"/>
    <w:rsid w:val="00572DA1"/>
    <w:rsid w:val="00573A3B"/>
    <w:rsid w:val="00574868"/>
    <w:rsid w:val="00574DA1"/>
    <w:rsid w:val="00575D2C"/>
    <w:rsid w:val="00575E36"/>
    <w:rsid w:val="005769AC"/>
    <w:rsid w:val="00576E40"/>
    <w:rsid w:val="00577F1D"/>
    <w:rsid w:val="00581743"/>
    <w:rsid w:val="005817EE"/>
    <w:rsid w:val="00582E35"/>
    <w:rsid w:val="00583167"/>
    <w:rsid w:val="00583FBD"/>
    <w:rsid w:val="005841A0"/>
    <w:rsid w:val="00584D04"/>
    <w:rsid w:val="00584D47"/>
    <w:rsid w:val="00585DDA"/>
    <w:rsid w:val="0058670B"/>
    <w:rsid w:val="00590B87"/>
    <w:rsid w:val="0059133C"/>
    <w:rsid w:val="00591667"/>
    <w:rsid w:val="005917CA"/>
    <w:rsid w:val="0059279B"/>
    <w:rsid w:val="005929F0"/>
    <w:rsid w:val="005933CA"/>
    <w:rsid w:val="00595772"/>
    <w:rsid w:val="00595CE7"/>
    <w:rsid w:val="00596129"/>
    <w:rsid w:val="005A047E"/>
    <w:rsid w:val="005A2072"/>
    <w:rsid w:val="005A2F5B"/>
    <w:rsid w:val="005A37C9"/>
    <w:rsid w:val="005A3CCE"/>
    <w:rsid w:val="005A5628"/>
    <w:rsid w:val="005A66B4"/>
    <w:rsid w:val="005A6BA7"/>
    <w:rsid w:val="005A6BFF"/>
    <w:rsid w:val="005B1D20"/>
    <w:rsid w:val="005B248F"/>
    <w:rsid w:val="005B3706"/>
    <w:rsid w:val="005B756A"/>
    <w:rsid w:val="005C292F"/>
    <w:rsid w:val="005C2B84"/>
    <w:rsid w:val="005C2FFF"/>
    <w:rsid w:val="005C4773"/>
    <w:rsid w:val="005C637A"/>
    <w:rsid w:val="005C6AFC"/>
    <w:rsid w:val="005C704B"/>
    <w:rsid w:val="005C7096"/>
    <w:rsid w:val="005C712B"/>
    <w:rsid w:val="005D0869"/>
    <w:rsid w:val="005D0961"/>
    <w:rsid w:val="005D2D98"/>
    <w:rsid w:val="005D3874"/>
    <w:rsid w:val="005D3C53"/>
    <w:rsid w:val="005D4504"/>
    <w:rsid w:val="005D4B67"/>
    <w:rsid w:val="005D4D87"/>
    <w:rsid w:val="005D6881"/>
    <w:rsid w:val="005D7583"/>
    <w:rsid w:val="005D7CE5"/>
    <w:rsid w:val="005D7DD2"/>
    <w:rsid w:val="005E2742"/>
    <w:rsid w:val="005E28CC"/>
    <w:rsid w:val="005E2ED9"/>
    <w:rsid w:val="005E478F"/>
    <w:rsid w:val="005E5B84"/>
    <w:rsid w:val="005E640D"/>
    <w:rsid w:val="005E6D80"/>
    <w:rsid w:val="005F0674"/>
    <w:rsid w:val="005F103B"/>
    <w:rsid w:val="005F2446"/>
    <w:rsid w:val="005F3992"/>
    <w:rsid w:val="005F52FF"/>
    <w:rsid w:val="005F7E55"/>
    <w:rsid w:val="00600608"/>
    <w:rsid w:val="006028A3"/>
    <w:rsid w:val="006040A0"/>
    <w:rsid w:val="00604227"/>
    <w:rsid w:val="0060726B"/>
    <w:rsid w:val="00607B0F"/>
    <w:rsid w:val="0061070F"/>
    <w:rsid w:val="00611BDF"/>
    <w:rsid w:val="0061294C"/>
    <w:rsid w:val="006219B5"/>
    <w:rsid w:val="00622994"/>
    <w:rsid w:val="00624400"/>
    <w:rsid w:val="006257C8"/>
    <w:rsid w:val="00626B75"/>
    <w:rsid w:val="006278C0"/>
    <w:rsid w:val="006322FF"/>
    <w:rsid w:val="0063257C"/>
    <w:rsid w:val="00632EC6"/>
    <w:rsid w:val="0063300C"/>
    <w:rsid w:val="00633849"/>
    <w:rsid w:val="00634707"/>
    <w:rsid w:val="006358A5"/>
    <w:rsid w:val="006370B7"/>
    <w:rsid w:val="006375D1"/>
    <w:rsid w:val="00640310"/>
    <w:rsid w:val="00640E01"/>
    <w:rsid w:val="00642109"/>
    <w:rsid w:val="0064354A"/>
    <w:rsid w:val="0064465A"/>
    <w:rsid w:val="0064552F"/>
    <w:rsid w:val="00647E35"/>
    <w:rsid w:val="006506B3"/>
    <w:rsid w:val="0065407D"/>
    <w:rsid w:val="00654CB8"/>
    <w:rsid w:val="00655379"/>
    <w:rsid w:val="00657113"/>
    <w:rsid w:val="0066008A"/>
    <w:rsid w:val="00662A93"/>
    <w:rsid w:val="00664051"/>
    <w:rsid w:val="0066697D"/>
    <w:rsid w:val="006669BD"/>
    <w:rsid w:val="00667041"/>
    <w:rsid w:val="006704D3"/>
    <w:rsid w:val="00670BF5"/>
    <w:rsid w:val="00671764"/>
    <w:rsid w:val="00671FEC"/>
    <w:rsid w:val="006729A3"/>
    <w:rsid w:val="00672E48"/>
    <w:rsid w:val="00674875"/>
    <w:rsid w:val="00674F08"/>
    <w:rsid w:val="006754CA"/>
    <w:rsid w:val="006765E9"/>
    <w:rsid w:val="006767F7"/>
    <w:rsid w:val="00677130"/>
    <w:rsid w:val="00680023"/>
    <w:rsid w:val="00680389"/>
    <w:rsid w:val="0068152F"/>
    <w:rsid w:val="006819AA"/>
    <w:rsid w:val="00681C2C"/>
    <w:rsid w:val="00685555"/>
    <w:rsid w:val="00686049"/>
    <w:rsid w:val="0068691D"/>
    <w:rsid w:val="00686926"/>
    <w:rsid w:val="0069008B"/>
    <w:rsid w:val="006922C4"/>
    <w:rsid w:val="00692C81"/>
    <w:rsid w:val="00694B6C"/>
    <w:rsid w:val="00695FAD"/>
    <w:rsid w:val="006961A6"/>
    <w:rsid w:val="006963A7"/>
    <w:rsid w:val="00697D30"/>
    <w:rsid w:val="00697D99"/>
    <w:rsid w:val="006A0237"/>
    <w:rsid w:val="006A23B9"/>
    <w:rsid w:val="006A37B5"/>
    <w:rsid w:val="006A614D"/>
    <w:rsid w:val="006A7053"/>
    <w:rsid w:val="006B1AD4"/>
    <w:rsid w:val="006B2CD3"/>
    <w:rsid w:val="006B38BC"/>
    <w:rsid w:val="006B4FF0"/>
    <w:rsid w:val="006B55D9"/>
    <w:rsid w:val="006B6B59"/>
    <w:rsid w:val="006B7B95"/>
    <w:rsid w:val="006C0419"/>
    <w:rsid w:val="006C2DA8"/>
    <w:rsid w:val="006C7E9D"/>
    <w:rsid w:val="006D09C1"/>
    <w:rsid w:val="006D1299"/>
    <w:rsid w:val="006D1E63"/>
    <w:rsid w:val="006D324D"/>
    <w:rsid w:val="006D65C8"/>
    <w:rsid w:val="006D6B54"/>
    <w:rsid w:val="006D6EF8"/>
    <w:rsid w:val="006D7C94"/>
    <w:rsid w:val="006E03B7"/>
    <w:rsid w:val="006E2522"/>
    <w:rsid w:val="006E688E"/>
    <w:rsid w:val="006E7321"/>
    <w:rsid w:val="006E7785"/>
    <w:rsid w:val="006E78AC"/>
    <w:rsid w:val="006F2846"/>
    <w:rsid w:val="006F588D"/>
    <w:rsid w:val="0070203E"/>
    <w:rsid w:val="00702C51"/>
    <w:rsid w:val="0070328A"/>
    <w:rsid w:val="00703CBC"/>
    <w:rsid w:val="00705A2B"/>
    <w:rsid w:val="00705A97"/>
    <w:rsid w:val="00705C59"/>
    <w:rsid w:val="00705F7A"/>
    <w:rsid w:val="007077F4"/>
    <w:rsid w:val="00707AC4"/>
    <w:rsid w:val="007103F0"/>
    <w:rsid w:val="00714235"/>
    <w:rsid w:val="00714A0D"/>
    <w:rsid w:val="00714B5C"/>
    <w:rsid w:val="00716F5D"/>
    <w:rsid w:val="00717A49"/>
    <w:rsid w:val="007228C7"/>
    <w:rsid w:val="00723144"/>
    <w:rsid w:val="00723D0A"/>
    <w:rsid w:val="007246A9"/>
    <w:rsid w:val="00726154"/>
    <w:rsid w:val="0072785B"/>
    <w:rsid w:val="00727F6B"/>
    <w:rsid w:val="007317E4"/>
    <w:rsid w:val="0073395B"/>
    <w:rsid w:val="00735585"/>
    <w:rsid w:val="0073584E"/>
    <w:rsid w:val="0073620E"/>
    <w:rsid w:val="00736402"/>
    <w:rsid w:val="00737757"/>
    <w:rsid w:val="00737A2B"/>
    <w:rsid w:val="00741486"/>
    <w:rsid w:val="0074377D"/>
    <w:rsid w:val="00744483"/>
    <w:rsid w:val="00745FEA"/>
    <w:rsid w:val="0074624E"/>
    <w:rsid w:val="00750C29"/>
    <w:rsid w:val="00751126"/>
    <w:rsid w:val="007528E4"/>
    <w:rsid w:val="00752C4D"/>
    <w:rsid w:val="007576CA"/>
    <w:rsid w:val="00757D5E"/>
    <w:rsid w:val="00757EFC"/>
    <w:rsid w:val="00763E41"/>
    <w:rsid w:val="0076405A"/>
    <w:rsid w:val="00764CBE"/>
    <w:rsid w:val="0076582B"/>
    <w:rsid w:val="00766D90"/>
    <w:rsid w:val="0077042D"/>
    <w:rsid w:val="00770C15"/>
    <w:rsid w:val="007711FD"/>
    <w:rsid w:val="007726CD"/>
    <w:rsid w:val="007743B1"/>
    <w:rsid w:val="00780957"/>
    <w:rsid w:val="00782EE7"/>
    <w:rsid w:val="00783950"/>
    <w:rsid w:val="00783A20"/>
    <w:rsid w:val="00784EAC"/>
    <w:rsid w:val="00785273"/>
    <w:rsid w:val="00786BA3"/>
    <w:rsid w:val="00790154"/>
    <w:rsid w:val="007908E8"/>
    <w:rsid w:val="00790FDE"/>
    <w:rsid w:val="00792AD9"/>
    <w:rsid w:val="00792E19"/>
    <w:rsid w:val="0079315B"/>
    <w:rsid w:val="00793667"/>
    <w:rsid w:val="0079372F"/>
    <w:rsid w:val="0079390A"/>
    <w:rsid w:val="00794BAC"/>
    <w:rsid w:val="0079517C"/>
    <w:rsid w:val="00795992"/>
    <w:rsid w:val="00797C6A"/>
    <w:rsid w:val="007A26EA"/>
    <w:rsid w:val="007A3E45"/>
    <w:rsid w:val="007A432B"/>
    <w:rsid w:val="007A4606"/>
    <w:rsid w:val="007A4721"/>
    <w:rsid w:val="007A4D48"/>
    <w:rsid w:val="007A578A"/>
    <w:rsid w:val="007A6B58"/>
    <w:rsid w:val="007B019A"/>
    <w:rsid w:val="007B090C"/>
    <w:rsid w:val="007B1760"/>
    <w:rsid w:val="007B296B"/>
    <w:rsid w:val="007B30DB"/>
    <w:rsid w:val="007B3117"/>
    <w:rsid w:val="007B33D9"/>
    <w:rsid w:val="007B679D"/>
    <w:rsid w:val="007B721E"/>
    <w:rsid w:val="007B745E"/>
    <w:rsid w:val="007C0C8E"/>
    <w:rsid w:val="007C1E5C"/>
    <w:rsid w:val="007C3434"/>
    <w:rsid w:val="007C4A01"/>
    <w:rsid w:val="007C4A32"/>
    <w:rsid w:val="007C71D8"/>
    <w:rsid w:val="007D15D4"/>
    <w:rsid w:val="007D2DEC"/>
    <w:rsid w:val="007D3BDA"/>
    <w:rsid w:val="007D3C7B"/>
    <w:rsid w:val="007D43AE"/>
    <w:rsid w:val="007D49E6"/>
    <w:rsid w:val="007D53EF"/>
    <w:rsid w:val="007E0295"/>
    <w:rsid w:val="007E1107"/>
    <w:rsid w:val="007E1E35"/>
    <w:rsid w:val="007E2753"/>
    <w:rsid w:val="007E361B"/>
    <w:rsid w:val="007E3B93"/>
    <w:rsid w:val="007E41E6"/>
    <w:rsid w:val="007E5B34"/>
    <w:rsid w:val="007E5D45"/>
    <w:rsid w:val="007F019E"/>
    <w:rsid w:val="007F0FEF"/>
    <w:rsid w:val="007F1A5E"/>
    <w:rsid w:val="007F1B84"/>
    <w:rsid w:val="007F2F42"/>
    <w:rsid w:val="007F3730"/>
    <w:rsid w:val="007F4D12"/>
    <w:rsid w:val="007F501C"/>
    <w:rsid w:val="007F5625"/>
    <w:rsid w:val="007F5A80"/>
    <w:rsid w:val="007F6654"/>
    <w:rsid w:val="007F66B5"/>
    <w:rsid w:val="00801E7F"/>
    <w:rsid w:val="00802BE6"/>
    <w:rsid w:val="0080355A"/>
    <w:rsid w:val="00805128"/>
    <w:rsid w:val="00807A99"/>
    <w:rsid w:val="0081087A"/>
    <w:rsid w:val="008110DC"/>
    <w:rsid w:val="00811753"/>
    <w:rsid w:val="00811EE5"/>
    <w:rsid w:val="00812DAD"/>
    <w:rsid w:val="00813E13"/>
    <w:rsid w:val="00814419"/>
    <w:rsid w:val="00815FC4"/>
    <w:rsid w:val="008205E5"/>
    <w:rsid w:val="00821427"/>
    <w:rsid w:val="008224E2"/>
    <w:rsid w:val="00823081"/>
    <w:rsid w:val="008241DB"/>
    <w:rsid w:val="0082421D"/>
    <w:rsid w:val="0082521E"/>
    <w:rsid w:val="00826F95"/>
    <w:rsid w:val="00830725"/>
    <w:rsid w:val="00831798"/>
    <w:rsid w:val="00831BD4"/>
    <w:rsid w:val="0083246E"/>
    <w:rsid w:val="008344D6"/>
    <w:rsid w:val="00834E58"/>
    <w:rsid w:val="00841E80"/>
    <w:rsid w:val="00842E60"/>
    <w:rsid w:val="00845831"/>
    <w:rsid w:val="00847A0E"/>
    <w:rsid w:val="0085041E"/>
    <w:rsid w:val="008538CF"/>
    <w:rsid w:val="00853B95"/>
    <w:rsid w:val="00853C90"/>
    <w:rsid w:val="00854586"/>
    <w:rsid w:val="00854884"/>
    <w:rsid w:val="00855573"/>
    <w:rsid w:val="008559B2"/>
    <w:rsid w:val="00855A19"/>
    <w:rsid w:val="00855C29"/>
    <w:rsid w:val="00856485"/>
    <w:rsid w:val="008604DA"/>
    <w:rsid w:val="008616A1"/>
    <w:rsid w:val="008632BE"/>
    <w:rsid w:val="008632C8"/>
    <w:rsid w:val="008641FB"/>
    <w:rsid w:val="008646AC"/>
    <w:rsid w:val="00864943"/>
    <w:rsid w:val="0086573E"/>
    <w:rsid w:val="00866BB5"/>
    <w:rsid w:val="00871F80"/>
    <w:rsid w:val="008731D8"/>
    <w:rsid w:val="00875631"/>
    <w:rsid w:val="00875D14"/>
    <w:rsid w:val="00876F0E"/>
    <w:rsid w:val="008770E9"/>
    <w:rsid w:val="008778D4"/>
    <w:rsid w:val="00877A6D"/>
    <w:rsid w:val="00881B97"/>
    <w:rsid w:val="00882D49"/>
    <w:rsid w:val="008831F2"/>
    <w:rsid w:val="00883F5D"/>
    <w:rsid w:val="00884D6F"/>
    <w:rsid w:val="00886080"/>
    <w:rsid w:val="008862F6"/>
    <w:rsid w:val="008869EA"/>
    <w:rsid w:val="00886CEC"/>
    <w:rsid w:val="00886D05"/>
    <w:rsid w:val="00886DCC"/>
    <w:rsid w:val="008922D0"/>
    <w:rsid w:val="0089257D"/>
    <w:rsid w:val="00892FA3"/>
    <w:rsid w:val="00894176"/>
    <w:rsid w:val="008956BC"/>
    <w:rsid w:val="00895D2E"/>
    <w:rsid w:val="00897584"/>
    <w:rsid w:val="008977EA"/>
    <w:rsid w:val="00897A35"/>
    <w:rsid w:val="00897ED5"/>
    <w:rsid w:val="008A0AD8"/>
    <w:rsid w:val="008A1128"/>
    <w:rsid w:val="008A1473"/>
    <w:rsid w:val="008A1742"/>
    <w:rsid w:val="008A1869"/>
    <w:rsid w:val="008A2E99"/>
    <w:rsid w:val="008A4D39"/>
    <w:rsid w:val="008A774E"/>
    <w:rsid w:val="008B32AA"/>
    <w:rsid w:val="008B3DCD"/>
    <w:rsid w:val="008B515A"/>
    <w:rsid w:val="008B59FE"/>
    <w:rsid w:val="008B6EFF"/>
    <w:rsid w:val="008B7190"/>
    <w:rsid w:val="008B7D42"/>
    <w:rsid w:val="008C01EF"/>
    <w:rsid w:val="008C05E4"/>
    <w:rsid w:val="008C4857"/>
    <w:rsid w:val="008C5DCF"/>
    <w:rsid w:val="008C60CB"/>
    <w:rsid w:val="008C75C1"/>
    <w:rsid w:val="008D0844"/>
    <w:rsid w:val="008D1D2D"/>
    <w:rsid w:val="008D2699"/>
    <w:rsid w:val="008D3ED8"/>
    <w:rsid w:val="008D4BBD"/>
    <w:rsid w:val="008E0140"/>
    <w:rsid w:val="008E05D3"/>
    <w:rsid w:val="008E1259"/>
    <w:rsid w:val="008E1395"/>
    <w:rsid w:val="008E1B19"/>
    <w:rsid w:val="008E3305"/>
    <w:rsid w:val="008E3891"/>
    <w:rsid w:val="008E5A6A"/>
    <w:rsid w:val="008F026F"/>
    <w:rsid w:val="008F2F47"/>
    <w:rsid w:val="008F2F90"/>
    <w:rsid w:val="008F5EC0"/>
    <w:rsid w:val="008F6042"/>
    <w:rsid w:val="008F73C3"/>
    <w:rsid w:val="008F78BE"/>
    <w:rsid w:val="008F7BB6"/>
    <w:rsid w:val="00901104"/>
    <w:rsid w:val="00902CB1"/>
    <w:rsid w:val="00905BD4"/>
    <w:rsid w:val="00910C01"/>
    <w:rsid w:val="0091359A"/>
    <w:rsid w:val="009140DB"/>
    <w:rsid w:val="0091469D"/>
    <w:rsid w:val="009157F2"/>
    <w:rsid w:val="00916830"/>
    <w:rsid w:val="00917C1B"/>
    <w:rsid w:val="00917F9F"/>
    <w:rsid w:val="00920656"/>
    <w:rsid w:val="009211C5"/>
    <w:rsid w:val="00921A0C"/>
    <w:rsid w:val="00921C86"/>
    <w:rsid w:val="009233CA"/>
    <w:rsid w:val="00924319"/>
    <w:rsid w:val="009264B4"/>
    <w:rsid w:val="00931D47"/>
    <w:rsid w:val="009321BA"/>
    <w:rsid w:val="009348D2"/>
    <w:rsid w:val="00936A27"/>
    <w:rsid w:val="00936F93"/>
    <w:rsid w:val="0093709E"/>
    <w:rsid w:val="009375A2"/>
    <w:rsid w:val="00937CE5"/>
    <w:rsid w:val="009455ED"/>
    <w:rsid w:val="00945A96"/>
    <w:rsid w:val="00950179"/>
    <w:rsid w:val="00950D0D"/>
    <w:rsid w:val="00950D33"/>
    <w:rsid w:val="00951030"/>
    <w:rsid w:val="00951469"/>
    <w:rsid w:val="00953485"/>
    <w:rsid w:val="0095372F"/>
    <w:rsid w:val="009546B0"/>
    <w:rsid w:val="00955659"/>
    <w:rsid w:val="00956E3B"/>
    <w:rsid w:val="009579E0"/>
    <w:rsid w:val="0096190F"/>
    <w:rsid w:val="00961B79"/>
    <w:rsid w:val="00962EC3"/>
    <w:rsid w:val="00963165"/>
    <w:rsid w:val="009637FB"/>
    <w:rsid w:val="00963FAE"/>
    <w:rsid w:val="00964A4D"/>
    <w:rsid w:val="00966B3D"/>
    <w:rsid w:val="009671F9"/>
    <w:rsid w:val="00967F28"/>
    <w:rsid w:val="00971297"/>
    <w:rsid w:val="009734F9"/>
    <w:rsid w:val="0097351B"/>
    <w:rsid w:val="00974112"/>
    <w:rsid w:val="00974243"/>
    <w:rsid w:val="0097487C"/>
    <w:rsid w:val="00974F41"/>
    <w:rsid w:val="00974F7A"/>
    <w:rsid w:val="009761AD"/>
    <w:rsid w:val="00976ADA"/>
    <w:rsid w:val="00980B34"/>
    <w:rsid w:val="00980E79"/>
    <w:rsid w:val="00981524"/>
    <w:rsid w:val="00981D19"/>
    <w:rsid w:val="00984267"/>
    <w:rsid w:val="00984673"/>
    <w:rsid w:val="00990D94"/>
    <w:rsid w:val="0099104D"/>
    <w:rsid w:val="0099128C"/>
    <w:rsid w:val="00991D29"/>
    <w:rsid w:val="00992575"/>
    <w:rsid w:val="009925D2"/>
    <w:rsid w:val="0099262A"/>
    <w:rsid w:val="00992C6F"/>
    <w:rsid w:val="009937B5"/>
    <w:rsid w:val="00994411"/>
    <w:rsid w:val="009949C4"/>
    <w:rsid w:val="00994FD3"/>
    <w:rsid w:val="009954B5"/>
    <w:rsid w:val="00997067"/>
    <w:rsid w:val="009A01A4"/>
    <w:rsid w:val="009A417F"/>
    <w:rsid w:val="009A42D7"/>
    <w:rsid w:val="009A4875"/>
    <w:rsid w:val="009A49AC"/>
    <w:rsid w:val="009A569A"/>
    <w:rsid w:val="009A5E85"/>
    <w:rsid w:val="009B1CF8"/>
    <w:rsid w:val="009B3C56"/>
    <w:rsid w:val="009B4714"/>
    <w:rsid w:val="009B5657"/>
    <w:rsid w:val="009B618E"/>
    <w:rsid w:val="009B7B1C"/>
    <w:rsid w:val="009B7CE0"/>
    <w:rsid w:val="009C09EA"/>
    <w:rsid w:val="009C190A"/>
    <w:rsid w:val="009C1BF5"/>
    <w:rsid w:val="009C3F66"/>
    <w:rsid w:val="009C4A9C"/>
    <w:rsid w:val="009C6589"/>
    <w:rsid w:val="009C6A28"/>
    <w:rsid w:val="009C6E1F"/>
    <w:rsid w:val="009C7219"/>
    <w:rsid w:val="009C75FB"/>
    <w:rsid w:val="009D18F8"/>
    <w:rsid w:val="009D1A8B"/>
    <w:rsid w:val="009D236B"/>
    <w:rsid w:val="009D26E3"/>
    <w:rsid w:val="009D2B12"/>
    <w:rsid w:val="009D5568"/>
    <w:rsid w:val="009D5710"/>
    <w:rsid w:val="009D5A61"/>
    <w:rsid w:val="009D6503"/>
    <w:rsid w:val="009D6654"/>
    <w:rsid w:val="009D6955"/>
    <w:rsid w:val="009D6B8A"/>
    <w:rsid w:val="009D6C7F"/>
    <w:rsid w:val="009D6FB0"/>
    <w:rsid w:val="009D7989"/>
    <w:rsid w:val="009D7BDE"/>
    <w:rsid w:val="009E1080"/>
    <w:rsid w:val="009E1663"/>
    <w:rsid w:val="009E1C4C"/>
    <w:rsid w:val="009E2B10"/>
    <w:rsid w:val="009E4005"/>
    <w:rsid w:val="009E40A2"/>
    <w:rsid w:val="009E45E3"/>
    <w:rsid w:val="009E4622"/>
    <w:rsid w:val="009E4FCE"/>
    <w:rsid w:val="009E56DD"/>
    <w:rsid w:val="009E5F04"/>
    <w:rsid w:val="009E6AFD"/>
    <w:rsid w:val="009F2EFE"/>
    <w:rsid w:val="009F383B"/>
    <w:rsid w:val="009F3DC6"/>
    <w:rsid w:val="009F4F52"/>
    <w:rsid w:val="009F4FBE"/>
    <w:rsid w:val="009F511E"/>
    <w:rsid w:val="009F55A2"/>
    <w:rsid w:val="009F625C"/>
    <w:rsid w:val="009F6E3B"/>
    <w:rsid w:val="009F715F"/>
    <w:rsid w:val="009F7408"/>
    <w:rsid w:val="009F7B67"/>
    <w:rsid w:val="00A00414"/>
    <w:rsid w:val="00A0133C"/>
    <w:rsid w:val="00A01EF0"/>
    <w:rsid w:val="00A03262"/>
    <w:rsid w:val="00A05672"/>
    <w:rsid w:val="00A07E2D"/>
    <w:rsid w:val="00A10D58"/>
    <w:rsid w:val="00A1115E"/>
    <w:rsid w:val="00A123AE"/>
    <w:rsid w:val="00A1361B"/>
    <w:rsid w:val="00A13DD0"/>
    <w:rsid w:val="00A16110"/>
    <w:rsid w:val="00A1723C"/>
    <w:rsid w:val="00A2135E"/>
    <w:rsid w:val="00A22A13"/>
    <w:rsid w:val="00A24C60"/>
    <w:rsid w:val="00A24F29"/>
    <w:rsid w:val="00A25720"/>
    <w:rsid w:val="00A27B2A"/>
    <w:rsid w:val="00A27FCE"/>
    <w:rsid w:val="00A327B1"/>
    <w:rsid w:val="00A335A7"/>
    <w:rsid w:val="00A34E74"/>
    <w:rsid w:val="00A35DCF"/>
    <w:rsid w:val="00A370D1"/>
    <w:rsid w:val="00A403D8"/>
    <w:rsid w:val="00A4074B"/>
    <w:rsid w:val="00A4078D"/>
    <w:rsid w:val="00A409C5"/>
    <w:rsid w:val="00A417F8"/>
    <w:rsid w:val="00A4222A"/>
    <w:rsid w:val="00A4401D"/>
    <w:rsid w:val="00A4464B"/>
    <w:rsid w:val="00A46BB2"/>
    <w:rsid w:val="00A502E1"/>
    <w:rsid w:val="00A5182F"/>
    <w:rsid w:val="00A52DF8"/>
    <w:rsid w:val="00A52ED6"/>
    <w:rsid w:val="00A54154"/>
    <w:rsid w:val="00A5462D"/>
    <w:rsid w:val="00A546AB"/>
    <w:rsid w:val="00A574A6"/>
    <w:rsid w:val="00A619E4"/>
    <w:rsid w:val="00A62AB8"/>
    <w:rsid w:val="00A6308A"/>
    <w:rsid w:val="00A70570"/>
    <w:rsid w:val="00A71402"/>
    <w:rsid w:val="00A716AB"/>
    <w:rsid w:val="00A7273A"/>
    <w:rsid w:val="00A73739"/>
    <w:rsid w:val="00A75B56"/>
    <w:rsid w:val="00A75D2E"/>
    <w:rsid w:val="00A770B4"/>
    <w:rsid w:val="00A77299"/>
    <w:rsid w:val="00A77E60"/>
    <w:rsid w:val="00A81340"/>
    <w:rsid w:val="00A8281B"/>
    <w:rsid w:val="00A83135"/>
    <w:rsid w:val="00A836E9"/>
    <w:rsid w:val="00A83789"/>
    <w:rsid w:val="00A850AA"/>
    <w:rsid w:val="00A851AB"/>
    <w:rsid w:val="00A859CA"/>
    <w:rsid w:val="00A85A9C"/>
    <w:rsid w:val="00A86965"/>
    <w:rsid w:val="00A901A0"/>
    <w:rsid w:val="00A904ED"/>
    <w:rsid w:val="00A91F33"/>
    <w:rsid w:val="00A92FD1"/>
    <w:rsid w:val="00A930CB"/>
    <w:rsid w:val="00A93997"/>
    <w:rsid w:val="00A94A61"/>
    <w:rsid w:val="00A96348"/>
    <w:rsid w:val="00A97F06"/>
    <w:rsid w:val="00AA0106"/>
    <w:rsid w:val="00AA7F7D"/>
    <w:rsid w:val="00AB22C7"/>
    <w:rsid w:val="00AB2307"/>
    <w:rsid w:val="00AB359B"/>
    <w:rsid w:val="00AB43D8"/>
    <w:rsid w:val="00AB512E"/>
    <w:rsid w:val="00AB65AE"/>
    <w:rsid w:val="00AB7167"/>
    <w:rsid w:val="00AB7540"/>
    <w:rsid w:val="00AC065E"/>
    <w:rsid w:val="00AC0797"/>
    <w:rsid w:val="00AC1D7F"/>
    <w:rsid w:val="00AC1EE0"/>
    <w:rsid w:val="00AC3719"/>
    <w:rsid w:val="00AC3A1B"/>
    <w:rsid w:val="00AC4045"/>
    <w:rsid w:val="00AC4472"/>
    <w:rsid w:val="00AC6CF4"/>
    <w:rsid w:val="00AC7E6E"/>
    <w:rsid w:val="00AD0BC0"/>
    <w:rsid w:val="00AD1CF1"/>
    <w:rsid w:val="00AD2125"/>
    <w:rsid w:val="00AD4627"/>
    <w:rsid w:val="00AD54F1"/>
    <w:rsid w:val="00AD57C8"/>
    <w:rsid w:val="00AD6CC8"/>
    <w:rsid w:val="00AE0D7E"/>
    <w:rsid w:val="00AE11DF"/>
    <w:rsid w:val="00AE426D"/>
    <w:rsid w:val="00AE4481"/>
    <w:rsid w:val="00AE4ABB"/>
    <w:rsid w:val="00AE59BC"/>
    <w:rsid w:val="00AE5EBF"/>
    <w:rsid w:val="00AE64EF"/>
    <w:rsid w:val="00AE730B"/>
    <w:rsid w:val="00AF0339"/>
    <w:rsid w:val="00AF09D4"/>
    <w:rsid w:val="00AF4BA7"/>
    <w:rsid w:val="00AF4CEA"/>
    <w:rsid w:val="00AF60C6"/>
    <w:rsid w:val="00AF662B"/>
    <w:rsid w:val="00AF6639"/>
    <w:rsid w:val="00AF7901"/>
    <w:rsid w:val="00B016F0"/>
    <w:rsid w:val="00B02A24"/>
    <w:rsid w:val="00B02BAD"/>
    <w:rsid w:val="00B03DCF"/>
    <w:rsid w:val="00B056B3"/>
    <w:rsid w:val="00B06781"/>
    <w:rsid w:val="00B0758B"/>
    <w:rsid w:val="00B1361B"/>
    <w:rsid w:val="00B13D02"/>
    <w:rsid w:val="00B14018"/>
    <w:rsid w:val="00B161B8"/>
    <w:rsid w:val="00B20A85"/>
    <w:rsid w:val="00B21471"/>
    <w:rsid w:val="00B25CE4"/>
    <w:rsid w:val="00B26A1E"/>
    <w:rsid w:val="00B27CA5"/>
    <w:rsid w:val="00B309C6"/>
    <w:rsid w:val="00B31F5C"/>
    <w:rsid w:val="00B36D3B"/>
    <w:rsid w:val="00B37C82"/>
    <w:rsid w:val="00B37FBE"/>
    <w:rsid w:val="00B412CB"/>
    <w:rsid w:val="00B41C44"/>
    <w:rsid w:val="00B42F92"/>
    <w:rsid w:val="00B4416B"/>
    <w:rsid w:val="00B46236"/>
    <w:rsid w:val="00B464B4"/>
    <w:rsid w:val="00B47E0A"/>
    <w:rsid w:val="00B50853"/>
    <w:rsid w:val="00B512F6"/>
    <w:rsid w:val="00B528A2"/>
    <w:rsid w:val="00B52C89"/>
    <w:rsid w:val="00B53C1F"/>
    <w:rsid w:val="00B54989"/>
    <w:rsid w:val="00B551B2"/>
    <w:rsid w:val="00B5523B"/>
    <w:rsid w:val="00B55A01"/>
    <w:rsid w:val="00B56406"/>
    <w:rsid w:val="00B56FC6"/>
    <w:rsid w:val="00B575B0"/>
    <w:rsid w:val="00B60838"/>
    <w:rsid w:val="00B60944"/>
    <w:rsid w:val="00B61BBC"/>
    <w:rsid w:val="00B627BF"/>
    <w:rsid w:val="00B63696"/>
    <w:rsid w:val="00B649E7"/>
    <w:rsid w:val="00B64E97"/>
    <w:rsid w:val="00B66FF7"/>
    <w:rsid w:val="00B71CC2"/>
    <w:rsid w:val="00B75DF2"/>
    <w:rsid w:val="00B76D1B"/>
    <w:rsid w:val="00B77A76"/>
    <w:rsid w:val="00B80E3D"/>
    <w:rsid w:val="00B81A22"/>
    <w:rsid w:val="00B83070"/>
    <w:rsid w:val="00B84D96"/>
    <w:rsid w:val="00B87235"/>
    <w:rsid w:val="00B93263"/>
    <w:rsid w:val="00B93554"/>
    <w:rsid w:val="00B93576"/>
    <w:rsid w:val="00B94B17"/>
    <w:rsid w:val="00B95256"/>
    <w:rsid w:val="00B95276"/>
    <w:rsid w:val="00B956C8"/>
    <w:rsid w:val="00B95ACB"/>
    <w:rsid w:val="00B95F3D"/>
    <w:rsid w:val="00B97846"/>
    <w:rsid w:val="00B97F68"/>
    <w:rsid w:val="00BA192C"/>
    <w:rsid w:val="00BA2DC1"/>
    <w:rsid w:val="00BA3EB6"/>
    <w:rsid w:val="00BA5110"/>
    <w:rsid w:val="00BA5320"/>
    <w:rsid w:val="00BA5C4F"/>
    <w:rsid w:val="00BA77EA"/>
    <w:rsid w:val="00BA7B5E"/>
    <w:rsid w:val="00BB16D8"/>
    <w:rsid w:val="00BB178D"/>
    <w:rsid w:val="00BB181B"/>
    <w:rsid w:val="00BB2DB9"/>
    <w:rsid w:val="00BB395D"/>
    <w:rsid w:val="00BB5478"/>
    <w:rsid w:val="00BB658C"/>
    <w:rsid w:val="00BB6C42"/>
    <w:rsid w:val="00BC0455"/>
    <w:rsid w:val="00BC08AE"/>
    <w:rsid w:val="00BC14D7"/>
    <w:rsid w:val="00BC1C29"/>
    <w:rsid w:val="00BC1F4D"/>
    <w:rsid w:val="00BC3831"/>
    <w:rsid w:val="00BC3F9F"/>
    <w:rsid w:val="00BC7642"/>
    <w:rsid w:val="00BC7B0B"/>
    <w:rsid w:val="00BD00BF"/>
    <w:rsid w:val="00BD01F7"/>
    <w:rsid w:val="00BD0C2D"/>
    <w:rsid w:val="00BD0E9F"/>
    <w:rsid w:val="00BD46A4"/>
    <w:rsid w:val="00BD5E80"/>
    <w:rsid w:val="00BD5F52"/>
    <w:rsid w:val="00BD6E60"/>
    <w:rsid w:val="00BD7B0D"/>
    <w:rsid w:val="00BE0374"/>
    <w:rsid w:val="00BE0EE8"/>
    <w:rsid w:val="00BE22EE"/>
    <w:rsid w:val="00BE244D"/>
    <w:rsid w:val="00BE461A"/>
    <w:rsid w:val="00BE6715"/>
    <w:rsid w:val="00BE6FD9"/>
    <w:rsid w:val="00BE70B2"/>
    <w:rsid w:val="00BE7C49"/>
    <w:rsid w:val="00BF29DE"/>
    <w:rsid w:val="00BF2D91"/>
    <w:rsid w:val="00BF4E20"/>
    <w:rsid w:val="00BF5D22"/>
    <w:rsid w:val="00C0009E"/>
    <w:rsid w:val="00C00DEE"/>
    <w:rsid w:val="00C00E47"/>
    <w:rsid w:val="00C0193F"/>
    <w:rsid w:val="00C019CA"/>
    <w:rsid w:val="00C02BCE"/>
    <w:rsid w:val="00C0473A"/>
    <w:rsid w:val="00C05127"/>
    <w:rsid w:val="00C0689F"/>
    <w:rsid w:val="00C07C3E"/>
    <w:rsid w:val="00C1059C"/>
    <w:rsid w:val="00C10FD4"/>
    <w:rsid w:val="00C121A4"/>
    <w:rsid w:val="00C132C7"/>
    <w:rsid w:val="00C13663"/>
    <w:rsid w:val="00C14C70"/>
    <w:rsid w:val="00C15D73"/>
    <w:rsid w:val="00C17027"/>
    <w:rsid w:val="00C2150B"/>
    <w:rsid w:val="00C224F1"/>
    <w:rsid w:val="00C227CB"/>
    <w:rsid w:val="00C230B9"/>
    <w:rsid w:val="00C23CC3"/>
    <w:rsid w:val="00C24AA0"/>
    <w:rsid w:val="00C24AE5"/>
    <w:rsid w:val="00C24B0B"/>
    <w:rsid w:val="00C24E60"/>
    <w:rsid w:val="00C25373"/>
    <w:rsid w:val="00C264D4"/>
    <w:rsid w:val="00C27EDE"/>
    <w:rsid w:val="00C300E4"/>
    <w:rsid w:val="00C30EC3"/>
    <w:rsid w:val="00C31336"/>
    <w:rsid w:val="00C313AC"/>
    <w:rsid w:val="00C31D24"/>
    <w:rsid w:val="00C33F4A"/>
    <w:rsid w:val="00C34722"/>
    <w:rsid w:val="00C34CA3"/>
    <w:rsid w:val="00C361D3"/>
    <w:rsid w:val="00C36B32"/>
    <w:rsid w:val="00C37713"/>
    <w:rsid w:val="00C3799A"/>
    <w:rsid w:val="00C379EA"/>
    <w:rsid w:val="00C401C7"/>
    <w:rsid w:val="00C403F4"/>
    <w:rsid w:val="00C404DD"/>
    <w:rsid w:val="00C456E9"/>
    <w:rsid w:val="00C500C5"/>
    <w:rsid w:val="00C51E98"/>
    <w:rsid w:val="00C526BF"/>
    <w:rsid w:val="00C52947"/>
    <w:rsid w:val="00C52AE1"/>
    <w:rsid w:val="00C53291"/>
    <w:rsid w:val="00C53AD9"/>
    <w:rsid w:val="00C55B36"/>
    <w:rsid w:val="00C574FD"/>
    <w:rsid w:val="00C60012"/>
    <w:rsid w:val="00C615B9"/>
    <w:rsid w:val="00C623C5"/>
    <w:rsid w:val="00C64150"/>
    <w:rsid w:val="00C644B6"/>
    <w:rsid w:val="00C64933"/>
    <w:rsid w:val="00C6498C"/>
    <w:rsid w:val="00C66172"/>
    <w:rsid w:val="00C6660E"/>
    <w:rsid w:val="00C6754C"/>
    <w:rsid w:val="00C67824"/>
    <w:rsid w:val="00C70ADD"/>
    <w:rsid w:val="00C70E51"/>
    <w:rsid w:val="00C7139B"/>
    <w:rsid w:val="00C71759"/>
    <w:rsid w:val="00C7257F"/>
    <w:rsid w:val="00C7515A"/>
    <w:rsid w:val="00C75FAA"/>
    <w:rsid w:val="00C80078"/>
    <w:rsid w:val="00C8162C"/>
    <w:rsid w:val="00C82045"/>
    <w:rsid w:val="00C8278E"/>
    <w:rsid w:val="00C82F7A"/>
    <w:rsid w:val="00C831C4"/>
    <w:rsid w:val="00C84807"/>
    <w:rsid w:val="00C84AEA"/>
    <w:rsid w:val="00C86903"/>
    <w:rsid w:val="00C8774B"/>
    <w:rsid w:val="00C90518"/>
    <w:rsid w:val="00C91CEA"/>
    <w:rsid w:val="00C928FD"/>
    <w:rsid w:val="00C93FB1"/>
    <w:rsid w:val="00C94DCD"/>
    <w:rsid w:val="00C9621D"/>
    <w:rsid w:val="00C963CB"/>
    <w:rsid w:val="00C96E01"/>
    <w:rsid w:val="00C97C89"/>
    <w:rsid w:val="00CA24FB"/>
    <w:rsid w:val="00CA3936"/>
    <w:rsid w:val="00CA3E4C"/>
    <w:rsid w:val="00CA4C2F"/>
    <w:rsid w:val="00CA5D62"/>
    <w:rsid w:val="00CB0543"/>
    <w:rsid w:val="00CB13BE"/>
    <w:rsid w:val="00CB1694"/>
    <w:rsid w:val="00CB1B12"/>
    <w:rsid w:val="00CB2D0A"/>
    <w:rsid w:val="00CB453C"/>
    <w:rsid w:val="00CB596B"/>
    <w:rsid w:val="00CB5B20"/>
    <w:rsid w:val="00CB63AD"/>
    <w:rsid w:val="00CC1BF5"/>
    <w:rsid w:val="00CC2D05"/>
    <w:rsid w:val="00CC3EAA"/>
    <w:rsid w:val="00CC3F68"/>
    <w:rsid w:val="00CC41A3"/>
    <w:rsid w:val="00CC4249"/>
    <w:rsid w:val="00CC5C26"/>
    <w:rsid w:val="00CC5D40"/>
    <w:rsid w:val="00CC6F0D"/>
    <w:rsid w:val="00CC7007"/>
    <w:rsid w:val="00CD2DEF"/>
    <w:rsid w:val="00CD469A"/>
    <w:rsid w:val="00CD4D73"/>
    <w:rsid w:val="00CD5795"/>
    <w:rsid w:val="00CD5AA9"/>
    <w:rsid w:val="00CD6EC4"/>
    <w:rsid w:val="00CD770A"/>
    <w:rsid w:val="00CD7C6B"/>
    <w:rsid w:val="00CE20BF"/>
    <w:rsid w:val="00CE4276"/>
    <w:rsid w:val="00CE474B"/>
    <w:rsid w:val="00CE497E"/>
    <w:rsid w:val="00CE568F"/>
    <w:rsid w:val="00CE5A70"/>
    <w:rsid w:val="00CE5E1F"/>
    <w:rsid w:val="00CF15A6"/>
    <w:rsid w:val="00CF15D5"/>
    <w:rsid w:val="00CF2BEB"/>
    <w:rsid w:val="00CF3BA1"/>
    <w:rsid w:val="00CF4AEF"/>
    <w:rsid w:val="00CF501C"/>
    <w:rsid w:val="00CF5933"/>
    <w:rsid w:val="00CF7F4B"/>
    <w:rsid w:val="00D01921"/>
    <w:rsid w:val="00D01B84"/>
    <w:rsid w:val="00D0256C"/>
    <w:rsid w:val="00D02931"/>
    <w:rsid w:val="00D0341B"/>
    <w:rsid w:val="00D03E8D"/>
    <w:rsid w:val="00D04DDF"/>
    <w:rsid w:val="00D0549F"/>
    <w:rsid w:val="00D067DE"/>
    <w:rsid w:val="00D104BD"/>
    <w:rsid w:val="00D10590"/>
    <w:rsid w:val="00D10755"/>
    <w:rsid w:val="00D10811"/>
    <w:rsid w:val="00D112D0"/>
    <w:rsid w:val="00D11931"/>
    <w:rsid w:val="00D11FB8"/>
    <w:rsid w:val="00D12804"/>
    <w:rsid w:val="00D13114"/>
    <w:rsid w:val="00D13BA4"/>
    <w:rsid w:val="00D14127"/>
    <w:rsid w:val="00D14D4C"/>
    <w:rsid w:val="00D1556F"/>
    <w:rsid w:val="00D15B8E"/>
    <w:rsid w:val="00D16684"/>
    <w:rsid w:val="00D166A1"/>
    <w:rsid w:val="00D16941"/>
    <w:rsid w:val="00D16BCB"/>
    <w:rsid w:val="00D16E7F"/>
    <w:rsid w:val="00D1782A"/>
    <w:rsid w:val="00D2003B"/>
    <w:rsid w:val="00D2134C"/>
    <w:rsid w:val="00D21364"/>
    <w:rsid w:val="00D220F8"/>
    <w:rsid w:val="00D275E4"/>
    <w:rsid w:val="00D27F19"/>
    <w:rsid w:val="00D31720"/>
    <w:rsid w:val="00D318D9"/>
    <w:rsid w:val="00D32217"/>
    <w:rsid w:val="00D32F84"/>
    <w:rsid w:val="00D34ADB"/>
    <w:rsid w:val="00D3522C"/>
    <w:rsid w:val="00D35670"/>
    <w:rsid w:val="00D35D49"/>
    <w:rsid w:val="00D36078"/>
    <w:rsid w:val="00D36209"/>
    <w:rsid w:val="00D36907"/>
    <w:rsid w:val="00D373A8"/>
    <w:rsid w:val="00D37AD9"/>
    <w:rsid w:val="00D37D99"/>
    <w:rsid w:val="00D412EE"/>
    <w:rsid w:val="00D422D7"/>
    <w:rsid w:val="00D422E9"/>
    <w:rsid w:val="00D42864"/>
    <w:rsid w:val="00D42904"/>
    <w:rsid w:val="00D42E48"/>
    <w:rsid w:val="00D4435B"/>
    <w:rsid w:val="00D4457A"/>
    <w:rsid w:val="00D453FE"/>
    <w:rsid w:val="00D4636C"/>
    <w:rsid w:val="00D4668B"/>
    <w:rsid w:val="00D47CAE"/>
    <w:rsid w:val="00D50C5E"/>
    <w:rsid w:val="00D511BD"/>
    <w:rsid w:val="00D5378B"/>
    <w:rsid w:val="00D554D1"/>
    <w:rsid w:val="00D5568C"/>
    <w:rsid w:val="00D556B6"/>
    <w:rsid w:val="00D55B69"/>
    <w:rsid w:val="00D55DBD"/>
    <w:rsid w:val="00D56715"/>
    <w:rsid w:val="00D6099A"/>
    <w:rsid w:val="00D61298"/>
    <w:rsid w:val="00D61482"/>
    <w:rsid w:val="00D6174B"/>
    <w:rsid w:val="00D62056"/>
    <w:rsid w:val="00D63BB0"/>
    <w:rsid w:val="00D64C20"/>
    <w:rsid w:val="00D65030"/>
    <w:rsid w:val="00D65052"/>
    <w:rsid w:val="00D65D3E"/>
    <w:rsid w:val="00D66710"/>
    <w:rsid w:val="00D6742C"/>
    <w:rsid w:val="00D723E7"/>
    <w:rsid w:val="00D725E9"/>
    <w:rsid w:val="00D7362C"/>
    <w:rsid w:val="00D73B35"/>
    <w:rsid w:val="00D74034"/>
    <w:rsid w:val="00D7619D"/>
    <w:rsid w:val="00D765AB"/>
    <w:rsid w:val="00D76D0B"/>
    <w:rsid w:val="00D81690"/>
    <w:rsid w:val="00D83287"/>
    <w:rsid w:val="00D84A8D"/>
    <w:rsid w:val="00D856A2"/>
    <w:rsid w:val="00D8629A"/>
    <w:rsid w:val="00D8652D"/>
    <w:rsid w:val="00D86FFA"/>
    <w:rsid w:val="00D8761F"/>
    <w:rsid w:val="00D87D77"/>
    <w:rsid w:val="00D91D49"/>
    <w:rsid w:val="00D9201B"/>
    <w:rsid w:val="00D92BE9"/>
    <w:rsid w:val="00D95AD9"/>
    <w:rsid w:val="00D96EE6"/>
    <w:rsid w:val="00DA0F06"/>
    <w:rsid w:val="00DA273E"/>
    <w:rsid w:val="00DA495C"/>
    <w:rsid w:val="00DA5B07"/>
    <w:rsid w:val="00DA6660"/>
    <w:rsid w:val="00DA7501"/>
    <w:rsid w:val="00DB0075"/>
    <w:rsid w:val="00DB43A8"/>
    <w:rsid w:val="00DB4E0A"/>
    <w:rsid w:val="00DB5727"/>
    <w:rsid w:val="00DB68C4"/>
    <w:rsid w:val="00DB7077"/>
    <w:rsid w:val="00DB7643"/>
    <w:rsid w:val="00DC03DE"/>
    <w:rsid w:val="00DC17AE"/>
    <w:rsid w:val="00DC213A"/>
    <w:rsid w:val="00DC32E7"/>
    <w:rsid w:val="00DC3506"/>
    <w:rsid w:val="00DC364D"/>
    <w:rsid w:val="00DC4001"/>
    <w:rsid w:val="00DC4623"/>
    <w:rsid w:val="00DC50D0"/>
    <w:rsid w:val="00DC554E"/>
    <w:rsid w:val="00DC561F"/>
    <w:rsid w:val="00DC635E"/>
    <w:rsid w:val="00DC73B2"/>
    <w:rsid w:val="00DC7D9E"/>
    <w:rsid w:val="00DD0C9A"/>
    <w:rsid w:val="00DD1937"/>
    <w:rsid w:val="00DD2DA6"/>
    <w:rsid w:val="00DD3804"/>
    <w:rsid w:val="00DD3A0D"/>
    <w:rsid w:val="00DD6088"/>
    <w:rsid w:val="00DD74B6"/>
    <w:rsid w:val="00DD783F"/>
    <w:rsid w:val="00DE0B5D"/>
    <w:rsid w:val="00DE289D"/>
    <w:rsid w:val="00DE3180"/>
    <w:rsid w:val="00DE3F4B"/>
    <w:rsid w:val="00DE57D5"/>
    <w:rsid w:val="00DE610A"/>
    <w:rsid w:val="00DE6171"/>
    <w:rsid w:val="00DE6958"/>
    <w:rsid w:val="00DE7138"/>
    <w:rsid w:val="00DF092B"/>
    <w:rsid w:val="00DF0D7C"/>
    <w:rsid w:val="00DF199F"/>
    <w:rsid w:val="00DF22E2"/>
    <w:rsid w:val="00DF39EE"/>
    <w:rsid w:val="00DF4B8B"/>
    <w:rsid w:val="00DF536C"/>
    <w:rsid w:val="00DF6EB0"/>
    <w:rsid w:val="00DF7973"/>
    <w:rsid w:val="00E00A10"/>
    <w:rsid w:val="00E00EC9"/>
    <w:rsid w:val="00E02702"/>
    <w:rsid w:val="00E0277A"/>
    <w:rsid w:val="00E0383F"/>
    <w:rsid w:val="00E04518"/>
    <w:rsid w:val="00E04B96"/>
    <w:rsid w:val="00E05417"/>
    <w:rsid w:val="00E05B5F"/>
    <w:rsid w:val="00E13A99"/>
    <w:rsid w:val="00E16B04"/>
    <w:rsid w:val="00E16D6E"/>
    <w:rsid w:val="00E175AC"/>
    <w:rsid w:val="00E176C0"/>
    <w:rsid w:val="00E17DA5"/>
    <w:rsid w:val="00E20083"/>
    <w:rsid w:val="00E22107"/>
    <w:rsid w:val="00E22550"/>
    <w:rsid w:val="00E23DD2"/>
    <w:rsid w:val="00E23E54"/>
    <w:rsid w:val="00E245B6"/>
    <w:rsid w:val="00E25017"/>
    <w:rsid w:val="00E25036"/>
    <w:rsid w:val="00E26C05"/>
    <w:rsid w:val="00E30187"/>
    <w:rsid w:val="00E309BE"/>
    <w:rsid w:val="00E333D4"/>
    <w:rsid w:val="00E335F3"/>
    <w:rsid w:val="00E352DD"/>
    <w:rsid w:val="00E36957"/>
    <w:rsid w:val="00E4177B"/>
    <w:rsid w:val="00E41DF8"/>
    <w:rsid w:val="00E41EC1"/>
    <w:rsid w:val="00E42476"/>
    <w:rsid w:val="00E42DB8"/>
    <w:rsid w:val="00E440E8"/>
    <w:rsid w:val="00E44302"/>
    <w:rsid w:val="00E449A9"/>
    <w:rsid w:val="00E45453"/>
    <w:rsid w:val="00E45477"/>
    <w:rsid w:val="00E4615D"/>
    <w:rsid w:val="00E47C75"/>
    <w:rsid w:val="00E50B5E"/>
    <w:rsid w:val="00E51F1A"/>
    <w:rsid w:val="00E522E4"/>
    <w:rsid w:val="00E60654"/>
    <w:rsid w:val="00E609AB"/>
    <w:rsid w:val="00E61306"/>
    <w:rsid w:val="00E637D8"/>
    <w:rsid w:val="00E65580"/>
    <w:rsid w:val="00E670B9"/>
    <w:rsid w:val="00E676AE"/>
    <w:rsid w:val="00E71675"/>
    <w:rsid w:val="00E71874"/>
    <w:rsid w:val="00E727A9"/>
    <w:rsid w:val="00E729E8"/>
    <w:rsid w:val="00E7337C"/>
    <w:rsid w:val="00E73A4E"/>
    <w:rsid w:val="00E747C9"/>
    <w:rsid w:val="00E748DE"/>
    <w:rsid w:val="00E74ABF"/>
    <w:rsid w:val="00E768F7"/>
    <w:rsid w:val="00E77ECF"/>
    <w:rsid w:val="00E80954"/>
    <w:rsid w:val="00E80BC9"/>
    <w:rsid w:val="00E81B15"/>
    <w:rsid w:val="00E82B9A"/>
    <w:rsid w:val="00E82FD8"/>
    <w:rsid w:val="00E83337"/>
    <w:rsid w:val="00E85706"/>
    <w:rsid w:val="00E86933"/>
    <w:rsid w:val="00E86C70"/>
    <w:rsid w:val="00E870B5"/>
    <w:rsid w:val="00E87402"/>
    <w:rsid w:val="00E87D69"/>
    <w:rsid w:val="00E919B3"/>
    <w:rsid w:val="00E927EE"/>
    <w:rsid w:val="00E92FB2"/>
    <w:rsid w:val="00E94596"/>
    <w:rsid w:val="00E958CC"/>
    <w:rsid w:val="00E95D24"/>
    <w:rsid w:val="00E97E07"/>
    <w:rsid w:val="00EA0F5E"/>
    <w:rsid w:val="00EA1BB3"/>
    <w:rsid w:val="00EA1CCF"/>
    <w:rsid w:val="00EA218B"/>
    <w:rsid w:val="00EA3909"/>
    <w:rsid w:val="00EA4285"/>
    <w:rsid w:val="00EA5674"/>
    <w:rsid w:val="00EA57F5"/>
    <w:rsid w:val="00EA7706"/>
    <w:rsid w:val="00EB19AD"/>
    <w:rsid w:val="00EB19C1"/>
    <w:rsid w:val="00EB1E60"/>
    <w:rsid w:val="00EB30B6"/>
    <w:rsid w:val="00EB30C3"/>
    <w:rsid w:val="00EB3BBA"/>
    <w:rsid w:val="00EB59B1"/>
    <w:rsid w:val="00EB5A3E"/>
    <w:rsid w:val="00EC0AAE"/>
    <w:rsid w:val="00EC3FE9"/>
    <w:rsid w:val="00EC5C92"/>
    <w:rsid w:val="00EC6D58"/>
    <w:rsid w:val="00EC6DD6"/>
    <w:rsid w:val="00EC7EEC"/>
    <w:rsid w:val="00ED0D56"/>
    <w:rsid w:val="00ED172C"/>
    <w:rsid w:val="00ED1D34"/>
    <w:rsid w:val="00ED2D5D"/>
    <w:rsid w:val="00ED339B"/>
    <w:rsid w:val="00ED4085"/>
    <w:rsid w:val="00ED528A"/>
    <w:rsid w:val="00ED5F59"/>
    <w:rsid w:val="00ED60FA"/>
    <w:rsid w:val="00ED6B5E"/>
    <w:rsid w:val="00EE0614"/>
    <w:rsid w:val="00EF0130"/>
    <w:rsid w:val="00EF0EE6"/>
    <w:rsid w:val="00EF1054"/>
    <w:rsid w:val="00EF289D"/>
    <w:rsid w:val="00EF4452"/>
    <w:rsid w:val="00EF4D7F"/>
    <w:rsid w:val="00EF51A5"/>
    <w:rsid w:val="00EF5B36"/>
    <w:rsid w:val="00EF77A6"/>
    <w:rsid w:val="00F00823"/>
    <w:rsid w:val="00F0113E"/>
    <w:rsid w:val="00F024BB"/>
    <w:rsid w:val="00F03E95"/>
    <w:rsid w:val="00F03EA3"/>
    <w:rsid w:val="00F040FD"/>
    <w:rsid w:val="00F05718"/>
    <w:rsid w:val="00F137FA"/>
    <w:rsid w:val="00F15DF9"/>
    <w:rsid w:val="00F17769"/>
    <w:rsid w:val="00F17BD0"/>
    <w:rsid w:val="00F17FBC"/>
    <w:rsid w:val="00F20EAF"/>
    <w:rsid w:val="00F21A5F"/>
    <w:rsid w:val="00F21D91"/>
    <w:rsid w:val="00F230FB"/>
    <w:rsid w:val="00F23B14"/>
    <w:rsid w:val="00F245B2"/>
    <w:rsid w:val="00F26037"/>
    <w:rsid w:val="00F260CB"/>
    <w:rsid w:val="00F3003A"/>
    <w:rsid w:val="00F30DE1"/>
    <w:rsid w:val="00F3170B"/>
    <w:rsid w:val="00F32A47"/>
    <w:rsid w:val="00F32D60"/>
    <w:rsid w:val="00F32F57"/>
    <w:rsid w:val="00F330CD"/>
    <w:rsid w:val="00F334F7"/>
    <w:rsid w:val="00F34420"/>
    <w:rsid w:val="00F360B4"/>
    <w:rsid w:val="00F364AD"/>
    <w:rsid w:val="00F378C6"/>
    <w:rsid w:val="00F4068B"/>
    <w:rsid w:val="00F434AE"/>
    <w:rsid w:val="00F43E8E"/>
    <w:rsid w:val="00F43FE3"/>
    <w:rsid w:val="00F44950"/>
    <w:rsid w:val="00F44DAC"/>
    <w:rsid w:val="00F45D94"/>
    <w:rsid w:val="00F47068"/>
    <w:rsid w:val="00F47124"/>
    <w:rsid w:val="00F471E1"/>
    <w:rsid w:val="00F47AAC"/>
    <w:rsid w:val="00F56B7E"/>
    <w:rsid w:val="00F56FD4"/>
    <w:rsid w:val="00F60DA4"/>
    <w:rsid w:val="00F61AFE"/>
    <w:rsid w:val="00F623C3"/>
    <w:rsid w:val="00F64E58"/>
    <w:rsid w:val="00F6553C"/>
    <w:rsid w:val="00F669FA"/>
    <w:rsid w:val="00F66B5B"/>
    <w:rsid w:val="00F6748A"/>
    <w:rsid w:val="00F70069"/>
    <w:rsid w:val="00F7474E"/>
    <w:rsid w:val="00F75871"/>
    <w:rsid w:val="00F80853"/>
    <w:rsid w:val="00F80D58"/>
    <w:rsid w:val="00F811DE"/>
    <w:rsid w:val="00F81D58"/>
    <w:rsid w:val="00F83E31"/>
    <w:rsid w:val="00F908B3"/>
    <w:rsid w:val="00F90C80"/>
    <w:rsid w:val="00F911BC"/>
    <w:rsid w:val="00F9161B"/>
    <w:rsid w:val="00F91EF4"/>
    <w:rsid w:val="00F93420"/>
    <w:rsid w:val="00F95328"/>
    <w:rsid w:val="00F96A90"/>
    <w:rsid w:val="00F97350"/>
    <w:rsid w:val="00FA01AD"/>
    <w:rsid w:val="00FA09C2"/>
    <w:rsid w:val="00FA1119"/>
    <w:rsid w:val="00FA1A53"/>
    <w:rsid w:val="00FA2A15"/>
    <w:rsid w:val="00FA30BF"/>
    <w:rsid w:val="00FA3692"/>
    <w:rsid w:val="00FA470D"/>
    <w:rsid w:val="00FA4F57"/>
    <w:rsid w:val="00FA5D61"/>
    <w:rsid w:val="00FA5FEA"/>
    <w:rsid w:val="00FB169B"/>
    <w:rsid w:val="00FB2571"/>
    <w:rsid w:val="00FB30B7"/>
    <w:rsid w:val="00FB3AFC"/>
    <w:rsid w:val="00FB3F47"/>
    <w:rsid w:val="00FB4F81"/>
    <w:rsid w:val="00FB6602"/>
    <w:rsid w:val="00FB6DC6"/>
    <w:rsid w:val="00FC03D4"/>
    <w:rsid w:val="00FC36DB"/>
    <w:rsid w:val="00FC5EC3"/>
    <w:rsid w:val="00FC6070"/>
    <w:rsid w:val="00FC6D92"/>
    <w:rsid w:val="00FC7D04"/>
    <w:rsid w:val="00FD182F"/>
    <w:rsid w:val="00FD4AC1"/>
    <w:rsid w:val="00FD5461"/>
    <w:rsid w:val="00FD64D2"/>
    <w:rsid w:val="00FE05E4"/>
    <w:rsid w:val="00FE0AF8"/>
    <w:rsid w:val="00FE0E86"/>
    <w:rsid w:val="00FE17E1"/>
    <w:rsid w:val="00FE1CBF"/>
    <w:rsid w:val="00FE29B9"/>
    <w:rsid w:val="00FE2AFE"/>
    <w:rsid w:val="00FE2D3D"/>
    <w:rsid w:val="00FE4077"/>
    <w:rsid w:val="00FE6535"/>
    <w:rsid w:val="00FE71F2"/>
    <w:rsid w:val="00FE7307"/>
    <w:rsid w:val="00FF08A5"/>
    <w:rsid w:val="00FF0F6F"/>
    <w:rsid w:val="00FF1DAA"/>
    <w:rsid w:val="00FF40D3"/>
    <w:rsid w:val="00FF6210"/>
    <w:rsid w:val="00FF7155"/>
    <w:rsid w:val="04C709D6"/>
    <w:rsid w:val="0808A846"/>
    <w:rsid w:val="0BC0FE98"/>
    <w:rsid w:val="0EE9033B"/>
    <w:rsid w:val="114978D9"/>
    <w:rsid w:val="203D1166"/>
    <w:rsid w:val="229E5527"/>
    <w:rsid w:val="28F2D091"/>
    <w:rsid w:val="2908B6AA"/>
    <w:rsid w:val="2C46A826"/>
    <w:rsid w:val="3241E2B3"/>
    <w:rsid w:val="39694205"/>
    <w:rsid w:val="4198758B"/>
    <w:rsid w:val="42DC1E73"/>
    <w:rsid w:val="4C3CE370"/>
    <w:rsid w:val="51F9E9A8"/>
    <w:rsid w:val="57C02F20"/>
    <w:rsid w:val="60EEF379"/>
    <w:rsid w:val="63772627"/>
    <w:rsid w:val="6BDC00AF"/>
    <w:rsid w:val="6DE2278B"/>
    <w:rsid w:val="7F30599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EC346"/>
  <w15:chartTrackingRefBased/>
  <w15:docId w15:val="{5169ABB3-3EC5-4C85-AAB9-F85435197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qFormat="1"/>
    <w:lsdException w:name="List Number 2" w:qFormat="1"/>
    <w:lsdException w:name="List Number 3" w:qFormat="1"/>
    <w:lsdException w:name="List Number 4" w:qFormat="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181B"/>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9"/>
    <w:qFormat/>
    <w:rsid w:val="001C181B"/>
    <w:pPr>
      <w:keepNext/>
      <w:keepLines/>
      <w:pageBreakBefore/>
      <w:tabs>
        <w:tab w:val="left" w:pos="1440"/>
      </w:tabs>
      <w:spacing w:before="480" w:after="360" w:line="240" w:lineRule="auto"/>
      <w:outlineLvl w:val="0"/>
    </w:pPr>
    <w:rPr>
      <w:rFonts w:eastAsiaTheme="majorEastAsia" w:cs="Segoe UI"/>
      <w:bCs/>
      <w:color w:val="008AC8"/>
      <w:sz w:val="36"/>
      <w:szCs w:val="28"/>
    </w:rPr>
  </w:style>
  <w:style w:type="paragraph" w:styleId="Heading2">
    <w:name w:val="heading 2"/>
    <w:basedOn w:val="Heading1"/>
    <w:next w:val="Normal"/>
    <w:link w:val="Heading2Char"/>
    <w:uiPriority w:val="99"/>
    <w:unhideWhenUsed/>
    <w:qFormat/>
    <w:rsid w:val="001C181B"/>
    <w:pPr>
      <w:pageBreakBefore w:val="0"/>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1C181B"/>
    <w:pPr>
      <w:outlineLvl w:val="2"/>
    </w:pPr>
    <w:rPr>
      <w:sz w:val="28"/>
      <w:szCs w:val="24"/>
    </w:rPr>
  </w:style>
  <w:style w:type="paragraph" w:styleId="Heading4">
    <w:name w:val="heading 4"/>
    <w:basedOn w:val="Heading3"/>
    <w:next w:val="Normal"/>
    <w:link w:val="Heading4Char"/>
    <w:uiPriority w:val="99"/>
    <w:unhideWhenUsed/>
    <w:qFormat/>
    <w:rsid w:val="001C181B"/>
    <w:pPr>
      <w:spacing w:before="240"/>
      <w:outlineLvl w:val="3"/>
    </w:pPr>
    <w:rPr>
      <w:iCs/>
      <w:sz w:val="24"/>
    </w:rPr>
  </w:style>
  <w:style w:type="paragraph" w:styleId="Heading5">
    <w:name w:val="heading 5"/>
    <w:basedOn w:val="Heading4"/>
    <w:next w:val="Normal"/>
    <w:link w:val="Heading5Char"/>
    <w:uiPriority w:val="99"/>
    <w:unhideWhenUsed/>
    <w:rsid w:val="001C181B"/>
    <w:pPr>
      <w:outlineLvl w:val="4"/>
    </w:pPr>
    <w:rPr>
      <w:rFonts w:eastAsiaTheme="minorHAnsi"/>
    </w:rPr>
  </w:style>
  <w:style w:type="paragraph" w:styleId="Heading6">
    <w:name w:val="heading 6"/>
    <w:basedOn w:val="Normal"/>
    <w:next w:val="Normal"/>
    <w:link w:val="Heading6Char"/>
    <w:uiPriority w:val="9"/>
    <w:semiHidden/>
    <w:rsid w:val="001C181B"/>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1C181B"/>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1C181B"/>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1C181B"/>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C181B"/>
    <w:rPr>
      <w:rFonts w:ascii="Segoe UI" w:eastAsiaTheme="majorEastAsia" w:hAnsi="Segoe UI" w:cs="Segoe UI"/>
      <w:bCs/>
      <w:color w:val="008AC8"/>
      <w:sz w:val="36"/>
      <w:szCs w:val="28"/>
    </w:rPr>
  </w:style>
  <w:style w:type="paragraph" w:styleId="TOC1">
    <w:name w:val="toc 1"/>
    <w:basedOn w:val="Normal"/>
    <w:next w:val="Normal"/>
    <w:uiPriority w:val="39"/>
    <w:unhideWhenUsed/>
    <w:rsid w:val="001C181B"/>
    <w:pPr>
      <w:tabs>
        <w:tab w:val="right" w:leader="dot" w:pos="9346"/>
      </w:tabs>
      <w:spacing w:after="100"/>
    </w:pPr>
    <w:rPr>
      <w:noProof/>
      <w:sz w:val="24"/>
    </w:rPr>
  </w:style>
  <w:style w:type="character" w:styleId="Hyperlink">
    <w:name w:val="Hyperlink"/>
    <w:basedOn w:val="DefaultParagraphFont"/>
    <w:uiPriority w:val="99"/>
    <w:unhideWhenUsed/>
    <w:rsid w:val="001C181B"/>
    <w:rPr>
      <w:rFonts w:ascii="Segoe UI" w:hAnsi="Segoe UI"/>
      <w:color w:val="0563C1" w:themeColor="hyperlink"/>
      <w:u w:val="single"/>
    </w:rPr>
  </w:style>
  <w:style w:type="paragraph" w:customStyle="1" w:styleId="Bullet1">
    <w:name w:val="Bullet1"/>
    <w:basedOn w:val="ListBullet"/>
    <w:uiPriority w:val="99"/>
    <w:rsid w:val="001C181B"/>
    <w:pPr>
      <w:numPr>
        <w:numId w:val="2"/>
      </w:numPr>
      <w:spacing w:before="240" w:after="240" w:line="240" w:lineRule="auto"/>
    </w:pPr>
    <w:rPr>
      <w:rFonts w:cs="Segoe UI"/>
      <w:szCs w:val="20"/>
    </w:rPr>
  </w:style>
  <w:style w:type="paragraph" w:styleId="Header">
    <w:name w:val="header"/>
    <w:basedOn w:val="Normal"/>
    <w:link w:val="HeaderChar"/>
    <w:uiPriority w:val="99"/>
    <w:unhideWhenUsed/>
    <w:rsid w:val="001C181B"/>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1C181B"/>
    <w:rPr>
      <w:rFonts w:ascii="Segoe UI" w:eastAsiaTheme="minorEastAsia" w:hAnsi="Segoe UI"/>
      <w:sz w:val="16"/>
    </w:rPr>
  </w:style>
  <w:style w:type="paragraph" w:styleId="Footer">
    <w:name w:val="footer"/>
    <w:basedOn w:val="Normal"/>
    <w:link w:val="FooterChar"/>
    <w:uiPriority w:val="99"/>
    <w:unhideWhenUsed/>
    <w:rsid w:val="001C181B"/>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1C181B"/>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1C181B"/>
    <w:pPr>
      <w:keepNext w:val="0"/>
      <w:keepLines w:val="0"/>
      <w:pageBreakBefore w:val="0"/>
      <w:tabs>
        <w:tab w:val="right" w:leader="dot" w:pos="9346"/>
      </w:tabs>
      <w:spacing w:before="0" w:after="100"/>
      <w:ind w:left="864"/>
    </w:pPr>
    <w:rPr>
      <w:rFonts w:ascii="Segoe" w:eastAsiaTheme="minorHAnsi" w:hAnsi="Segoe" w:cstheme="minorBidi"/>
      <w:color w:val="auto"/>
      <w:spacing w:val="10"/>
      <w:sz w:val="20"/>
      <w:szCs w:val="48"/>
    </w:rPr>
  </w:style>
  <w:style w:type="character" w:customStyle="1" w:styleId="StyleLatinSegoeUI10pt">
    <w:name w:val="Style (Latin) Segoe UI 10 pt"/>
    <w:basedOn w:val="DefaultParagraphFont"/>
    <w:semiHidden/>
    <w:rsid w:val="001C181B"/>
    <w:rPr>
      <w:rFonts w:ascii="Segoe UI" w:hAnsi="Segoe UI"/>
      <w:sz w:val="20"/>
    </w:rPr>
  </w:style>
  <w:style w:type="table" w:styleId="TableGrid">
    <w:name w:val="Table Grid"/>
    <w:aliases w:val="Tabla Microsoft Servicios"/>
    <w:basedOn w:val="TableNormal"/>
    <w:rsid w:val="001C181B"/>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paragraph" w:customStyle="1" w:styleId="CoverTitle">
    <w:name w:val="Cover Title"/>
    <w:basedOn w:val="Normal"/>
    <w:next w:val="CoverSubject"/>
    <w:uiPriority w:val="99"/>
    <w:rsid w:val="001C181B"/>
    <w:pPr>
      <w:spacing w:line="240" w:lineRule="auto"/>
    </w:pPr>
    <w:rPr>
      <w:color w:val="FFFFFF" w:themeColor="background1"/>
      <w:sz w:val="44"/>
    </w:rPr>
  </w:style>
  <w:style w:type="paragraph" w:customStyle="1" w:styleId="CoverSubject">
    <w:name w:val="Cover Subject"/>
    <w:basedOn w:val="Normal"/>
    <w:uiPriority w:val="99"/>
    <w:rsid w:val="001C181B"/>
    <w:pPr>
      <w:spacing w:after="600"/>
      <w:ind w:left="-720"/>
    </w:pPr>
    <w:rPr>
      <w:color w:val="008AC8"/>
      <w:sz w:val="36"/>
    </w:rPr>
  </w:style>
  <w:style w:type="paragraph" w:customStyle="1" w:styleId="CoverHeading2">
    <w:name w:val="Cover Heading 2"/>
    <w:basedOn w:val="Normal"/>
    <w:uiPriority w:val="99"/>
    <w:rsid w:val="001C181B"/>
    <w:pPr>
      <w:spacing w:before="360"/>
      <w:ind w:left="-357"/>
    </w:pPr>
    <w:rPr>
      <w:bCs/>
      <w:color w:val="008AC8"/>
      <w:sz w:val="28"/>
      <w:szCs w:val="28"/>
    </w:rPr>
  </w:style>
  <w:style w:type="character" w:styleId="Emphasis">
    <w:name w:val="Emphasis"/>
    <w:basedOn w:val="IntenseEmphasis"/>
    <w:uiPriority w:val="20"/>
    <w:qFormat/>
    <w:rsid w:val="001C181B"/>
    <w:rPr>
      <w:rFonts w:ascii="Segoe UI" w:hAnsi="Segoe UI"/>
      <w:b w:val="0"/>
      <w:bCs/>
      <w:i/>
      <w:iCs/>
      <w:color w:val="auto"/>
      <w:sz w:val="22"/>
    </w:rPr>
  </w:style>
  <w:style w:type="paragraph" w:customStyle="1" w:styleId="VisibleGuidance">
    <w:name w:val="Visible Guidance"/>
    <w:basedOn w:val="Normal"/>
    <w:next w:val="Normal"/>
    <w:uiPriority w:val="99"/>
    <w:rsid w:val="001C181B"/>
    <w:pPr>
      <w:shd w:val="clear" w:color="auto" w:fill="F2F2F2"/>
    </w:pPr>
    <w:rPr>
      <w:color w:val="FF0066"/>
    </w:rPr>
  </w:style>
  <w:style w:type="character" w:styleId="Strong">
    <w:name w:val="Strong"/>
    <w:basedOn w:val="DefaultParagraphFont"/>
    <w:uiPriority w:val="22"/>
    <w:qFormat/>
    <w:rsid w:val="001C181B"/>
    <w:rPr>
      <w:b/>
      <w:bCs/>
    </w:rPr>
  </w:style>
  <w:style w:type="paragraph" w:styleId="ListParagraph">
    <w:name w:val="List Paragraph"/>
    <w:aliases w:val="Bullet Number,List Paragraph1,lp1,lp11,List Paragraph11,Bullet 1,Use Case List Paragraph,numbered,Bullet List,FooterText"/>
    <w:basedOn w:val="Normal"/>
    <w:link w:val="ListParagraphChar"/>
    <w:uiPriority w:val="34"/>
    <w:qFormat/>
    <w:rsid w:val="001C181B"/>
    <w:pPr>
      <w:numPr>
        <w:numId w:val="30"/>
      </w:numPr>
      <w:contextualSpacing/>
    </w:pPr>
  </w:style>
  <w:style w:type="paragraph" w:styleId="TOCHeading">
    <w:name w:val="TOC Heading"/>
    <w:basedOn w:val="Heading1"/>
    <w:next w:val="Normal"/>
    <w:uiPriority w:val="99"/>
    <w:rsid w:val="001C181B"/>
    <w:pPr>
      <w:spacing w:before="360" w:line="276" w:lineRule="auto"/>
      <w:outlineLvl w:val="9"/>
    </w:pPr>
    <w:rPr>
      <w:rFonts w:cstheme="majorBidi"/>
      <w:bCs w:val="0"/>
      <w:sz w:val="32"/>
      <w:szCs w:val="32"/>
    </w:rPr>
  </w:style>
  <w:style w:type="character" w:styleId="IntenseEmphasis">
    <w:name w:val="Intense Emphasis"/>
    <w:basedOn w:val="DefaultParagraphFont"/>
    <w:uiPriority w:val="99"/>
    <w:rsid w:val="001C181B"/>
    <w:rPr>
      <w:i/>
      <w:iCs/>
      <w:color w:val="5B9BD5" w:themeColor="accent1"/>
    </w:rPr>
  </w:style>
  <w:style w:type="paragraph" w:styleId="Caption">
    <w:name w:val="caption"/>
    <w:basedOn w:val="Normal"/>
    <w:next w:val="Normal"/>
    <w:uiPriority w:val="99"/>
    <w:unhideWhenUsed/>
    <w:rsid w:val="001C181B"/>
    <w:pPr>
      <w:spacing w:before="0" w:after="0" w:line="240" w:lineRule="auto"/>
    </w:pPr>
    <w:rPr>
      <w:iCs/>
      <w:color w:val="008AC8"/>
      <w:sz w:val="18"/>
      <w:szCs w:val="18"/>
    </w:rPr>
  </w:style>
  <w:style w:type="character" w:customStyle="1" w:styleId="Heading5Char">
    <w:name w:val="Heading 5 Char"/>
    <w:basedOn w:val="DefaultParagraphFont"/>
    <w:link w:val="Heading5"/>
    <w:uiPriority w:val="99"/>
    <w:rsid w:val="001C181B"/>
    <w:rPr>
      <w:rFonts w:ascii="Segoe UI" w:hAnsi="Segoe UI" w:cstheme="majorBidi"/>
      <w:bCs/>
      <w:iCs/>
      <w:color w:val="008AC8"/>
      <w:sz w:val="24"/>
      <w:szCs w:val="24"/>
    </w:rPr>
  </w:style>
  <w:style w:type="paragraph" w:customStyle="1" w:styleId="Heading1Numbered">
    <w:name w:val="Heading 1 (Numbered)"/>
    <w:basedOn w:val="Normal"/>
    <w:next w:val="Normal"/>
    <w:uiPriority w:val="2"/>
    <w:qFormat/>
    <w:rsid w:val="001C181B"/>
    <w:pPr>
      <w:keepNext/>
      <w:keepLines/>
      <w:pageBreakBefore/>
      <w:numPr>
        <w:numId w:val="10"/>
      </w:numPr>
      <w:tabs>
        <w:tab w:val="left" w:pos="1440"/>
      </w:tabs>
      <w:spacing w:before="360" w:after="360" w:line="600" w:lineRule="exact"/>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numbered Char,Bullet List Char,FooterText Char"/>
    <w:basedOn w:val="DefaultParagraphFont"/>
    <w:link w:val="ListParagraph"/>
    <w:uiPriority w:val="34"/>
    <w:locked/>
    <w:rsid w:val="001C181B"/>
    <w:rPr>
      <w:rFonts w:ascii="Segoe UI" w:eastAsiaTheme="minorEastAsia" w:hAnsi="Segoe UI"/>
    </w:rPr>
  </w:style>
  <w:style w:type="paragraph" w:styleId="ListBullet">
    <w:name w:val="List Bullet"/>
    <w:basedOn w:val="Normal"/>
    <w:uiPriority w:val="4"/>
    <w:qFormat/>
    <w:rsid w:val="00D03E8D"/>
    <w:pPr>
      <w:numPr>
        <w:numId w:val="5"/>
      </w:numPr>
      <w:spacing w:after="200"/>
      <w:contextualSpacing/>
    </w:pPr>
  </w:style>
  <w:style w:type="paragraph" w:customStyle="1" w:styleId="Heading2Numbered">
    <w:name w:val="Heading 2 (Numbered)"/>
    <w:basedOn w:val="Heading1Numbered"/>
    <w:next w:val="Normal"/>
    <w:uiPriority w:val="2"/>
    <w:qFormat/>
    <w:rsid w:val="001C181B"/>
    <w:pPr>
      <w:pageBreakBefore w:val="0"/>
      <w:numPr>
        <w:ilvl w:val="1"/>
      </w:numPr>
      <w:spacing w:after="240" w:line="240" w:lineRule="auto"/>
      <w:outlineLvl w:val="1"/>
    </w:pPr>
    <w:rPr>
      <w:sz w:val="32"/>
      <w:szCs w:val="36"/>
    </w:rPr>
  </w:style>
  <w:style w:type="paragraph" w:customStyle="1" w:styleId="Heading3Numbered">
    <w:name w:val="Heading 3 (Numbered)"/>
    <w:basedOn w:val="Heading2Numbered"/>
    <w:next w:val="Normal"/>
    <w:uiPriority w:val="2"/>
    <w:qFormat/>
    <w:rsid w:val="001C181B"/>
    <w:pPr>
      <w:numPr>
        <w:ilvl w:val="2"/>
      </w:numPr>
      <w:spacing w:before="240"/>
      <w:outlineLvl w:val="2"/>
    </w:pPr>
    <w:rPr>
      <w:sz w:val="28"/>
      <w:szCs w:val="28"/>
    </w:rPr>
  </w:style>
  <w:style w:type="paragraph" w:customStyle="1" w:styleId="Heading4Numbered">
    <w:name w:val="Heading 4 (Numbered)"/>
    <w:basedOn w:val="Heading3Numbered"/>
    <w:next w:val="Normal"/>
    <w:uiPriority w:val="99"/>
    <w:unhideWhenUsed/>
    <w:qFormat/>
    <w:rsid w:val="001C181B"/>
    <w:pPr>
      <w:numPr>
        <w:ilvl w:val="3"/>
      </w:numPr>
      <w:outlineLvl w:val="3"/>
    </w:pPr>
    <w:rPr>
      <w:sz w:val="24"/>
    </w:rPr>
  </w:style>
  <w:style w:type="paragraph" w:customStyle="1" w:styleId="Heading5Numbered">
    <w:name w:val="Heading 5 (Numbered)"/>
    <w:basedOn w:val="Heading4Numbered"/>
    <w:next w:val="Normal"/>
    <w:uiPriority w:val="99"/>
    <w:semiHidden/>
    <w:rsid w:val="001C181B"/>
    <w:pPr>
      <w:framePr w:wrap="around" w:vAnchor="text" w:hAnchor="text" w:y="1"/>
      <w:numPr>
        <w:ilvl w:val="0"/>
        <w:numId w:val="11"/>
      </w:numPr>
      <w:tabs>
        <w:tab w:val="clear" w:pos="1440"/>
        <w:tab w:val="left" w:pos="2160"/>
      </w:tabs>
      <w:outlineLvl w:val="4"/>
    </w:pPr>
    <w:rPr>
      <w:szCs w:val="20"/>
    </w:rPr>
  </w:style>
  <w:style w:type="paragraph" w:customStyle="1" w:styleId="TableListBullet">
    <w:name w:val="Table List Bullet"/>
    <w:basedOn w:val="Normal"/>
    <w:uiPriority w:val="99"/>
    <w:qFormat/>
    <w:rsid w:val="001C181B"/>
    <w:pPr>
      <w:numPr>
        <w:numId w:val="3"/>
      </w:numPr>
      <w:spacing w:line="240" w:lineRule="auto"/>
      <w:ind w:left="288" w:hanging="288"/>
      <w:contextualSpacing/>
    </w:pPr>
    <w:rPr>
      <w:sz w:val="18"/>
      <w:szCs w:val="16"/>
    </w:rPr>
  </w:style>
  <w:style w:type="paragraph" w:customStyle="1" w:styleId="CodeBlock">
    <w:name w:val="Code Block"/>
    <w:basedOn w:val="Normal"/>
    <w:uiPriority w:val="99"/>
    <w:qFormat/>
    <w:rsid w:val="001C181B"/>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99"/>
    <w:rsid w:val="001C181B"/>
    <w:pPr>
      <w:numPr>
        <w:numId w:val="8"/>
      </w:numPr>
      <w:spacing w:before="0" w:after="200"/>
      <w:contextualSpacing/>
    </w:pPr>
    <w:rPr>
      <w:rFonts w:eastAsia="Arial" w:cs="Arial"/>
      <w:lang w:eastAsia="ja-JP"/>
    </w:rPr>
  </w:style>
  <w:style w:type="paragraph" w:customStyle="1" w:styleId="Note">
    <w:name w:val="Note"/>
    <w:basedOn w:val="Normal"/>
    <w:uiPriority w:val="99"/>
    <w:qFormat/>
    <w:rsid w:val="001C181B"/>
    <w:pPr>
      <w:pBdr>
        <w:left w:val="single" w:sz="18" w:space="6" w:color="008AC8"/>
      </w:pBdr>
      <w:spacing w:before="0" w:after="200"/>
      <w:ind w:left="720"/>
    </w:pPr>
    <w:rPr>
      <w:szCs w:val="18"/>
    </w:rPr>
  </w:style>
  <w:style w:type="paragraph" w:customStyle="1" w:styleId="NoteTitle">
    <w:name w:val="Note Title"/>
    <w:basedOn w:val="Note"/>
    <w:next w:val="Note"/>
    <w:uiPriority w:val="99"/>
    <w:qFormat/>
    <w:rsid w:val="001C181B"/>
    <w:pPr>
      <w:keepNext/>
      <w:spacing w:before="240" w:after="240" w:line="240" w:lineRule="auto"/>
    </w:pPr>
    <w:rPr>
      <w:bCs/>
      <w:color w:val="008AC8"/>
      <w:sz w:val="24"/>
    </w:rPr>
  </w:style>
  <w:style w:type="numbering" w:customStyle="1" w:styleId="Checklist">
    <w:name w:val="Checklist"/>
    <w:basedOn w:val="NoList"/>
    <w:rsid w:val="001C181B"/>
    <w:pPr>
      <w:numPr>
        <w:numId w:val="4"/>
      </w:numPr>
    </w:pPr>
  </w:style>
  <w:style w:type="paragraph" w:customStyle="1" w:styleId="TableText">
    <w:name w:val="Table Text"/>
    <w:basedOn w:val="Normal"/>
    <w:uiPriority w:val="99"/>
    <w:qFormat/>
    <w:rsid w:val="001C181B"/>
    <w:pPr>
      <w:spacing w:line="240" w:lineRule="auto"/>
    </w:pPr>
    <w:rPr>
      <w:sz w:val="18"/>
    </w:rPr>
  </w:style>
  <w:style w:type="paragraph" w:customStyle="1" w:styleId="CommandLine">
    <w:name w:val="Command Line"/>
    <w:basedOn w:val="Normal"/>
    <w:uiPriority w:val="99"/>
    <w:rsid w:val="001C181B"/>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numbering" w:customStyle="1" w:styleId="Style1">
    <w:name w:val="Style1"/>
    <w:uiPriority w:val="99"/>
    <w:rsid w:val="001C181B"/>
    <w:pPr>
      <w:numPr>
        <w:numId w:val="5"/>
      </w:numPr>
    </w:pPr>
  </w:style>
  <w:style w:type="numbering" w:customStyle="1" w:styleId="NumberedList">
    <w:name w:val="Numbered List"/>
    <w:rsid w:val="001C181B"/>
    <w:pPr>
      <w:numPr>
        <w:numId w:val="6"/>
      </w:numPr>
    </w:pPr>
  </w:style>
  <w:style w:type="paragraph" w:styleId="TOC2">
    <w:name w:val="toc 2"/>
    <w:basedOn w:val="Normal"/>
    <w:next w:val="Normal"/>
    <w:autoRedefine/>
    <w:uiPriority w:val="39"/>
    <w:unhideWhenUsed/>
    <w:rsid w:val="001C181B"/>
    <w:pPr>
      <w:tabs>
        <w:tab w:val="left" w:pos="288"/>
        <w:tab w:val="left" w:pos="880"/>
        <w:tab w:val="right" w:leader="dot" w:pos="9346"/>
      </w:tabs>
      <w:spacing w:after="100"/>
      <w:ind w:left="432"/>
    </w:pPr>
  </w:style>
  <w:style w:type="table" w:styleId="PlainTable3">
    <w:name w:val="Plain Table 3"/>
    <w:basedOn w:val="TableNormal"/>
    <w:uiPriority w:val="43"/>
    <w:rsid w:val="001C181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1C18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1C181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semiHidden/>
    <w:rsid w:val="001C181B"/>
    <w:pPr>
      <w:keepNext w:val="0"/>
      <w:keepLines w:val="0"/>
      <w:widowControl w:val="0"/>
      <w:numPr>
        <w:ilvl w:val="5"/>
        <w:numId w:val="10"/>
      </w:numPr>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1C181B"/>
    <w:pPr>
      <w:keepNext w:val="0"/>
      <w:keepLines w:val="0"/>
      <w:widowControl w:val="0"/>
      <w:numPr>
        <w:ilvl w:val="6"/>
        <w:numId w:val="10"/>
      </w:numPr>
      <w:spacing w:before="120" w:after="60"/>
      <w:ind w:hanging="1080"/>
      <w:outlineLvl w:val="9"/>
    </w:pPr>
    <w:rPr>
      <w:rFonts w:eastAsia="Segoe Semibold" w:cs="Segoe Semibold"/>
      <w:i/>
      <w:color w:val="333333"/>
      <w:sz w:val="16"/>
      <w:lang w:eastAsia="en-AU"/>
    </w:rPr>
  </w:style>
  <w:style w:type="character" w:customStyle="1" w:styleId="Heading3Char">
    <w:name w:val="Heading 3 Char"/>
    <w:basedOn w:val="DefaultParagraphFont"/>
    <w:link w:val="Heading3"/>
    <w:uiPriority w:val="99"/>
    <w:rsid w:val="001C181B"/>
    <w:rPr>
      <w:rFonts w:ascii="Segoe UI" w:eastAsiaTheme="majorEastAsia" w:hAnsi="Segoe UI" w:cstheme="majorBidi"/>
      <w:bCs/>
      <w:color w:val="008AC8"/>
      <w:sz w:val="28"/>
      <w:szCs w:val="24"/>
    </w:rPr>
  </w:style>
  <w:style w:type="character" w:customStyle="1" w:styleId="Heading4Char">
    <w:name w:val="Heading 4 Char"/>
    <w:basedOn w:val="DefaultParagraphFont"/>
    <w:link w:val="Heading4"/>
    <w:uiPriority w:val="99"/>
    <w:rsid w:val="001C181B"/>
    <w:rPr>
      <w:rFonts w:ascii="Segoe UI" w:eastAsiaTheme="majorEastAsia" w:hAnsi="Segoe UI" w:cstheme="majorBidi"/>
      <w:bCs/>
      <w:iCs/>
      <w:color w:val="008AC8"/>
      <w:sz w:val="24"/>
      <w:szCs w:val="24"/>
    </w:rPr>
  </w:style>
  <w:style w:type="paragraph" w:customStyle="1" w:styleId="NumHeading1">
    <w:name w:val="Num Heading 1"/>
    <w:basedOn w:val="Heading1"/>
    <w:next w:val="Normal"/>
    <w:semiHidden/>
    <w:rsid w:val="001C181B"/>
    <w:pPr>
      <w:keepLines w:val="0"/>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1C181B"/>
    <w:pPr>
      <w:keepLines w:val="0"/>
      <w:spacing w:before="240" w:after="120"/>
    </w:pPr>
    <w:rPr>
      <w:rFonts w:ascii="Segoe" w:eastAsia="Segoe" w:hAnsi="Segoe" w:cs="Segoe"/>
      <w:b/>
      <w:bCs w:val="0"/>
      <w:color w:val="333333"/>
      <w:sz w:val="28"/>
      <w:szCs w:val="28"/>
      <w:lang w:eastAsia="en-AU"/>
    </w:rPr>
  </w:style>
  <w:style w:type="character" w:customStyle="1" w:styleId="Heading2Char">
    <w:name w:val="Heading 2 Char"/>
    <w:basedOn w:val="DefaultParagraphFont"/>
    <w:link w:val="Heading2"/>
    <w:uiPriority w:val="99"/>
    <w:rsid w:val="001C181B"/>
    <w:rPr>
      <w:rFonts w:ascii="Segoe UI" w:eastAsiaTheme="majorEastAsia" w:hAnsi="Segoe UI" w:cstheme="majorBidi"/>
      <w:bCs/>
      <w:color w:val="008AC8"/>
      <w:sz w:val="32"/>
      <w:szCs w:val="26"/>
    </w:rPr>
  </w:style>
  <w:style w:type="character" w:customStyle="1" w:styleId="Heading6Char">
    <w:name w:val="Heading 6 Char"/>
    <w:basedOn w:val="DefaultParagraphFont"/>
    <w:link w:val="Heading6"/>
    <w:uiPriority w:val="9"/>
    <w:semiHidden/>
    <w:rsid w:val="001C181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C181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C181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181B"/>
    <w:rPr>
      <w:rFonts w:asciiTheme="majorHAnsi" w:eastAsiaTheme="majorEastAsia" w:hAnsiTheme="majorHAnsi" w:cstheme="majorBidi"/>
      <w:i/>
      <w:iCs/>
      <w:color w:val="272727" w:themeColor="text1" w:themeTint="D8"/>
      <w:sz w:val="21"/>
      <w:szCs w:val="21"/>
    </w:rPr>
  </w:style>
  <w:style w:type="paragraph" w:styleId="ListBullet2">
    <w:name w:val="List Bullet 2"/>
    <w:basedOn w:val="ListBullet"/>
    <w:uiPriority w:val="99"/>
    <w:qFormat/>
    <w:rsid w:val="001C181B"/>
    <w:pPr>
      <w:numPr>
        <w:numId w:val="12"/>
      </w:numPr>
      <w:ind w:left="1080"/>
    </w:pPr>
  </w:style>
  <w:style w:type="paragraph" w:styleId="ListBullet3">
    <w:name w:val="List Bullet 3"/>
    <w:basedOn w:val="ListBullet2"/>
    <w:uiPriority w:val="99"/>
    <w:qFormat/>
    <w:rsid w:val="001C181B"/>
    <w:pPr>
      <w:numPr>
        <w:numId w:val="13"/>
      </w:numPr>
    </w:pPr>
  </w:style>
  <w:style w:type="paragraph" w:styleId="ListBullet4">
    <w:name w:val="List Bullet 4"/>
    <w:basedOn w:val="ListBullet3"/>
    <w:uiPriority w:val="99"/>
    <w:qFormat/>
    <w:rsid w:val="001C181B"/>
    <w:pPr>
      <w:numPr>
        <w:numId w:val="14"/>
      </w:numPr>
    </w:pPr>
  </w:style>
  <w:style w:type="paragraph" w:styleId="ListBullet5">
    <w:name w:val="List Bullet 5"/>
    <w:basedOn w:val="ListBullet4"/>
    <w:uiPriority w:val="99"/>
    <w:rsid w:val="001C181B"/>
    <w:pPr>
      <w:numPr>
        <w:numId w:val="15"/>
      </w:numPr>
    </w:pPr>
  </w:style>
  <w:style w:type="paragraph" w:styleId="ListNumber2">
    <w:name w:val="List Number 2"/>
    <w:basedOn w:val="ListNumber"/>
    <w:uiPriority w:val="99"/>
    <w:qFormat/>
    <w:rsid w:val="001C181B"/>
    <w:pPr>
      <w:numPr>
        <w:numId w:val="17"/>
      </w:numPr>
    </w:pPr>
  </w:style>
  <w:style w:type="paragraph" w:styleId="ListNumber">
    <w:name w:val="List Number"/>
    <w:basedOn w:val="ListBullet"/>
    <w:uiPriority w:val="99"/>
    <w:qFormat/>
    <w:rsid w:val="001C181B"/>
    <w:pPr>
      <w:numPr>
        <w:numId w:val="0"/>
      </w:numPr>
      <w:ind w:left="720" w:hanging="360"/>
    </w:pPr>
  </w:style>
  <w:style w:type="paragraph" w:styleId="ListNumber3">
    <w:name w:val="List Number 3"/>
    <w:basedOn w:val="ListNumber2"/>
    <w:uiPriority w:val="99"/>
    <w:qFormat/>
    <w:rsid w:val="001C181B"/>
    <w:pPr>
      <w:numPr>
        <w:numId w:val="18"/>
      </w:numPr>
    </w:pPr>
  </w:style>
  <w:style w:type="paragraph" w:styleId="ListNumber4">
    <w:name w:val="List Number 4"/>
    <w:basedOn w:val="ListNumber3"/>
    <w:uiPriority w:val="99"/>
    <w:qFormat/>
    <w:rsid w:val="001C181B"/>
    <w:pPr>
      <w:numPr>
        <w:numId w:val="19"/>
      </w:numPr>
    </w:pPr>
  </w:style>
  <w:style w:type="character" w:styleId="PlaceholderText">
    <w:name w:val="Placeholder Text"/>
    <w:basedOn w:val="DefaultParagraphFont"/>
    <w:uiPriority w:val="99"/>
    <w:semiHidden/>
    <w:rsid w:val="001C181B"/>
    <w:rPr>
      <w:color w:val="808080"/>
    </w:rPr>
  </w:style>
  <w:style w:type="numbering" w:customStyle="1" w:styleId="Bullets">
    <w:name w:val="Bullets"/>
    <w:rsid w:val="001C181B"/>
    <w:pPr>
      <w:numPr>
        <w:numId w:val="20"/>
      </w:numPr>
    </w:pPr>
  </w:style>
  <w:style w:type="paragraph" w:customStyle="1" w:styleId="HeaderUnderline">
    <w:name w:val="Header Underline"/>
    <w:basedOn w:val="Header"/>
    <w:uiPriority w:val="99"/>
    <w:rsid w:val="001C181B"/>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character" w:styleId="FollowedHyperlink">
    <w:name w:val="FollowedHyperlink"/>
    <w:basedOn w:val="DefaultParagraphFont"/>
    <w:uiPriority w:val="99"/>
    <w:semiHidden/>
    <w:unhideWhenUsed/>
    <w:rsid w:val="001C181B"/>
    <w:rPr>
      <w:color w:val="954F72" w:themeColor="followedHyperlink"/>
      <w:u w:val="single"/>
    </w:rPr>
  </w:style>
  <w:style w:type="paragraph" w:customStyle="1" w:styleId="Heading4Num">
    <w:name w:val="Heading 4 Num"/>
    <w:basedOn w:val="Normal"/>
    <w:next w:val="Normal"/>
    <w:unhideWhenUsed/>
    <w:rsid w:val="00204C17"/>
    <w:pPr>
      <w:keepNext/>
      <w:keepLines/>
      <w:spacing w:before="240" w:after="240" w:line="240" w:lineRule="auto"/>
      <w:outlineLvl w:val="3"/>
    </w:pPr>
    <w:rPr>
      <w:rFonts w:eastAsiaTheme="minorHAnsi"/>
      <w:color w:val="008AC8"/>
      <w:sz w:val="24"/>
    </w:rPr>
  </w:style>
  <w:style w:type="paragraph" w:customStyle="1" w:styleId="Heading5Num">
    <w:name w:val="Heading 5 Num"/>
    <w:basedOn w:val="Normal"/>
    <w:next w:val="Normal"/>
    <w:semiHidden/>
    <w:rsid w:val="00204C17"/>
    <w:pPr>
      <w:keepNext/>
      <w:keepLines/>
      <w:spacing w:before="240" w:line="240" w:lineRule="auto"/>
      <w:outlineLvl w:val="4"/>
    </w:pPr>
    <w:rPr>
      <w:rFonts w:eastAsiaTheme="minorHAnsi"/>
      <w:color w:val="008AC8"/>
      <w:sz w:val="24"/>
      <w:szCs w:val="20"/>
    </w:rPr>
  </w:style>
  <w:style w:type="table" w:customStyle="1" w:styleId="TablaMicrosoftServicios1">
    <w:name w:val="Tabla Microsoft Servicios1"/>
    <w:basedOn w:val="TableNormal"/>
    <w:next w:val="TableGrid"/>
    <w:rsid w:val="001C181B"/>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paragraph" w:styleId="FootnoteText">
    <w:name w:val="footnote text"/>
    <w:basedOn w:val="Normal"/>
    <w:link w:val="FootnoteTextChar"/>
    <w:uiPriority w:val="99"/>
    <w:semiHidden/>
    <w:unhideWhenUsed/>
    <w:rsid w:val="00AB512E"/>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AB512E"/>
    <w:rPr>
      <w:rFonts w:ascii="Segoe UI" w:eastAsiaTheme="minorEastAsia" w:hAnsi="Segoe UI"/>
      <w:sz w:val="20"/>
      <w:szCs w:val="20"/>
    </w:rPr>
  </w:style>
  <w:style w:type="character" w:styleId="FootnoteReference">
    <w:name w:val="footnote reference"/>
    <w:basedOn w:val="DefaultParagraphFont"/>
    <w:uiPriority w:val="99"/>
    <w:semiHidden/>
    <w:unhideWhenUsed/>
    <w:rsid w:val="00AB512E"/>
    <w:rPr>
      <w:vertAlign w:val="superscript"/>
    </w:rPr>
  </w:style>
  <w:style w:type="character" w:styleId="CommentReference">
    <w:name w:val="annotation reference"/>
    <w:basedOn w:val="DefaultParagraphFont"/>
    <w:uiPriority w:val="99"/>
    <w:semiHidden/>
    <w:unhideWhenUsed/>
    <w:rsid w:val="00AB512E"/>
    <w:rPr>
      <w:sz w:val="16"/>
      <w:szCs w:val="16"/>
    </w:rPr>
  </w:style>
  <w:style w:type="paragraph" w:styleId="CommentText">
    <w:name w:val="annotation text"/>
    <w:basedOn w:val="Normal"/>
    <w:link w:val="CommentTextChar"/>
    <w:uiPriority w:val="99"/>
    <w:semiHidden/>
    <w:unhideWhenUsed/>
    <w:rsid w:val="00AB512E"/>
    <w:pPr>
      <w:spacing w:line="240" w:lineRule="auto"/>
    </w:pPr>
    <w:rPr>
      <w:sz w:val="20"/>
      <w:szCs w:val="20"/>
    </w:rPr>
  </w:style>
  <w:style w:type="character" w:customStyle="1" w:styleId="CommentTextChar">
    <w:name w:val="Comment Text Char"/>
    <w:basedOn w:val="DefaultParagraphFont"/>
    <w:link w:val="CommentText"/>
    <w:uiPriority w:val="99"/>
    <w:semiHidden/>
    <w:rsid w:val="00AB512E"/>
    <w:rPr>
      <w:rFonts w:ascii="Segoe UI" w:eastAsiaTheme="minorEastAsia" w:hAnsi="Segoe UI"/>
      <w:sz w:val="20"/>
      <w:szCs w:val="20"/>
    </w:rPr>
  </w:style>
  <w:style w:type="paragraph" w:styleId="CommentSubject">
    <w:name w:val="annotation subject"/>
    <w:basedOn w:val="CommentText"/>
    <w:next w:val="CommentText"/>
    <w:link w:val="CommentSubjectChar"/>
    <w:uiPriority w:val="99"/>
    <w:semiHidden/>
    <w:unhideWhenUsed/>
    <w:rsid w:val="00AB512E"/>
    <w:rPr>
      <w:b/>
      <w:bCs/>
    </w:rPr>
  </w:style>
  <w:style w:type="character" w:customStyle="1" w:styleId="CommentSubjectChar">
    <w:name w:val="Comment Subject Char"/>
    <w:basedOn w:val="CommentTextChar"/>
    <w:link w:val="CommentSubject"/>
    <w:uiPriority w:val="99"/>
    <w:semiHidden/>
    <w:rsid w:val="00AB512E"/>
    <w:rPr>
      <w:rFonts w:ascii="Segoe UI" w:eastAsiaTheme="minorEastAsia" w:hAnsi="Segoe UI"/>
      <w:b/>
      <w:bCs/>
      <w:sz w:val="20"/>
      <w:szCs w:val="20"/>
    </w:rPr>
  </w:style>
  <w:style w:type="paragraph" w:styleId="BalloonText">
    <w:name w:val="Balloon Text"/>
    <w:basedOn w:val="Normal"/>
    <w:link w:val="BalloonTextChar"/>
    <w:uiPriority w:val="99"/>
    <w:semiHidden/>
    <w:unhideWhenUsed/>
    <w:rsid w:val="00AB512E"/>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AB512E"/>
    <w:rPr>
      <w:rFonts w:ascii="Segoe UI" w:eastAsiaTheme="minorEastAsia" w:hAnsi="Segoe UI" w:cs="Segoe UI"/>
      <w:sz w:val="18"/>
      <w:szCs w:val="18"/>
    </w:rPr>
  </w:style>
  <w:style w:type="paragraph" w:styleId="NormalWeb">
    <w:name w:val="Normal (Web)"/>
    <w:basedOn w:val="Normal"/>
    <w:uiPriority w:val="99"/>
    <w:semiHidden/>
    <w:unhideWhenUsed/>
    <w:rsid w:val="00AB512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375D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pPr>
    <w:rPr>
      <w:rFonts w:ascii="Consolas" w:eastAsia="Times New Roman" w:hAnsi="Consolas" w:cs="Courier New"/>
      <w:sz w:val="20"/>
      <w:szCs w:val="20"/>
      <w:lang w:val="es-AR" w:eastAsia="es-AR"/>
    </w:rPr>
  </w:style>
  <w:style w:type="character" w:customStyle="1" w:styleId="HTMLPreformattedChar">
    <w:name w:val="HTML Preformatted Char"/>
    <w:basedOn w:val="DefaultParagraphFont"/>
    <w:link w:val="HTMLPreformatted"/>
    <w:uiPriority w:val="99"/>
    <w:semiHidden/>
    <w:rsid w:val="006375D1"/>
    <w:rPr>
      <w:rFonts w:ascii="Consolas" w:eastAsia="Times New Roman" w:hAnsi="Consolas" w:cs="Courier New"/>
      <w:sz w:val="20"/>
      <w:szCs w:val="20"/>
      <w:shd w:val="clear" w:color="auto" w:fill="EEEEEE"/>
      <w:lang w:val="es-AR" w:eastAsia="es-AR"/>
    </w:rPr>
  </w:style>
  <w:style w:type="character" w:customStyle="1" w:styleId="vote-count-post2">
    <w:name w:val="vote-count-post2"/>
    <w:basedOn w:val="DefaultParagraphFont"/>
    <w:rsid w:val="006375D1"/>
    <w:rPr>
      <w:vanish w:val="0"/>
      <w:webHidden w:val="0"/>
      <w:color w:val="777777"/>
      <w:sz w:val="30"/>
      <w:szCs w:val="30"/>
      <w:specVanish w:val="0"/>
    </w:rPr>
  </w:style>
  <w:style w:type="character" w:customStyle="1" w:styleId="var2">
    <w:name w:val="var2"/>
    <w:basedOn w:val="DefaultParagraphFont"/>
    <w:rsid w:val="00855573"/>
    <w:rPr>
      <w:color w:val="800080"/>
    </w:rPr>
  </w:style>
  <w:style w:type="character" w:customStyle="1" w:styleId="string2">
    <w:name w:val="string2"/>
    <w:basedOn w:val="DefaultParagraphFont"/>
    <w:rsid w:val="00855573"/>
    <w:rPr>
      <w:color w:val="800000"/>
    </w:rPr>
  </w:style>
  <w:style w:type="character" w:customStyle="1" w:styleId="verbnoun2">
    <w:name w:val="verbnoun2"/>
    <w:basedOn w:val="DefaultParagraphFont"/>
    <w:rsid w:val="00855573"/>
    <w:rPr>
      <w:color w:val="5F9EA0"/>
    </w:rPr>
  </w:style>
  <w:style w:type="character" w:customStyle="1" w:styleId="namespace2">
    <w:name w:val="namespace2"/>
    <w:basedOn w:val="DefaultParagraphFont"/>
    <w:rsid w:val="00855573"/>
    <w:rPr>
      <w:color w:val="8B4513"/>
    </w:rPr>
  </w:style>
  <w:style w:type="character" w:customStyle="1" w:styleId="method2">
    <w:name w:val="method2"/>
    <w:basedOn w:val="DefaultParagraphFont"/>
    <w:rsid w:val="00855573"/>
    <w:rPr>
      <w:color w:val="8B4513"/>
    </w:rPr>
  </w:style>
  <w:style w:type="paragraph" w:customStyle="1" w:styleId="SourceCode">
    <w:name w:val="Source Code"/>
    <w:basedOn w:val="ListParagraph"/>
    <w:link w:val="SourceCodeChar"/>
    <w:qFormat/>
    <w:rsid w:val="000557BC"/>
    <w:pPr>
      <w:numPr>
        <w:numId w:val="0"/>
      </w:num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pPr>
    <w:rPr>
      <w:rFonts w:ascii="Courier New" w:hAnsi="Courier New" w:cs="Courier New"/>
      <w:noProof/>
      <w:sz w:val="16"/>
      <w:szCs w:val="16"/>
    </w:rPr>
  </w:style>
  <w:style w:type="character" w:customStyle="1" w:styleId="SourceCodeChar">
    <w:name w:val="Source Code Char"/>
    <w:basedOn w:val="ListParagraphChar"/>
    <w:link w:val="SourceCode"/>
    <w:rsid w:val="000557BC"/>
    <w:rPr>
      <w:rFonts w:ascii="Courier New" w:eastAsiaTheme="minorEastAsia" w:hAnsi="Courier New" w:cs="Courier New"/>
      <w:noProof/>
      <w:sz w:val="16"/>
      <w:szCs w:val="16"/>
      <w:shd w:val="clear" w:color="auto" w:fill="D9D9D9" w:themeFill="background1" w:themeFillShade="D9"/>
    </w:rPr>
  </w:style>
  <w:style w:type="character" w:styleId="Mention">
    <w:name w:val="Mention"/>
    <w:basedOn w:val="DefaultParagraphFont"/>
    <w:uiPriority w:val="99"/>
    <w:semiHidden/>
    <w:unhideWhenUsed/>
    <w:rsid w:val="001E2377"/>
    <w:rPr>
      <w:color w:val="2B579A"/>
      <w:shd w:val="clear" w:color="auto" w:fill="E6E6E6"/>
    </w:rPr>
  </w:style>
  <w:style w:type="character" w:styleId="UnresolvedMention">
    <w:name w:val="Unresolved Mention"/>
    <w:basedOn w:val="DefaultParagraphFont"/>
    <w:uiPriority w:val="99"/>
    <w:semiHidden/>
    <w:unhideWhenUsed/>
    <w:rsid w:val="00974F7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087816">
      <w:bodyDiv w:val="1"/>
      <w:marLeft w:val="0"/>
      <w:marRight w:val="0"/>
      <w:marTop w:val="0"/>
      <w:marBottom w:val="0"/>
      <w:divBdr>
        <w:top w:val="none" w:sz="0" w:space="0" w:color="auto"/>
        <w:left w:val="none" w:sz="0" w:space="0" w:color="auto"/>
        <w:bottom w:val="none" w:sz="0" w:space="0" w:color="auto"/>
        <w:right w:val="none" w:sz="0" w:space="0" w:color="auto"/>
      </w:divBdr>
      <w:divsChild>
        <w:div w:id="2074235523">
          <w:marLeft w:val="0"/>
          <w:marRight w:val="0"/>
          <w:marTop w:val="0"/>
          <w:marBottom w:val="0"/>
          <w:divBdr>
            <w:top w:val="none" w:sz="0" w:space="0" w:color="auto"/>
            <w:left w:val="none" w:sz="0" w:space="0" w:color="auto"/>
            <w:bottom w:val="none" w:sz="0" w:space="0" w:color="auto"/>
            <w:right w:val="none" w:sz="0" w:space="0" w:color="auto"/>
          </w:divBdr>
          <w:divsChild>
            <w:div w:id="2116754113">
              <w:marLeft w:val="0"/>
              <w:marRight w:val="0"/>
              <w:marTop w:val="0"/>
              <w:marBottom w:val="0"/>
              <w:divBdr>
                <w:top w:val="none" w:sz="0" w:space="0" w:color="auto"/>
                <w:left w:val="none" w:sz="0" w:space="0" w:color="auto"/>
                <w:bottom w:val="none" w:sz="0" w:space="0" w:color="auto"/>
                <w:right w:val="none" w:sz="0" w:space="0" w:color="auto"/>
              </w:divBdr>
              <w:divsChild>
                <w:div w:id="1717314762">
                  <w:marLeft w:val="0"/>
                  <w:marRight w:val="0"/>
                  <w:marTop w:val="0"/>
                  <w:marBottom w:val="0"/>
                  <w:divBdr>
                    <w:top w:val="none" w:sz="0" w:space="0" w:color="auto"/>
                    <w:left w:val="none" w:sz="0" w:space="0" w:color="auto"/>
                    <w:bottom w:val="none" w:sz="0" w:space="0" w:color="auto"/>
                    <w:right w:val="none" w:sz="0" w:space="0" w:color="auto"/>
                  </w:divBdr>
                  <w:divsChild>
                    <w:div w:id="951665344">
                      <w:marLeft w:val="0"/>
                      <w:marRight w:val="0"/>
                      <w:marTop w:val="0"/>
                      <w:marBottom w:val="0"/>
                      <w:divBdr>
                        <w:top w:val="none" w:sz="0" w:space="0" w:color="auto"/>
                        <w:left w:val="none" w:sz="0" w:space="0" w:color="auto"/>
                        <w:bottom w:val="none" w:sz="0" w:space="0" w:color="auto"/>
                        <w:right w:val="none" w:sz="0" w:space="0" w:color="auto"/>
                      </w:divBdr>
                      <w:divsChild>
                        <w:div w:id="1599949904">
                          <w:marLeft w:val="0"/>
                          <w:marRight w:val="0"/>
                          <w:marTop w:val="0"/>
                          <w:marBottom w:val="0"/>
                          <w:divBdr>
                            <w:top w:val="none" w:sz="0" w:space="0" w:color="auto"/>
                            <w:left w:val="none" w:sz="0" w:space="0" w:color="auto"/>
                            <w:bottom w:val="none" w:sz="0" w:space="0" w:color="auto"/>
                            <w:right w:val="none" w:sz="0" w:space="0" w:color="auto"/>
                          </w:divBdr>
                          <w:divsChild>
                            <w:div w:id="68829074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843258">
      <w:bodyDiv w:val="1"/>
      <w:marLeft w:val="0"/>
      <w:marRight w:val="0"/>
      <w:marTop w:val="0"/>
      <w:marBottom w:val="0"/>
      <w:divBdr>
        <w:top w:val="none" w:sz="0" w:space="0" w:color="auto"/>
        <w:left w:val="none" w:sz="0" w:space="0" w:color="auto"/>
        <w:bottom w:val="none" w:sz="0" w:space="0" w:color="auto"/>
        <w:right w:val="none" w:sz="0" w:space="0" w:color="auto"/>
      </w:divBdr>
    </w:div>
    <w:div w:id="741440575">
      <w:bodyDiv w:val="1"/>
      <w:marLeft w:val="0"/>
      <w:marRight w:val="0"/>
      <w:marTop w:val="0"/>
      <w:marBottom w:val="0"/>
      <w:divBdr>
        <w:top w:val="none" w:sz="0" w:space="0" w:color="auto"/>
        <w:left w:val="none" w:sz="0" w:space="0" w:color="auto"/>
        <w:bottom w:val="none" w:sz="0" w:space="0" w:color="auto"/>
        <w:right w:val="none" w:sz="0" w:space="0" w:color="auto"/>
      </w:divBdr>
      <w:divsChild>
        <w:div w:id="1014577567">
          <w:marLeft w:val="0"/>
          <w:marRight w:val="0"/>
          <w:marTop w:val="0"/>
          <w:marBottom w:val="0"/>
          <w:divBdr>
            <w:top w:val="none" w:sz="0" w:space="0" w:color="auto"/>
            <w:left w:val="none" w:sz="0" w:space="0" w:color="auto"/>
            <w:bottom w:val="none" w:sz="0" w:space="0" w:color="auto"/>
            <w:right w:val="none" w:sz="0" w:space="0" w:color="auto"/>
          </w:divBdr>
          <w:divsChild>
            <w:div w:id="1957253481">
              <w:marLeft w:val="0"/>
              <w:marRight w:val="0"/>
              <w:marTop w:val="0"/>
              <w:marBottom w:val="0"/>
              <w:divBdr>
                <w:top w:val="none" w:sz="0" w:space="0" w:color="auto"/>
                <w:left w:val="none" w:sz="0" w:space="0" w:color="auto"/>
                <w:bottom w:val="none" w:sz="0" w:space="0" w:color="auto"/>
                <w:right w:val="none" w:sz="0" w:space="0" w:color="auto"/>
              </w:divBdr>
              <w:divsChild>
                <w:div w:id="1160463338">
                  <w:marLeft w:val="0"/>
                  <w:marRight w:val="0"/>
                  <w:marTop w:val="0"/>
                  <w:marBottom w:val="0"/>
                  <w:divBdr>
                    <w:top w:val="none" w:sz="0" w:space="0" w:color="auto"/>
                    <w:left w:val="none" w:sz="0" w:space="0" w:color="auto"/>
                    <w:bottom w:val="none" w:sz="0" w:space="0" w:color="auto"/>
                    <w:right w:val="none" w:sz="0" w:space="0" w:color="auto"/>
                  </w:divBdr>
                  <w:divsChild>
                    <w:div w:id="467017175">
                      <w:marLeft w:val="3"/>
                      <w:marRight w:val="0"/>
                      <w:marTop w:val="0"/>
                      <w:marBottom w:val="0"/>
                      <w:divBdr>
                        <w:top w:val="none" w:sz="0" w:space="0" w:color="auto"/>
                        <w:left w:val="none" w:sz="0" w:space="0" w:color="auto"/>
                        <w:bottom w:val="none" w:sz="0" w:space="0" w:color="auto"/>
                        <w:right w:val="none" w:sz="0" w:space="0" w:color="auto"/>
                      </w:divBdr>
                      <w:divsChild>
                        <w:div w:id="1335035662">
                          <w:marLeft w:val="0"/>
                          <w:marRight w:val="0"/>
                          <w:marTop w:val="0"/>
                          <w:marBottom w:val="0"/>
                          <w:divBdr>
                            <w:top w:val="none" w:sz="0" w:space="0" w:color="auto"/>
                            <w:left w:val="none" w:sz="0" w:space="0" w:color="auto"/>
                            <w:bottom w:val="none" w:sz="0" w:space="0" w:color="auto"/>
                            <w:right w:val="none" w:sz="0" w:space="0" w:color="auto"/>
                          </w:divBdr>
                          <w:divsChild>
                            <w:div w:id="85688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188759738">
      <w:bodyDiv w:val="1"/>
      <w:marLeft w:val="0"/>
      <w:marRight w:val="0"/>
      <w:marTop w:val="0"/>
      <w:marBottom w:val="0"/>
      <w:divBdr>
        <w:top w:val="none" w:sz="0" w:space="0" w:color="auto"/>
        <w:left w:val="none" w:sz="0" w:space="0" w:color="auto"/>
        <w:bottom w:val="none" w:sz="0" w:space="0" w:color="auto"/>
        <w:right w:val="none" w:sz="0" w:space="0" w:color="auto"/>
      </w:divBdr>
    </w:div>
    <w:div w:id="1309433701">
      <w:bodyDiv w:val="1"/>
      <w:marLeft w:val="0"/>
      <w:marRight w:val="0"/>
      <w:marTop w:val="0"/>
      <w:marBottom w:val="0"/>
      <w:divBdr>
        <w:top w:val="none" w:sz="0" w:space="0" w:color="auto"/>
        <w:left w:val="none" w:sz="0" w:space="0" w:color="auto"/>
        <w:bottom w:val="none" w:sz="0" w:space="0" w:color="auto"/>
        <w:right w:val="none" w:sz="0" w:space="0" w:color="auto"/>
      </w:divBdr>
    </w:div>
    <w:div w:id="1326932120">
      <w:bodyDiv w:val="1"/>
      <w:marLeft w:val="0"/>
      <w:marRight w:val="0"/>
      <w:marTop w:val="0"/>
      <w:marBottom w:val="0"/>
      <w:divBdr>
        <w:top w:val="none" w:sz="0" w:space="0" w:color="auto"/>
        <w:left w:val="none" w:sz="0" w:space="0" w:color="auto"/>
        <w:bottom w:val="none" w:sz="0" w:space="0" w:color="auto"/>
        <w:right w:val="none" w:sz="0" w:space="0" w:color="auto"/>
      </w:divBdr>
      <w:divsChild>
        <w:div w:id="721098702">
          <w:marLeft w:val="0"/>
          <w:marRight w:val="0"/>
          <w:marTop w:val="0"/>
          <w:marBottom w:val="0"/>
          <w:divBdr>
            <w:top w:val="none" w:sz="0" w:space="0" w:color="auto"/>
            <w:left w:val="none" w:sz="0" w:space="0" w:color="auto"/>
            <w:bottom w:val="none" w:sz="0" w:space="0" w:color="auto"/>
            <w:right w:val="none" w:sz="0" w:space="0" w:color="auto"/>
          </w:divBdr>
          <w:divsChild>
            <w:div w:id="2020310276">
              <w:marLeft w:val="0"/>
              <w:marRight w:val="0"/>
              <w:marTop w:val="0"/>
              <w:marBottom w:val="0"/>
              <w:divBdr>
                <w:top w:val="none" w:sz="0" w:space="0" w:color="auto"/>
                <w:left w:val="none" w:sz="0" w:space="0" w:color="auto"/>
                <w:bottom w:val="none" w:sz="0" w:space="0" w:color="auto"/>
                <w:right w:val="none" w:sz="0" w:space="0" w:color="auto"/>
              </w:divBdr>
              <w:divsChild>
                <w:div w:id="2051763644">
                  <w:marLeft w:val="0"/>
                  <w:marRight w:val="0"/>
                  <w:marTop w:val="0"/>
                  <w:marBottom w:val="0"/>
                  <w:divBdr>
                    <w:top w:val="none" w:sz="0" w:space="0" w:color="auto"/>
                    <w:left w:val="none" w:sz="0" w:space="0" w:color="auto"/>
                    <w:bottom w:val="none" w:sz="0" w:space="0" w:color="auto"/>
                    <w:right w:val="none" w:sz="0" w:space="0" w:color="auto"/>
                  </w:divBdr>
                  <w:divsChild>
                    <w:div w:id="1186285880">
                      <w:marLeft w:val="0"/>
                      <w:marRight w:val="0"/>
                      <w:marTop w:val="0"/>
                      <w:marBottom w:val="180"/>
                      <w:divBdr>
                        <w:top w:val="single" w:sz="18" w:space="9" w:color="CCCCCC"/>
                        <w:left w:val="none" w:sz="0" w:space="0" w:color="auto"/>
                        <w:bottom w:val="none" w:sz="0" w:space="0" w:color="auto"/>
                        <w:right w:val="none" w:sz="0" w:space="0" w:color="auto"/>
                      </w:divBdr>
                      <w:divsChild>
                        <w:div w:id="311912657">
                          <w:marLeft w:val="0"/>
                          <w:marRight w:val="0"/>
                          <w:marTop w:val="0"/>
                          <w:marBottom w:val="0"/>
                          <w:divBdr>
                            <w:top w:val="none" w:sz="0" w:space="0" w:color="auto"/>
                            <w:left w:val="none" w:sz="0" w:space="0" w:color="auto"/>
                            <w:bottom w:val="none" w:sz="0" w:space="0" w:color="auto"/>
                            <w:right w:val="none" w:sz="0" w:space="0" w:color="auto"/>
                          </w:divBdr>
                          <w:divsChild>
                            <w:div w:id="824126051">
                              <w:marLeft w:val="300"/>
                              <w:marRight w:val="300"/>
                              <w:marTop w:val="150"/>
                              <w:marBottom w:val="150"/>
                              <w:divBdr>
                                <w:top w:val="none" w:sz="0" w:space="0" w:color="auto"/>
                                <w:left w:val="none" w:sz="0" w:space="0" w:color="auto"/>
                                <w:bottom w:val="none" w:sz="0" w:space="0" w:color="auto"/>
                                <w:right w:val="none" w:sz="0" w:space="0" w:color="auto"/>
                              </w:divBdr>
                            </w:div>
                            <w:div w:id="596329060">
                              <w:marLeft w:val="300"/>
                              <w:marRight w:val="300"/>
                              <w:marTop w:val="150"/>
                              <w:marBottom w:val="150"/>
                              <w:divBdr>
                                <w:top w:val="none" w:sz="0" w:space="0" w:color="auto"/>
                                <w:left w:val="none" w:sz="0" w:space="0" w:color="auto"/>
                                <w:bottom w:val="none" w:sz="0" w:space="0" w:color="auto"/>
                                <w:right w:val="none" w:sz="0" w:space="0" w:color="auto"/>
                              </w:divBdr>
                            </w:div>
                            <w:div w:id="68037308">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028362">
      <w:bodyDiv w:val="1"/>
      <w:marLeft w:val="0"/>
      <w:marRight w:val="0"/>
      <w:marTop w:val="0"/>
      <w:marBottom w:val="0"/>
      <w:divBdr>
        <w:top w:val="none" w:sz="0" w:space="0" w:color="auto"/>
        <w:left w:val="none" w:sz="0" w:space="0" w:color="auto"/>
        <w:bottom w:val="none" w:sz="0" w:space="0" w:color="auto"/>
        <w:right w:val="none" w:sz="0" w:space="0" w:color="auto"/>
      </w:divBdr>
    </w:div>
    <w:div w:id="1483349587">
      <w:bodyDiv w:val="1"/>
      <w:marLeft w:val="0"/>
      <w:marRight w:val="0"/>
      <w:marTop w:val="0"/>
      <w:marBottom w:val="0"/>
      <w:divBdr>
        <w:top w:val="none" w:sz="0" w:space="0" w:color="auto"/>
        <w:left w:val="none" w:sz="0" w:space="0" w:color="auto"/>
        <w:bottom w:val="none" w:sz="0" w:space="0" w:color="auto"/>
        <w:right w:val="none" w:sz="0" w:space="0" w:color="auto"/>
      </w:divBdr>
    </w:div>
    <w:div w:id="1499688886">
      <w:bodyDiv w:val="1"/>
      <w:marLeft w:val="0"/>
      <w:marRight w:val="0"/>
      <w:marTop w:val="0"/>
      <w:marBottom w:val="0"/>
      <w:divBdr>
        <w:top w:val="none" w:sz="0" w:space="0" w:color="auto"/>
        <w:left w:val="none" w:sz="0" w:space="0" w:color="auto"/>
        <w:bottom w:val="none" w:sz="0" w:space="0" w:color="auto"/>
        <w:right w:val="none" w:sz="0" w:space="0" w:color="auto"/>
      </w:divBdr>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1626305297">
      <w:bodyDiv w:val="1"/>
      <w:marLeft w:val="0"/>
      <w:marRight w:val="0"/>
      <w:marTop w:val="0"/>
      <w:marBottom w:val="0"/>
      <w:divBdr>
        <w:top w:val="none" w:sz="0" w:space="0" w:color="auto"/>
        <w:left w:val="none" w:sz="0" w:space="0" w:color="auto"/>
        <w:bottom w:val="none" w:sz="0" w:space="0" w:color="auto"/>
        <w:right w:val="none" w:sz="0" w:space="0" w:color="auto"/>
      </w:divBdr>
    </w:div>
    <w:div w:id="1629505271">
      <w:bodyDiv w:val="1"/>
      <w:marLeft w:val="0"/>
      <w:marRight w:val="0"/>
      <w:marTop w:val="0"/>
      <w:marBottom w:val="0"/>
      <w:divBdr>
        <w:top w:val="none" w:sz="0" w:space="0" w:color="auto"/>
        <w:left w:val="none" w:sz="0" w:space="0" w:color="auto"/>
        <w:bottom w:val="none" w:sz="0" w:space="0" w:color="auto"/>
        <w:right w:val="none" w:sz="0" w:space="0" w:color="auto"/>
      </w:divBdr>
    </w:div>
    <w:div w:id="1667635164">
      <w:bodyDiv w:val="1"/>
      <w:marLeft w:val="0"/>
      <w:marRight w:val="0"/>
      <w:marTop w:val="0"/>
      <w:marBottom w:val="0"/>
      <w:divBdr>
        <w:top w:val="none" w:sz="0" w:space="0" w:color="auto"/>
        <w:left w:val="none" w:sz="0" w:space="0" w:color="auto"/>
        <w:bottom w:val="none" w:sz="0" w:space="0" w:color="auto"/>
        <w:right w:val="none" w:sz="0" w:space="0" w:color="auto"/>
      </w:divBdr>
    </w:div>
    <w:div w:id="1699618109">
      <w:bodyDiv w:val="1"/>
      <w:marLeft w:val="0"/>
      <w:marRight w:val="0"/>
      <w:marTop w:val="0"/>
      <w:marBottom w:val="0"/>
      <w:divBdr>
        <w:top w:val="none" w:sz="0" w:space="0" w:color="auto"/>
        <w:left w:val="none" w:sz="0" w:space="0" w:color="auto"/>
        <w:bottom w:val="none" w:sz="0" w:space="0" w:color="auto"/>
        <w:right w:val="none" w:sz="0" w:space="0" w:color="auto"/>
      </w:divBdr>
      <w:divsChild>
        <w:div w:id="2033526386">
          <w:marLeft w:val="0"/>
          <w:marRight w:val="0"/>
          <w:marTop w:val="0"/>
          <w:marBottom w:val="0"/>
          <w:divBdr>
            <w:top w:val="none" w:sz="0" w:space="0" w:color="auto"/>
            <w:left w:val="none" w:sz="0" w:space="0" w:color="auto"/>
            <w:bottom w:val="none" w:sz="0" w:space="0" w:color="auto"/>
            <w:right w:val="none" w:sz="0" w:space="0" w:color="auto"/>
          </w:divBdr>
          <w:divsChild>
            <w:div w:id="599871153">
              <w:marLeft w:val="0"/>
              <w:marRight w:val="0"/>
              <w:marTop w:val="0"/>
              <w:marBottom w:val="0"/>
              <w:divBdr>
                <w:top w:val="none" w:sz="0" w:space="0" w:color="auto"/>
                <w:left w:val="none" w:sz="0" w:space="0" w:color="auto"/>
                <w:bottom w:val="none" w:sz="0" w:space="0" w:color="auto"/>
                <w:right w:val="none" w:sz="0" w:space="0" w:color="auto"/>
              </w:divBdr>
              <w:divsChild>
                <w:div w:id="795413329">
                  <w:marLeft w:val="0"/>
                  <w:marRight w:val="0"/>
                  <w:marTop w:val="0"/>
                  <w:marBottom w:val="0"/>
                  <w:divBdr>
                    <w:top w:val="none" w:sz="0" w:space="0" w:color="auto"/>
                    <w:left w:val="none" w:sz="0" w:space="0" w:color="auto"/>
                    <w:bottom w:val="none" w:sz="0" w:space="0" w:color="auto"/>
                    <w:right w:val="none" w:sz="0" w:space="0" w:color="auto"/>
                  </w:divBdr>
                  <w:divsChild>
                    <w:div w:id="1040326382">
                      <w:marLeft w:val="3"/>
                      <w:marRight w:val="0"/>
                      <w:marTop w:val="0"/>
                      <w:marBottom w:val="0"/>
                      <w:divBdr>
                        <w:top w:val="none" w:sz="0" w:space="0" w:color="auto"/>
                        <w:left w:val="none" w:sz="0" w:space="0" w:color="auto"/>
                        <w:bottom w:val="none" w:sz="0" w:space="0" w:color="auto"/>
                        <w:right w:val="none" w:sz="0" w:space="0" w:color="auto"/>
                      </w:divBdr>
                      <w:divsChild>
                        <w:div w:id="2003117761">
                          <w:marLeft w:val="0"/>
                          <w:marRight w:val="0"/>
                          <w:marTop w:val="0"/>
                          <w:marBottom w:val="0"/>
                          <w:divBdr>
                            <w:top w:val="none" w:sz="0" w:space="0" w:color="auto"/>
                            <w:left w:val="none" w:sz="0" w:space="0" w:color="auto"/>
                            <w:bottom w:val="none" w:sz="0" w:space="0" w:color="auto"/>
                            <w:right w:val="none" w:sz="0" w:space="0" w:color="auto"/>
                          </w:divBdr>
                          <w:divsChild>
                            <w:div w:id="195035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136029">
      <w:bodyDiv w:val="1"/>
      <w:marLeft w:val="0"/>
      <w:marRight w:val="0"/>
      <w:marTop w:val="0"/>
      <w:marBottom w:val="0"/>
      <w:divBdr>
        <w:top w:val="none" w:sz="0" w:space="0" w:color="auto"/>
        <w:left w:val="none" w:sz="0" w:space="0" w:color="auto"/>
        <w:bottom w:val="none" w:sz="0" w:space="0" w:color="auto"/>
        <w:right w:val="none" w:sz="0" w:space="0" w:color="auto"/>
      </w:divBdr>
    </w:div>
    <w:div w:id="1729377513">
      <w:bodyDiv w:val="1"/>
      <w:marLeft w:val="0"/>
      <w:marRight w:val="0"/>
      <w:marTop w:val="0"/>
      <w:marBottom w:val="0"/>
      <w:divBdr>
        <w:top w:val="none" w:sz="0" w:space="0" w:color="auto"/>
        <w:left w:val="none" w:sz="0" w:space="0" w:color="auto"/>
        <w:bottom w:val="none" w:sz="0" w:space="0" w:color="auto"/>
        <w:right w:val="none" w:sz="0" w:space="0" w:color="auto"/>
      </w:divBdr>
    </w:div>
    <w:div w:id="202362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echnet.microsoft.com/en-us/library/dd772285.aspx" TargetMode="External"/><Relationship Id="rId21" Type="http://schemas.openxmlformats.org/officeDocument/2006/relationships/footer" Target="footer4.xm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hyperlink" Target="http://dg004.digitalplatform.ms/web/api" TargetMode="External"/><Relationship Id="rId68" Type="http://schemas.openxmlformats.org/officeDocument/2006/relationships/hyperlink" Target="http://powershell.com/cs/blogs/tips/archive/2009/10/20/exporting-certificate-with-private-key.aspx" TargetMode="External"/><Relationship Id="rId2" Type="http://schemas.openxmlformats.org/officeDocument/2006/relationships/customXml" Target="../customXml/item2.xml"/><Relationship Id="rId16" Type="http://schemas.openxmlformats.org/officeDocument/2006/relationships/header" Target="header2.xml"/><Relationship Id="rId29" Type="http://schemas.microsoft.com/office/2016/09/relationships/commentsIds" Target="commentsIds.xml"/><Relationship Id="rId11" Type="http://schemas.openxmlformats.org/officeDocument/2006/relationships/footnotes" Target="footnotes.xml"/><Relationship Id="rId24" Type="http://schemas.openxmlformats.org/officeDocument/2006/relationships/image" Target="media/image4.emf"/><Relationship Id="rId32" Type="http://schemas.openxmlformats.org/officeDocument/2006/relationships/image" Target="media/image6.png"/><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yperlink" Target="https://azure.microsoft.com/en-us/documentation/articles/notification-hubs-windows-store-dotnet-get-started/" TargetMode="External"/><Relationship Id="rId66" Type="http://schemas.openxmlformats.org/officeDocument/2006/relationships/hyperlink" Target="http://stackoverflow.com/questions/29326918/adal-js-response-type-token-is-not-supported" TargetMode="External"/><Relationship Id="rId74" Type="http://schemas.openxmlformats.org/officeDocument/2006/relationships/customXml" Target="../customXml/item7.xml"/><Relationship Id="rId5" Type="http://schemas.openxmlformats.org/officeDocument/2006/relationships/customXml" Target="../customXml/item5.xml"/><Relationship Id="rId61" Type="http://schemas.openxmlformats.org/officeDocument/2006/relationships/hyperlink" Target="http://dg004.digitalplatform.ms/web/api" TargetMode="External"/><Relationship Id="rId19" Type="http://schemas.openxmlformats.org/officeDocument/2006/relationships/header" Target="header3.xml"/><Relationship Id="rId14" Type="http://schemas.openxmlformats.org/officeDocument/2006/relationships/image" Target="media/image2.png"/><Relationship Id="rId22" Type="http://schemas.openxmlformats.org/officeDocument/2006/relationships/header" Target="header4.xml"/><Relationship Id="rId27" Type="http://schemas.openxmlformats.org/officeDocument/2006/relationships/comments" Target="comments.xml"/><Relationship Id="rId30" Type="http://schemas.openxmlformats.org/officeDocument/2006/relationships/hyperlink" Target="https://azure.microsoft.com/en-us/documentation/articles/active-directory-integrating-applications/" TargetMode="External"/><Relationship Id="rId35" Type="http://schemas.openxmlformats.org/officeDocument/2006/relationships/hyperlink" Target="https://azure.microsoft.com/en-us/documentation/articles/active-directory-b2c-reference-custom-attr/"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0.png"/><Relationship Id="rId69" Type="http://schemas.openxmlformats.org/officeDocument/2006/relationships/footer" Target="footer6.xml"/><Relationship Id="rId8" Type="http://schemas.openxmlformats.org/officeDocument/2006/relationships/styles" Target="styles.xml"/><Relationship Id="rId51" Type="http://schemas.openxmlformats.org/officeDocument/2006/relationships/image" Target="media/image22.png"/><Relationship Id="rId72"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1.xml"/><Relationship Id="rId25" Type="http://schemas.openxmlformats.org/officeDocument/2006/relationships/image" Target="media/image5.png"/><Relationship Id="rId33" Type="http://schemas.openxmlformats.org/officeDocument/2006/relationships/image" Target="media/image7.png"/><Relationship Id="rId38" Type="http://schemas.openxmlformats.org/officeDocument/2006/relationships/hyperlink" Target="https://azure.microsoft.com/en-us/documentation/articles/active-directory-b2c-reference-policies/" TargetMode="External"/><Relationship Id="rId46" Type="http://schemas.openxmlformats.org/officeDocument/2006/relationships/image" Target="media/image17.png"/><Relationship Id="rId59" Type="http://schemas.openxmlformats.org/officeDocument/2006/relationships/hyperlink" Target="https://graph.windows.net" TargetMode="External"/><Relationship Id="rId67" Type="http://schemas.openxmlformats.org/officeDocument/2006/relationships/image" Target="media/image31.png"/><Relationship Id="rId20" Type="http://schemas.openxmlformats.org/officeDocument/2006/relationships/footer" Target="footer3.xm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hyperlink" Target="https://dg004-dev-euwe-web-api.azurewebsites.net/" TargetMode="External"/><Relationship Id="rId70" Type="http://schemas.openxmlformats.org/officeDocument/2006/relationships/fontTable" Target="fontTable.xml"/><Relationship Id="rId75" Type="http://schemas.openxmlformats.org/officeDocument/2006/relationships/customXml" Target="../customXml/item8.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1.xml"/><Relationship Id="rId23" Type="http://schemas.openxmlformats.org/officeDocument/2006/relationships/footer" Target="footer5.xml"/><Relationship Id="rId28" Type="http://schemas.microsoft.com/office/2011/relationships/commentsExtended" Target="commentsExtended.xm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webSettings" Target="webSettings.xml"/><Relationship Id="rId31" Type="http://schemas.openxmlformats.org/officeDocument/2006/relationships/hyperlink" Target="http://localhost/"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hyperlink" Target="https://sts.windows.net/tenantid"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footer" Target="footer2.xml"/><Relationship Id="rId39" Type="http://schemas.openxmlformats.org/officeDocument/2006/relationships/image" Target="media/image10.png"/><Relationship Id="rId34" Type="http://schemas.openxmlformats.org/officeDocument/2006/relationships/hyperlink" Target="https://azure.microsoft.com/en-us/documentation/articles/active-directory-b2c-get-started/" TargetMode="External"/><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numbering" Target="numbering.xml"/><Relationship Id="rId71" Type="http://schemas.microsoft.com/office/2011/relationships/people" Target="people.xml"/></Relationships>
</file>

<file path=word/_rels/footnotes.xml.rels><?xml version="1.0" encoding="UTF-8" standalone="yes"?>
<Relationships xmlns="http://schemas.openxmlformats.org/package/2006/relationships"><Relationship Id="rId3" Type="http://schemas.openxmlformats.org/officeDocument/2006/relationships/hyperlink" Target="http://www.dushyantgill.com/blog/2014/12/10/roles-based-access-control-in-cloud-applications-using-azure-ad/" TargetMode="External"/><Relationship Id="rId2" Type="http://schemas.openxmlformats.org/officeDocument/2006/relationships/hyperlink" Target="https://azure.microsoft.com/en-us/documentation/samples/active-directory-dotnet-webapp-roleclaims/" TargetMode="External"/><Relationship Id="rId1" Type="http://schemas.openxmlformats.org/officeDocument/2006/relationships/hyperlink" Target="https://technet.microsoft.com/en-us/library/dd772285.asp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lenitz\Documents\Custom%20Office%20Templates\SDMBaseTemplatev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B54EAFE9D4248879BD37D941E99821F"/>
        <w:category>
          <w:name w:val="General"/>
          <w:gallery w:val="placeholder"/>
        </w:category>
        <w:types>
          <w:type w:val="bbPlcHdr"/>
        </w:types>
        <w:behaviors>
          <w:behavior w:val="content"/>
        </w:behaviors>
        <w:guid w:val="{2D2B3946-A4A5-40E3-9A35-1ADF5735352B}"/>
      </w:docPartPr>
      <w:docPartBody>
        <w:p w:rsidR="00A15A05" w:rsidRDefault="008D77F4">
          <w:pPr>
            <w:pStyle w:val="8B54EAFE9D4248879BD37D941E99821F"/>
          </w:pPr>
          <w:r w:rsidRPr="00D37C32">
            <w:rPr>
              <w:rStyle w:val="PlaceholderText"/>
            </w:rPr>
            <w:t>Click here to enter text.</w:t>
          </w:r>
        </w:p>
      </w:docPartBody>
    </w:docPart>
    <w:docPart>
      <w:docPartPr>
        <w:name w:val="29262CD7EEEB4320A8DD816A86FB246C"/>
        <w:category>
          <w:name w:val="General"/>
          <w:gallery w:val="placeholder"/>
        </w:category>
        <w:types>
          <w:type w:val="bbPlcHdr"/>
        </w:types>
        <w:behaviors>
          <w:behavior w:val="content"/>
        </w:behaviors>
        <w:guid w:val="{E3150DE5-BC70-4FE0-BBDA-ED57CB25E3D9}"/>
      </w:docPartPr>
      <w:docPartBody>
        <w:p w:rsidR="00A15A05" w:rsidRDefault="008D77F4">
          <w:pPr>
            <w:pStyle w:val="29262CD7EEEB4320A8DD816A86FB246C"/>
          </w:pPr>
          <w:r w:rsidRPr="00D37C32">
            <w:rPr>
              <w:rStyle w:val="PlaceholderText"/>
            </w:rPr>
            <w:t>Choose an item.</w:t>
          </w:r>
        </w:p>
      </w:docPartBody>
    </w:docPart>
    <w:docPart>
      <w:docPartPr>
        <w:name w:val="3194B1A007F04346BCDC3DF766A053BE"/>
        <w:category>
          <w:name w:val="General"/>
          <w:gallery w:val="placeholder"/>
        </w:category>
        <w:types>
          <w:type w:val="bbPlcHdr"/>
        </w:types>
        <w:behaviors>
          <w:behavior w:val="content"/>
        </w:behaviors>
        <w:guid w:val="{337160A8-826D-428E-BFEC-AE9EA5280170}"/>
      </w:docPartPr>
      <w:docPartBody>
        <w:p w:rsidR="00A15A05" w:rsidRDefault="008D77F4">
          <w:pPr>
            <w:pStyle w:val="3194B1A007F04346BCDC3DF766A053BE"/>
          </w:pPr>
          <w:r>
            <w:rPr>
              <w:rStyle w:val="Strong"/>
            </w:rPr>
            <w:t xml:space="preserve">     </w:t>
          </w:r>
        </w:p>
      </w:docPartBody>
    </w:docPart>
    <w:docPart>
      <w:docPartPr>
        <w:name w:val="C51FE2DFDE6B43EF8FBFACE9CA69A985"/>
        <w:category>
          <w:name w:val="General"/>
          <w:gallery w:val="placeholder"/>
        </w:category>
        <w:types>
          <w:type w:val="bbPlcHdr"/>
        </w:types>
        <w:behaviors>
          <w:behavior w:val="content"/>
        </w:behaviors>
        <w:guid w:val="{AE29DBB4-B5A4-43A3-A0F6-90954C216232}"/>
      </w:docPartPr>
      <w:docPartBody>
        <w:p w:rsidR="00A15A05" w:rsidRDefault="008D77F4">
          <w:pPr>
            <w:pStyle w:val="C51FE2DFDE6B43EF8FBFACE9CA69A985"/>
          </w:pPr>
          <w:r w:rsidRPr="006E04CD">
            <w:rPr>
              <w:rStyle w:val="PlaceholderText"/>
            </w:rPr>
            <w:t>Click here to enter text.</w:t>
          </w:r>
        </w:p>
      </w:docPartBody>
    </w:docPart>
    <w:docPart>
      <w:docPartPr>
        <w:name w:val="434ED9DBA2814195B97CB20631E2B832"/>
        <w:category>
          <w:name w:val="General"/>
          <w:gallery w:val="placeholder"/>
        </w:category>
        <w:types>
          <w:type w:val="bbPlcHdr"/>
        </w:types>
        <w:behaviors>
          <w:behavior w:val="content"/>
        </w:behaviors>
        <w:guid w:val="{2424C6D3-96EA-46EE-88AA-04944B68323F}"/>
      </w:docPartPr>
      <w:docPartBody>
        <w:p w:rsidR="00A15A05" w:rsidRDefault="008D77F4">
          <w:pPr>
            <w:pStyle w:val="434ED9DBA2814195B97CB20631E2B832"/>
          </w:pPr>
          <w:r w:rsidRPr="006E04CD">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w:altName w:val="Segoe UI"/>
    <w:charset w:val="00"/>
    <w:family w:val="swiss"/>
    <w:pitch w:val="variable"/>
    <w:sig w:usb0="A00002AF"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00000001" w:usb1="4000205B" w:usb2="00000000" w:usb3="00000000" w:csb0="0000009F" w:csb1="00000000"/>
  </w:font>
  <w:font w:name="Segoe Black">
    <w:altName w:val="Arial"/>
    <w:charset w:val="00"/>
    <w:family w:val="swiss"/>
    <w:pitch w:val="variable"/>
    <w:sig w:usb0="A00002AF" w:usb1="4000205B" w:usb2="00000000" w:usb3="00000000" w:csb0="0000009F" w:csb1="00000000"/>
  </w:font>
  <w:font w:name="Segoe UI,Times New Roman">
    <w:altName w:val="Times New Roman"/>
    <w:panose1 w:val="00000000000000000000"/>
    <w:charset w:val="00"/>
    <w:family w:val="roman"/>
    <w:notTrueType/>
    <w:pitch w:val="default"/>
  </w:font>
  <w:font w:name="Courier New,Times New Roman">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77F4"/>
    <w:rsid w:val="0001060A"/>
    <w:rsid w:val="000263C6"/>
    <w:rsid w:val="0011525B"/>
    <w:rsid w:val="00124348"/>
    <w:rsid w:val="00142F3A"/>
    <w:rsid w:val="00143566"/>
    <w:rsid w:val="00262CB7"/>
    <w:rsid w:val="002D7108"/>
    <w:rsid w:val="003420DC"/>
    <w:rsid w:val="003A0406"/>
    <w:rsid w:val="003A3341"/>
    <w:rsid w:val="004E1580"/>
    <w:rsid w:val="004F7B6A"/>
    <w:rsid w:val="00500106"/>
    <w:rsid w:val="00554152"/>
    <w:rsid w:val="005856C2"/>
    <w:rsid w:val="005D0DA8"/>
    <w:rsid w:val="00645797"/>
    <w:rsid w:val="00672B3A"/>
    <w:rsid w:val="006A3FCC"/>
    <w:rsid w:val="006B1F90"/>
    <w:rsid w:val="006B49DF"/>
    <w:rsid w:val="006E0E12"/>
    <w:rsid w:val="00726BE0"/>
    <w:rsid w:val="00743BDA"/>
    <w:rsid w:val="00747193"/>
    <w:rsid w:val="0079593F"/>
    <w:rsid w:val="008C131B"/>
    <w:rsid w:val="008D77F4"/>
    <w:rsid w:val="008E5987"/>
    <w:rsid w:val="008E6701"/>
    <w:rsid w:val="009D5A50"/>
    <w:rsid w:val="00A0653F"/>
    <w:rsid w:val="00A15A05"/>
    <w:rsid w:val="00A22A20"/>
    <w:rsid w:val="00A22B71"/>
    <w:rsid w:val="00A61721"/>
    <w:rsid w:val="00A86F74"/>
    <w:rsid w:val="00A93D49"/>
    <w:rsid w:val="00AC42A5"/>
    <w:rsid w:val="00AD64BB"/>
    <w:rsid w:val="00B70015"/>
    <w:rsid w:val="00BC02EC"/>
    <w:rsid w:val="00C573B9"/>
    <w:rsid w:val="00C97FD4"/>
    <w:rsid w:val="00CB5D1C"/>
    <w:rsid w:val="00CE56E0"/>
    <w:rsid w:val="00D71B9A"/>
    <w:rsid w:val="00D86230"/>
    <w:rsid w:val="00DB0C9F"/>
    <w:rsid w:val="00DC1413"/>
    <w:rsid w:val="00E102F8"/>
    <w:rsid w:val="00E1086A"/>
    <w:rsid w:val="00E75998"/>
    <w:rsid w:val="00EA68C9"/>
    <w:rsid w:val="00ED11B4"/>
    <w:rsid w:val="00F66BCD"/>
    <w:rsid w:val="00F934E3"/>
    <w:rsid w:val="00FF7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B54EAFE9D4248879BD37D941E99821F">
    <w:name w:val="8B54EAFE9D4248879BD37D941E99821F"/>
  </w:style>
  <w:style w:type="paragraph" w:customStyle="1" w:styleId="712D1C17E7C146D9885840721B6F23AF">
    <w:name w:val="712D1C17E7C146D9885840721B6F23AF"/>
  </w:style>
  <w:style w:type="paragraph" w:customStyle="1" w:styleId="29262CD7EEEB4320A8DD816A86FB246C">
    <w:name w:val="29262CD7EEEB4320A8DD816A86FB246C"/>
  </w:style>
  <w:style w:type="character" w:styleId="Strong">
    <w:name w:val="Strong"/>
    <w:basedOn w:val="DefaultParagraphFont"/>
    <w:uiPriority w:val="22"/>
    <w:qFormat/>
    <w:rPr>
      <w:b/>
      <w:bCs/>
    </w:rPr>
  </w:style>
  <w:style w:type="paragraph" w:customStyle="1" w:styleId="3194B1A007F04346BCDC3DF766A053BE">
    <w:name w:val="3194B1A007F04346BCDC3DF766A053BE"/>
  </w:style>
  <w:style w:type="paragraph" w:customStyle="1" w:styleId="C51FE2DFDE6B43EF8FBFACE9CA69A985">
    <w:name w:val="C51FE2DFDE6B43EF8FBFACE9CA69A985"/>
  </w:style>
  <w:style w:type="paragraph" w:customStyle="1" w:styleId="BB456EF8F89B42239EC7B9DB74CCA60D">
    <w:name w:val="BB456EF8F89B42239EC7B9DB74CCA60D"/>
  </w:style>
  <w:style w:type="paragraph" w:customStyle="1" w:styleId="EF7077D263C742B1B5E369FCA08CE9F2">
    <w:name w:val="EF7077D263C742B1B5E369FCA08CE9F2"/>
  </w:style>
  <w:style w:type="paragraph" w:customStyle="1" w:styleId="14656CA529F74CC2A177CAADF583DEAE">
    <w:name w:val="14656CA529F74CC2A177CAADF583DEAE"/>
  </w:style>
  <w:style w:type="paragraph" w:customStyle="1" w:styleId="434ED9DBA2814195B97CB20631E2B832">
    <w:name w:val="434ED9DBA2814195B97CB20631E2B832"/>
  </w:style>
  <w:style w:type="paragraph" w:customStyle="1" w:styleId="C05A61DBC0BD4F2CBF09D79BE03EAF35">
    <w:name w:val="C05A61DBC0BD4F2CBF09D79BE03EAF35"/>
  </w:style>
  <w:style w:type="paragraph" w:customStyle="1" w:styleId="622C3C33315347798CBBE457FB5B5255">
    <w:name w:val="622C3C33315347798CBBE457FB5B52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Campus – Individual IP" ma:contentTypeID="0x01010079CA57CA2DAD654DAB031774EE6746580100B7D3539240F041488D0935CE8BCDCB8B" ma:contentTypeVersion="24" ma:contentTypeDescription="This content type is produced by an individual or team as part of a team collaboration effort, such as customer engagement. Reuse this type of content at your own risk." ma:contentTypeScope="" ma:versionID="eee9f29ff31240ef9b85d37269531fa6">
  <xsd:schema xmlns:xsd="http://www.w3.org/2001/XMLSchema" xmlns:xs="http://www.w3.org/2001/XMLSchema" xmlns:p="http://schemas.microsoft.com/office/2006/metadata/properties" xmlns:ns2="230e9df3-be65-4c73-a93b-d1236ebd677e" targetNamespace="http://schemas.microsoft.com/office/2006/metadata/properties" ma:root="true" ma:fieldsID="4450e9066c4ac9c1f576d2825c1801fc" ns2:_="">
    <xsd:import namespace="230e9df3-be65-4c73-a93b-d1236ebd677e"/>
    <xsd:element name="properties">
      <xsd:complexType>
        <xsd:sequence>
          <xsd:element name="documentManagement">
            <xsd:complexType>
              <xsd:all>
                <xsd:element ref="ns2:DerivedFromID" minOccurs="0"/>
                <xsd:element ref="ns2:DocumentDescription" minOccurs="0"/>
                <xsd:element ref="ns2:Authors" minOccurs="0"/>
                <xsd:element ref="ns2:_dlc_DocIdUrl" minOccurs="0"/>
                <xsd:element ref="ns2:_dlc_DocIdPersistId" minOccurs="0"/>
                <xsd:element ref="ns2:MSProductsTaxHTField0" minOccurs="0"/>
                <xsd:element ref="ns2:TaxCatchAll" minOccurs="0"/>
                <xsd:element ref="ns2:TaxCatchAllLabel" minOccurs="0"/>
                <xsd:element ref="ns2:m74a2925250f485f9486ed3f97e2a6b3" minOccurs="0"/>
                <xsd:element ref="ns2:oad7af80ad0f4ba99bb03b3894ab533c" minOccurs="0"/>
                <xsd:element ref="ns2:bc28b5f076654a3b96073bbbebfeb8c9" minOccurs="0"/>
                <xsd:element ref="ns2:_dlc_Doc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erivedFromID" ma:index="2" nillable="true" ma:displayName="Derived from ID" ma:default="Original" ma:description="Holds the Document Id if the document is derived from an existing document in Campus." ma:internalName="DerivedFromID" ma:readOnly="false">
      <xsd:simpleType>
        <xsd:restriction base="dms:Text">
          <xsd:maxLength value="255"/>
        </xsd:restriction>
      </xsd:simpleType>
    </xsd:element>
    <xsd:element name="DocumentDescription" ma:index="3" nillable="true" ma:displayName="Document Description" ma:description="Alternate description for documents that can be used for display." ma:internalName="DocumentDescription" ma:readOnly="false">
      <xsd:simpleType>
        <xsd:restriction base="dms:Note">
          <xsd:maxLength value="255"/>
        </xsd:restriction>
      </xsd:simpleType>
    </xsd:element>
    <xsd:element name="Authors" ma:index="4" nillable="true" ma:displayName="Authors" ma:description="The individuals who contributed to the creation of this content. Includes both primary and secondary authors." ma:list="UserInfo" ma:SharePointGroup="0" ma:internalName="Authors"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MSProductsTaxHTField0" ma:index="13" nillable="true" ma:taxonomy="true" ma:internalName="MSProductsTaxHTField0" ma:taxonomyFieldName="MSProducts" ma:displayName="MS Products" ma:default="208;#PowerShell|ff4b5728-dec3-4ea4-a27e-aa9b82c4bb5d;#106;#Microsoft Azure|669a3112-5edf-444b-a003-630063601f07" ma:fieldId="{ee77c2ea-e1b9-4a90-85df-76a95e6ae936}" ma:taxonomyMulti="true" ma:sspId="e385fb40-52d4-4fae-9c5b-3e8ff8a5878e" ma:termSetId="e8298524-23d5-441d-8e61-21bed1c2c470" ma:anchorId="00000000-0000-0000-0000-000000000000" ma:open="false" ma:isKeyword="false">
      <xsd:complexType>
        <xsd:sequence>
          <xsd:element ref="pc:Terms" minOccurs="0" maxOccurs="1"/>
        </xsd:sequence>
      </xsd:complexType>
    </xsd:element>
    <xsd:element name="TaxCatchAll" ma:index="14" nillable="true" ma:displayName="Taxonomy Catch All Column" ma:description="" ma:hidden="true" ma:list="{1937614f-f137-4b23-965e-cd29396188ea}" ma:internalName="TaxCatchAll" ma:showField="CatchAllData" ma:web="4dc4c1ec-3229-4385-971a-6ac15ebd3a6a">
      <xsd:complexType>
        <xsd:complexContent>
          <xsd:extension base="dms:MultiChoiceLookup">
            <xsd:sequence>
              <xsd:element name="Value" type="dms:Lookup" maxOccurs="unbounded" minOccurs="0" nillable="true"/>
            </xsd:sequence>
          </xsd:extension>
        </xsd:complexContent>
      </xsd:complexType>
    </xsd:element>
    <xsd:element name="TaxCatchAllLabel" ma:index="15" nillable="true" ma:displayName="Taxonomy Catch All Column1" ma:description="" ma:hidden="true" ma:list="{1937614f-f137-4b23-965e-cd29396188ea}" ma:internalName="TaxCatchAllLabel" ma:readOnly="true" ma:showField="CatchAllDataLabel" ma:web="4dc4c1ec-3229-4385-971a-6ac15ebd3a6a">
      <xsd:complexType>
        <xsd:complexContent>
          <xsd:extension base="dms:MultiChoiceLookup">
            <xsd:sequence>
              <xsd:element name="Value" type="dms:Lookup" maxOccurs="unbounded" minOccurs="0" nillable="true"/>
            </xsd:sequence>
          </xsd:extension>
        </xsd:complexContent>
      </xsd:complexType>
    </xsd:element>
    <xsd:element name="m74a2925250f485f9486ed3f97e2a6b3" ma:index="17" nillable="true" ma:taxonomy="true" ma:internalName="m74a2925250f485f9486ed3f97e2a6b3" ma:taxonomyFieldName="VerticalIndustries" ma:displayName="Vertical Industries" ma:default="" ma:fieldId="{674a2925-250f-485f-9486-ed3f97e2a6b3}" ma:taxonomyMulti="true" ma:sspId="e385fb40-52d4-4fae-9c5b-3e8ff8a5878e" ma:termSetId="91b0d1e0-9f22-4aab-a1ef-fa1358a21588" ma:anchorId="00000000-0000-0000-0000-000000000000" ma:open="false" ma:isKeyword="false">
      <xsd:complexType>
        <xsd:sequence>
          <xsd:element ref="pc:Terms" minOccurs="0" maxOccurs="1"/>
        </xsd:sequence>
      </xsd:complexType>
    </xsd:element>
    <xsd:element name="oad7af80ad0f4ba99bb03b3894ab533c" ma:index="19" nillable="true" ma:taxonomy="true" ma:internalName="oad7af80ad0f4ba99bb03b3894ab533c" ma:taxonomyFieldName="ServicesIPTypes" ma:displayName="Services IP Type" ma:default="" ma:fieldId="{8ad7af80-ad0f-4ba9-9bb0-3b3894ab533c}" ma:taxonomyMulti="true" ma:sspId="e385fb40-52d4-4fae-9c5b-3e8ff8a5878e" ma:termSetId="030f38bb-a2c5-4da9-8933-47d85a151cf1" ma:anchorId="00000000-0000-0000-0000-000000000000" ma:open="false" ma:isKeyword="false">
      <xsd:complexType>
        <xsd:sequence>
          <xsd:element ref="pc:Terms" minOccurs="0" maxOccurs="1"/>
        </xsd:sequence>
      </xsd:complexType>
    </xsd:element>
    <xsd:element name="bc28b5f076654a3b96073bbbebfeb8c9" ma:index="21" nillable="true" ma:taxonomy="true" ma:internalName="bc28b5f076654a3b96073bbbebfeb8c9" ma:taxonomyFieldName="MSLanguage" ma:displayName="MS Language" ma:default="1;#English|cb91f272-ce4d-4a7e-9bbf-78b58e3d188d" ma:fieldId="{bc28b5f0-7665-4a3b-9607-3bbbebfeb8c9}" ma:taxonomyMulti="true" ma:sspId="e385fb40-52d4-4fae-9c5b-3e8ff8a5878e" ma:termSetId="2851bb56-f3b7-4d07-b1ba-07ede7d3b149" ma:anchorId="00000000-0000-0000-0000-000000000000" ma:open="false" ma:isKeyword="false">
      <xsd:complexType>
        <xsd:sequence>
          <xsd:element ref="pc:Terms" minOccurs="0" maxOccurs="1"/>
        </xsd:sequence>
      </xsd:complexType>
    </xsd:element>
    <xsd:element name="_dlc_DocId" ma:index="22" nillable="true" ma:displayName="Document ID Value" ma:description="The value of the document ID assigned to this item." ma:internalName="_dlc_DocId"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3"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4.xml><?xml version="1.0" encoding="utf-8"?>
<root>
  <status>Draft</status>
  <custom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w:rsidRDefault="00195098"&gt;&lt;w:sdt&gt;&lt;w:sdtPr&gt;&lt;w:rPr&gt;&lt;w:lang w:eastAsia="en-AU"/&gt;&lt;/w:rPr&gt;&lt;w:alias w:val="Customer"/&gt;&lt;w:tag w:val="Customer"/&gt;&lt;w:id w:val="-707030904"/&gt;&lt;/w:sdtPr&gt;&lt;w:sdtContent&gt;&lt;w:r&gt;&lt;w:rPr&gt;&lt;w:lang w:eastAsia="en-AU"/&gt;&lt;/w:rPr&gt;&lt;w:fldChar w:fldCharType="begin"/&gt;&lt;/w:r&gt;&lt;w:r&gt;&lt;w:rPr&gt;&lt;w:lang w:eastAsia="en-AU"/&gt;&lt;/w:rPr&gt;&lt;w:instrText xml:space="preserve"&gt; DOCPROPERTY  Customer  \* MERGEFORMAT &lt;/w:instrText&gt;&lt;/w:r&gt;&lt;w:r&gt;&lt;w:rPr&gt;&lt;w:lang w:eastAsia="en-AU"/&gt;&lt;/w:rPr&gt;&lt;w:fldChar w:fldCharType="separate"/&gt;&lt;/w:r&gt;&lt;w:r w:rsidR="009B618E"&gt;&lt;w:rPr&gt;&lt;w:lang w:eastAsia="en-AU"/&gt;&lt;/w:rPr&gt;&lt;w:t&gt;[Type Customer Name Here]&lt;/w:t&gt;&lt;/w:r&gt;&lt;w:r&gt;&lt;w:rPr&gt;&lt;w:lang w:eastAsia="en-AU"/&gt;&lt;/w:rPr&gt;&lt;w:fldChar w:fldCharType="end"/&gt;&lt;/w:r&gt;&lt;/w:sdtContent&gt;&lt;/w:sdt&gt;&lt;/w:p&gt;&lt;w:sectPr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w:val="001C181B"/&gt;&lt;w:pPr&gt;&lt;w:spacing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w:val="001C181B"/&gt;&lt;w:pPr&gt;&lt;w:keepNext/&gt;&lt;w:keepLines/&gt;&lt;w:pageBreakBefore/&gt;&lt;w:tabs&gt;&lt;w:tab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w:val="001C181B"/&gt;&lt;w:pPr&gt;&lt;w:pageBreakBefore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w:val="001C181B"/&gt;&lt;w:pPr&gt;&lt;w:outlineLvl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w:val="001C181B"/&gt;&lt;w:pPr&gt;&lt;w:spacing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w:val="001C181B"/&gt;&lt;w:pPr&gt;&lt;w:outlineLvl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w:val="001C181B"/&gt;&lt;w:pPr&gt;&lt;w:keepNext/&gt;&lt;w:keepLines/&gt;&lt;w:numPr&gt;&lt;w:ilvl w:val="5"/&gt;&lt;w:numId w:val="9"/&gt;&lt;/w:numPr&gt;&lt;w:spacing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w:val="001C181B"/&gt;&lt;w:pPr&gt;&lt;w:keepNext/&gt;&lt;w:keepLines/&gt;&lt;w:numPr&gt;&lt;w:ilvl w:val="6"/&gt;&lt;w:numId w:val="9"/&gt;&lt;/w:numPr&gt;&lt;w:spacing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w:val="001C181B"/&gt;&lt;w:pPr&gt;&lt;w:keepNext/&gt;&lt;w:keepLines/&gt;&lt;w:numPr&gt;&lt;w:ilvl w:val="7"/&gt;&lt;w:numId w:val="9"/&gt;&lt;/w:numPr&gt;&lt;w:spacing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w:val="001C181B"/&gt;&lt;w:pPr&gt;&lt;w:keepNext/&gt;&lt;w:keepLines/&gt;&lt;w:numPr&gt;&lt;w:ilvl w:val="8"/&gt;&lt;w:numId w:val="9"/&gt;&lt;/w:numPr&gt;&lt;w:spacing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w:val="001C181B"/&gt;&lt;w:rPr&gt;&lt;w:rFonts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w:val="001C181B"/&gt;&lt;w:pPr&gt;&lt;w:tabs&gt;&lt;w:tab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w:val="001C181B"/&gt;&lt;w:rPr&gt;&lt;w:rFonts w:ascii="Segoe UI" w:hAnsi="Segoe UI"/&gt;&lt;w:color w:val="0563C1" w:themeColor="hyperlink"/&gt;&lt;w:u w:val="single"/&gt;&lt;/w:rPr&gt;&lt;/w:style&gt;&lt;w:style w:type="paragraph" w:customStyle="1" w:styleId="Bullet1"&gt;&lt;w:name w:val="Bullet1"/&gt;&lt;w:basedOn w:val="ListBullet"/&gt;&lt;w:uiPriority w:val="99"/&gt;&lt;w:rsid w:val="001C181B"/&gt;&lt;w:pPr&gt;&lt;w:numPr&gt;&lt;w:numId w:val="2"/&gt;&lt;/w:numPr&gt;&lt;w:spacing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w:val="001C181B"/&gt;&lt;w:pPr&gt;&lt;w:tabs&gt;&lt;w:tab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w:val="001C181B"/&gt;&lt;w:rPr&gt;&lt;w:rFonts w:ascii="Segoe UI" w:eastAsiaTheme="minorEastAsia" w:hAnsi="Segoe UI"/&gt;&lt;w:sz w:val="16"/&gt;&lt;/w:rPr&gt;&lt;/w:style&gt;&lt;w:style w:type="paragraph" w:styleId="Footer"&gt;&lt;w:name w:val="footer"/&gt;&lt;w:basedOn w:val="Normal"/&gt;&lt;w:link w:val="FooterChar"/&gt;&lt;w:uiPriority w:val="99"/&gt;&lt;w:unhideWhenUsed/&gt;&lt;w:rsid w:val="001C181B"/&gt;&lt;w:pPr&gt;&lt;w:tabs&gt;&lt;w:tab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w:val="001C181B"/&gt;&lt;w:rPr&gt;&lt;w:rFonts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w:val="001C181B"/&gt;&lt;w:pPr&gt;&lt;w:keepNext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w:val="001C181B"/&gt;&lt;w:rPr&gt;&lt;w:rFonts w:ascii="Segoe UI" w:hAnsi="Segoe UI"/&gt;&lt;w:sz w:val="20"/&gt;&lt;/w:rPr&gt;&lt;/w:style&gt;&lt;w:style w:type="table" w:styleId="TableGrid"&gt;&lt;w:name w:val="Table Grid"/&gt;&lt;w:aliases w:val="Tabla Microsoft Servicios"/&gt;&lt;w:basedOn w:val="TableNormal"/&gt;&lt;w:rsid w:val="001C181B"/&gt;&lt;w:pPr&gt;&lt;w:spacing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w:val="001C181B"/&gt;&lt;w:pPr&gt;&lt;w:spacing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w:val="001C181B"/&gt;&lt;w:pPr&gt;&lt;w:spacing w:after="600"/&gt;&lt;w:ind w:left="-720"/&gt;&lt;/w:pPr&gt;&lt;w:rPr&gt;&lt;w:color w:val="008AC8"/&gt;&lt;w:sz w:val="36"/&gt;&lt;/w:rPr&gt;&lt;/w:style&gt;&lt;w:style w:type="paragraph" w:customStyle="1" w:styleId="CoverHeading2"&gt;&lt;w:name w:val="Cover Heading 2"/&gt;&lt;w:basedOn w:val="Normal"/&gt;&lt;w:uiPriority w:val="99"/&gt;&lt;w:rsid w:val="001C181B"/&gt;&lt;w:pPr&gt;&lt;w:spacing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w:val="001C181B"/&gt;&lt;w:rPr&gt;&lt;w:rFonts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w:val="001C181B"/&gt;&lt;w:pPr&gt;&lt;w:shd w:val="clear" w:color="auto" w:fill="F2F2F2"/&gt;&lt;/w:pPr&gt;&lt;w:rPr&gt;&lt;w:color w:val="FF0066"/&gt;&lt;/w:rPr&gt;&lt;/w:style&gt;&lt;w:style w:type="character" w:styleId="Strong"&gt;&lt;w:name w:val="Strong"/&gt;&lt;w:basedOn w:val="DefaultParagraphFont"/&gt;&lt;w:uiPriority w:val="22"/&gt;&lt;w:qFormat/&gt;&lt;w:rsid w:val="001C181B"/&gt;&lt;w:rPr&gt;&lt;w:b/&gt;&lt;w:bCs/&gt;&lt;/w:rPr&gt;&lt;/w:style&gt;&lt;w:style w:type="paragraph" w:styleId="ListParagraph"&gt;&lt;w:name w:val="List Paragraph"/&gt;&lt;w:aliases w:val="Bullet Number,List Paragraph1,lp1,lp11,List Paragraph11,Bullet 1,Use Case List Paragraph,numbered,Bullet List,FooterText"/&gt;&lt;w:basedOn w:val="Normal"/&gt;&lt;w:link w:val="ListParagraphChar"/&gt;&lt;w:uiPriority w:val="34"/&gt;&lt;w:qFormat/&gt;&lt;w:rsid w:val="001C181B"/&gt;&lt;w:pPr&gt;&lt;w:numPr&gt;&lt;w:numId w:val="30"/&gt;&lt;/w:numPr&gt;&lt;w:contextualSpacing/&gt;&lt;/w:pPr&gt;&lt;/w:style&gt;&lt;w:style w:type="paragraph" w:styleId="TOCHeading"&gt;&lt;w:name w:val="TOC Heading"/&gt;&lt;w:basedOn w:val="Heading1"/&gt;&lt;w:next w:val="Normal"/&gt;&lt;w:uiPriority w:val="99"/&gt;&lt;w:rsid w:val="001C181B"/&gt;&lt;w:pPr&gt;&lt;w:spacing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w:val="001C181B"/&gt;&lt;w:rPr&gt;&lt;w:i/&gt;&lt;w:iCs/&gt;&lt;w:color w:val="5B9BD5" w:themeColor="accent1"/&gt;&lt;/w:rPr&gt;&lt;/w:style&gt;&lt;w:style w:type="paragraph" w:styleId="Caption"&gt;&lt;w:name w:val="caption"/&gt;&lt;w:basedOn w:val="Normal"/&gt;&lt;w:next w:val="Normal"/&gt;&lt;w:uiPriority w:val="99"/&gt;&lt;w:unhideWhenUsed/&gt;&lt;w:rsid w:val="001C181B"/&gt;&lt;w:pPr&gt;&lt;w:spacing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w:val="001C181B"/&gt;&lt;w:rPr&gt;&lt;w:rFonts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w:val="2"/&gt;&lt;w:qFormat/&gt;&lt;w:rsid w:val="001C181B"/&gt;&lt;w:pPr&gt;&lt;w:keepNext/&gt;&lt;w:keepLines/&gt;&lt;w:pageBreakBefore/&gt;&lt;w:numPr&gt;&lt;w:numId w:val="10"/&gt;&lt;/w:numPr&gt;&lt;w:tabs&gt;&lt;w:tab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Char,numbered Char,Bullet List Char,FooterText Char"/&gt;&lt;w:basedOn w:val="DefaultParagraphFont"/&gt;&lt;w:link w:val="ListParagraph"/&gt;&lt;w:uiPriority w:val="34"/&gt;&lt;w:locked/&gt;&lt;w:rsid w:val="001C181B"/&gt;&lt;w:rPr&gt;&lt;w:rFonts w:ascii="Segoe UI" w:eastAsiaTheme="minorEastAsia" w:hAnsi="Segoe UI"/&gt;&lt;/w:rPr&gt;&lt;/w:style&gt;&lt;w:style w:type="paragraph" w:styleId="ListBullet"&gt;&lt;w:name w:val="List Bullet"/&gt;&lt;w:basedOn w:val="Normal"/&gt;&lt;w:uiPriority w:val="4"/&gt;&lt;w:qFormat/&gt;&lt;w:rsid w:val="00D03E8D"/&gt;&lt;w:pPr&gt;&lt;w:numPr&gt;&lt;w:numId w:val="5"/&gt;&lt;/w:numPr&gt;&lt;w:spacing w:after="200"/&gt;&lt;w:contextualSpacing/&gt;&lt;/w:pPr&gt;&lt;/w:style&gt;&lt;w:style w:type="paragraph" w:customStyle="1" w:styleId="Heading2Numbered"&gt;&lt;w:name w:val="Heading 2 (Numbered)"/&gt;&lt;w:basedOn w:val="Heading1Numbered"/&gt;&lt;w:next w:val="Normal"/&gt;&lt;w:uiPriority w:val="2"/&gt;&lt;w:qFormat/&gt;&lt;w:rsid w:val="001C181B"/&gt;&lt;w:pPr&gt;&lt;w:pageBreakBefore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w:val="2"/&gt;&lt;w:qFormat/&gt;&lt;w:rsid w:val="001C181B"/&gt;&lt;w:pPr&gt;&lt;w:numPr&gt;&lt;w:ilvl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w:val="99"/&gt;&lt;w:unhideWhenUsed/&gt;&lt;w:qFormat/&gt;&lt;w:rsid w:val="001C181B"/&gt;&lt;w:pPr&gt;&lt;w:numPr&gt;&lt;w:ilvl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w:val="001C181B"/&gt;&lt;w:pPr&gt;&lt;w:framePr w:wrap="around" w:vAnchor="text" w:hAnchor="text" w:y="1"/&gt;&lt;w:numPr&gt;&lt;w:ilvl w:val="0"/&gt;&lt;w:numId w:val="11"/&gt;&lt;/w:numPr&gt;&lt;w:tabs&gt;&lt;w:tab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w:val="001C181B"/&gt;&lt;w:pPr&gt;&lt;w:numPr&gt;&lt;w:numId w:val="3"/&gt;&lt;/w:numPr&gt;&lt;w:spacing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w:val="001C181B"/&gt;&lt;w:pPr&gt;&lt;w:keepNext/&gt;&lt;w:pBdr&gt;&lt;w:top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w:val="001C181B"/&gt;&lt;w:pPr&gt;&lt;w:numPr&gt;&lt;w:numId w:val="8"/&gt;&lt;/w:numPr&gt;&lt;w:spacing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w:val="001C181B"/&gt;&lt;w:pPr&gt;&lt;w:pBdr&gt;&lt;w:left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w:val="001C181B"/&gt;&lt;w:pPr&gt;&lt;w:keepNext/&gt;&lt;w:spacing w:before="240" w:after="240" w:line="240" w:lineRule="auto"/&gt;&lt;/w:pPr&gt;&lt;w:rPr&gt;&lt;w:bCs/&gt;&lt;w:color w:val="008AC8"/&gt;&lt;w:sz w:val="24"/&gt;&lt;/w:rPr&gt;&lt;/w:style&gt;&lt;w:style w:type="numbering" w:customStyle="1" w:styleId="Checklist"&gt;&lt;w:name w:val="Checklist"/&gt;&lt;w:basedOn w:val="NoList"/&gt;&lt;w:rsid w:val="001C181B"/&gt;&lt;w:pPr&gt;&lt;w:numPr&gt;&lt;w:numId w:val="4"/&gt;&lt;/w:numPr&gt;&lt;/w:pPr&gt;&lt;/w:style&gt;&lt;w:style w:type="paragraph" w:customStyle="1" w:styleId="TableText"&gt;&lt;w:name w:val="Table Text"/&gt;&lt;w:basedOn w:val="Normal"/&gt;&lt;w:uiPriority w:val="99"/&gt;&lt;w:qFormat/&gt;&lt;w:rsid w:val="001C181B"/&gt;&lt;w:pPr&gt;&lt;w:spacing w:line="240" w:lineRule="auto"/&gt;&lt;/w:pPr&gt;&lt;w:rPr&gt;&lt;w:sz w:val="18"/&gt;&lt;/w:rPr&gt;&lt;/w:style&gt;&lt;w:style w:type="paragraph" w:customStyle="1" w:styleId="CommandLine"&gt;&lt;w:name w:val="Command Line"/&gt;&lt;w:basedOn w:val="Normal"/&gt;&lt;w:uiPriority w:val="99"/&gt;&lt;w:rsid w:val="001C181B"/&gt;&lt;w:pPr&gt;&lt;w:shd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w:val="001C181B"/&gt;&lt;w:pPr&gt;&lt;w:numPr&gt;&lt;w:numId w:val="5"/&gt;&lt;/w:numPr&gt;&lt;/w:pPr&gt;&lt;/w:style&gt;&lt;w:style w:type="numbering" w:customStyle="1" w:styleId="NumberedList"&gt;&lt;w:name w:val="Numbered List"/&gt;&lt;w:rsid w:val="001C181B"/&gt;&lt;w:pPr&gt;&lt;w:numPr&gt;&lt;w:numId w:val="6"/&gt;&lt;/w:numPr&gt;&lt;/w:pPr&gt;&lt;/w:style&gt;&lt;w:style w:type="paragraph" w:styleId="TOC2"&gt;&lt;w:name w:val="toc 2"/&gt;&lt;w:basedOn w:val="Normal"/&gt;&lt;w:next w:val="Normal"/&gt;&lt;w:autoRedefine/&gt;&lt;w:uiPriority w:val="39"/&gt;&lt;w:unhideWhenUsed/&gt;&lt;w:rsid w:val="001C181B"/&gt;&lt;w:pPr&gt;&lt;w:tabs&gt;&lt;w:tab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w:val="001C181B"/&gt;&lt;w:pPr&gt;&lt;w:spacing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w:val="001C181B"/&gt;&lt;w:pPr&gt;&lt;w:spacing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w:val="001C181B"/&gt;&lt;w:pPr&gt;&lt;w:spacing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w:val="001C181B"/&gt;&lt;w:pPr&gt;&lt;w:keepNext w:val="0"/&gt;&lt;w:keepLines w:val="0"/&gt;&lt;w:widowControl w:val="0"/&gt;&lt;w:numPr&gt;&lt;w:ilvl w:val="5"/&gt;&lt;w:numId w:val="10"/&gt;&lt;/w:numPr&gt;&lt;w:spacing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w:val="001C181B"/&gt;&lt;w:pPr&gt;&lt;w:keepNext w:val="0"/&gt;&lt;w:keepLines w:val="0"/&gt;&lt;w:widowControl w:val="0"/&gt;&lt;w:numPr&gt;&lt;w:ilvl w:val="6"/&gt;&lt;w:numId w:val="10"/&gt;&lt;/w:numPr&gt;&lt;w:spacing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w:val="001C181B"/&gt;&lt;w:rPr&gt;&lt;w:rFonts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w:val="001C181B"/&gt;&lt;w:rPr&gt;&lt;w:rFonts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w:val="001C181B"/&gt;&lt;w:pPr&gt;&lt;w:keepLines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w:val="001C181B"/&gt;&lt;w:pPr&gt;&lt;w:keepLines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w:val="001C181B"/&gt;&lt;w:rPr&gt;&lt;w:rFonts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w:val="001C181B"/&gt;&lt;w:rPr&gt;&lt;w:rFonts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w:val="001C181B"/&gt;&lt;w:rPr&gt;&lt;w:rFonts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w:val="001C181B"/&gt;&lt;w:rPr&gt;&lt;w:rFonts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w:val="001C181B"/&gt;&lt;w:rPr&gt;&lt;w:rFonts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w:val="001C181B"/&gt;&lt;w:pPr&gt;&lt;w:numPr&gt;&lt;w:numId w:val="12"/&gt;&lt;/w:numPr&gt;&lt;w:ind w:left="1080"/&gt;&lt;/w:pPr&gt;&lt;/w:style&gt;&lt;w:style w:type="paragraph" w:styleId="ListBullet3"&gt;&lt;w:name w:val="List Bullet 3"/&gt;&lt;w:basedOn w:val="ListBullet2"/&gt;&lt;w:uiPriority w:val="99"/&gt;&lt;w:qFormat/&gt;&lt;w:rsid w:val="001C181B"/&gt;&lt;w:pPr&gt;&lt;w:numPr&gt;&lt;w:numId w:val="13"/&gt;&lt;/w:numPr&gt;&lt;/w:pPr&gt;&lt;/w:style&gt;&lt;w:style w:type="paragraph" w:styleId="ListBullet4"&gt;&lt;w:name w:val="List Bullet 4"/&gt;&lt;w:basedOn w:val="ListBullet3"/&gt;&lt;w:uiPriority w:val="99"/&gt;&lt;w:qFormat/&gt;&lt;w:rsid w:val="001C181B"/&gt;&lt;w:pPr&gt;&lt;w:numPr&gt;&lt;w:numId w:val="14"/&gt;&lt;/w:numPr&gt;&lt;/w:pPr&gt;&lt;/w:style&gt;&lt;w:style w:type="paragraph" w:styleId="ListBullet5"&gt;&lt;w:name w:val="List Bullet 5"/&gt;&lt;w:basedOn w:val="ListBullet4"/&gt;&lt;w:uiPriority w:val="99"/&gt;&lt;w:rsid w:val="001C181B"/&gt;&lt;w:pPr&gt;&lt;w:numPr&gt;&lt;w:numId w:val="15"/&gt;&lt;/w:numPr&gt;&lt;/w:pPr&gt;&lt;/w:style&gt;&lt;w:style w:type="paragraph" w:styleId="ListNumber2"&gt;&lt;w:name w:val="List Number 2"/&gt;&lt;w:basedOn w:val="ListNumber"/&gt;&lt;w:uiPriority w:val="99"/&gt;&lt;w:qFormat/&gt;&lt;w:rsid w:val="001C181B"/&gt;&lt;w:pPr&gt;&lt;w:numPr&gt;&lt;w:numId w:val="17"/&gt;&lt;/w:numPr&gt;&lt;/w:pPr&gt;&lt;/w:style&gt;&lt;w:style w:type="paragraph" w:styleId="ListNumber"&gt;&lt;w:name w:val="List Number"/&gt;&lt;w:basedOn w:val="ListBullet"/&gt;&lt;w:uiPriority w:val="99"/&gt;&lt;w:qFormat/&gt;&lt;w:rsid w:val="001C181B"/&gt;&lt;w:pPr&gt;&lt;w:numPr&gt;&lt;w:numId w:val="0"/&gt;&lt;/w:numPr&gt;&lt;w:ind w:left="720" w:hanging="360"/&gt;&lt;/w:pPr&gt;&lt;/w:style&gt;&lt;w:style w:type="paragraph" w:styleId="ListNumber3"&gt;&lt;w:name w:val="List Number 3"/&gt;&lt;w:basedOn w:val="ListNumber2"/&gt;&lt;w:uiPriority w:val="99"/&gt;&lt;w:qFormat/&gt;&lt;w:rsid w:val="001C181B"/&gt;&lt;w:pPr&gt;&lt;w:numPr&gt;&lt;w:numId w:val="18"/&gt;&lt;/w:numPr&gt;&lt;/w:pPr&gt;&lt;/w:style&gt;&lt;w:style w:type="paragraph" w:styleId="ListNumber4"&gt;&lt;w:name w:val="List Number 4"/&gt;&lt;w:basedOn w:val="ListNumber3"/&gt;&lt;w:uiPriority w:val="99"/&gt;&lt;w:qFormat/&gt;&lt;w:rsid w:val="001C181B"/&gt;&lt;w:pPr&gt;&lt;w:numPr&gt;&lt;w:numId w:val="19"/&gt;&lt;/w:numPr&gt;&lt;/w:pPr&gt;&lt;/w:style&gt;&lt;w:style w:type="character" w:styleId="PlaceholderText"&gt;&lt;w:name w:val="Placeholder Text"/&gt;&lt;w:basedOn w:val="DefaultParagraphFont"/&gt;&lt;w:uiPriority w:val="99"/&gt;&lt;w:semiHidden/&gt;&lt;w:rsid w:val="001C181B"/&gt;&lt;w:rPr&gt;&lt;w:color w:val="808080"/&gt;&lt;/w:rPr&gt;&lt;/w:style&gt;&lt;w:style w:type="numbering" w:customStyle="1" w:styleId="Bullets"&gt;&lt;w:name w:val="Bullets"/&gt;&lt;w:rsid w:val="001C181B"/&gt;&lt;w:pPr&gt;&lt;w:numPr&gt;&lt;w:numId w:val="20"/&gt;&lt;/w:numPr&gt;&lt;/w:pPr&gt;&lt;/w:style&gt;&lt;w:style w:type="paragraph" w:customStyle="1" w:styleId="HeaderUnderline"&gt;&lt;w:name w:val="Header Underline"/&gt;&lt;w:basedOn w:val="Header"/&gt;&lt;w:uiPriority w:val="99"/&gt;&lt;w:rsid w:val="001C181B"/&gt;&lt;w:pPr&gt;&lt;w:pBdr&gt;&lt;w:bottom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w:val="001C181B"/&gt;&lt;w:rPr&gt;&lt;w:color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w:val="001C181B"/&gt;&lt;w:pPr&gt;&lt;w:spacing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w:styleId="FootnoteText"&gt;&lt;w:name w:val="footnote text"/&gt;&lt;w:basedOn w:val="Normal"/&gt;&lt;w:link w:val="FootnoteTextChar"/&gt;&lt;w:uiPriority w:val="99"/&gt;&lt;w:semiHidden/&gt;&lt;w:unhideWhenUsed/&gt;&lt;w:rsid w:val="00AB512E"/&gt;&lt;w:pPr&gt;&lt;w:spacing w:before="0" w:after="0" w:line="240" w:lineRule="auto"/&gt;&lt;/w:pPr&gt;&lt;w:rPr&gt;&lt;w:sz w:val="20"/&gt;&lt;w:szCs w:val="20"/&gt;&lt;/w:rPr&gt;&lt;/w:style&gt;&lt;w:style w:type="character" w:customStyle="1" w:styleId="FootnoteTextChar"&gt;&lt;w:name w:val="Footnote Text Char"/&gt;&lt;w:basedOn w:val="DefaultParagraphFont"/&gt;&lt;w:link w:val="FootnoteText"/&gt;&lt;w:uiPriority w:val="99"/&gt;&lt;w:semiHidden/&gt;&lt;w:rsid w:val="00AB512E"/&gt;&lt;w:rPr&gt;&lt;w:rFonts w:ascii="Segoe UI" w:eastAsiaTheme="minorEastAsia" w:hAnsi="Segoe UI"/&gt;&lt;w:sz w:val="20"/&gt;&lt;w:szCs w:val="20"/&gt;&lt;/w:rPr&gt;&lt;/w:style&gt;&lt;w:style w:type="character" w:styleId="FootnoteReference"&gt;&lt;w:name w:val="footnote reference"/&gt;&lt;w:basedOn w:val="DefaultParagraphFont"/&gt;&lt;w:uiPriority w:val="99"/&gt;&lt;w:semiHidden/&gt;&lt;w:unhideWhenUsed/&gt;&lt;w:rsid w:val="00AB512E"/&gt;&lt;w:rPr&gt;&lt;w:vertAlign w:val="superscript"/&gt;&lt;/w:rPr&gt;&lt;/w:style&gt;&lt;w:style w:type="character" w:styleId="CommentReference"&gt;&lt;w:name w:val="annotation reference"/&gt;&lt;w:basedOn w:val="DefaultParagraphFont"/&gt;&lt;w:uiPriority w:val="99"/&gt;&lt;w:semiHidden/&gt;&lt;w:unhideWhenUsed/&gt;&lt;w:rsid w:val="00AB512E"/&gt;&lt;w:rPr&gt;&lt;w:sz w:val="16"/&gt;&lt;w:szCs w:val="16"/&gt;&lt;/w:rPr&gt;&lt;/w:style&gt;&lt;w:style w:type="paragraph" w:styleId="CommentText"&gt;&lt;w:name w:val="annotation text"/&gt;&lt;w:basedOn w:val="Normal"/&gt;&lt;w:link w:val="CommentTextChar"/&gt;&lt;w:uiPriority w:val="99"/&gt;&lt;w:semiHidden/&gt;&lt;w:unhideWhenUsed/&gt;&lt;w:rsid w:val="00AB512E"/&gt;&lt;w:pPr&gt;&lt;w:spacing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w:val="00AB512E"/&gt;&lt;w:rPr&gt;&lt;w:rFonts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w:val="00AB512E"/&gt;&lt;w:rPr&gt;&lt;w:b/&gt;&lt;w:bCs/&gt;&lt;/w:rPr&gt;&lt;/w:style&gt;&lt;w:style w:type="character" w:customStyle="1" w:styleId="CommentSubjectChar"&gt;&lt;w:name w:val="Comment Subject Char"/&gt;&lt;w:basedOn w:val="CommentTextChar"/&gt;&lt;w:link w:val="CommentSubject"/&gt;&lt;w:uiPriority w:val="99"/&gt;&lt;w:semiHidden/&gt;&lt;w:rsid w:val="00AB512E"/&gt;&lt;w:rPr&gt;&lt;w:rFonts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w:val="00AB512E"/&gt;&lt;w:pPr&gt;&lt;w:spacing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w:val="00AB512E"/&gt;&lt;w:rPr&gt;&lt;w:rFonts w:ascii="Segoe UI" w:eastAsiaTheme="minorEastAsia" w:hAnsi="Segoe UI" w:cs="Segoe UI"/&gt;&lt;w:sz w:val="18"/&gt;&lt;w:szCs w:val="18"/&gt;&lt;/w:rPr&gt;&lt;/w:style&gt;&lt;w:style w:type="paragraph" w:styleId="NormalWeb"&gt;&lt;w:name w:val="Normal (Web)"/&gt;&lt;w:basedOn w:val="Normal"/&gt;&lt;w:uiPriority w:val="99"/&gt;&lt;w:semiHidden/&gt;&lt;w:unhideWhenUsed/&gt;&lt;w:rsid w:val="00AB512E"/&gt;&lt;w:pPr&gt;&lt;w:spacing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w:type="paragraph" w:styleId="HTMLPreformatted"&gt;&lt;w:name w:val="HTML Preformatted"/&gt;&lt;w:basedOn w:val="Normal"/&gt;&lt;w:link w:val="HTMLPreformattedChar"/&gt;&lt;w:uiPriority w:val="99"/&gt;&lt;w:semiHidden/&gt;&lt;w:unhideWhenUsed/&gt;&lt;w:rsid w:val="006375D1"/&gt;&lt;w:pPr&gt;&lt;w:shd w:val="clear" w:color="auto" w:fill="EEEEEE"/&gt;&lt;w:tabs&gt;&lt;w:tab w:val="left" w:pos="916"/&gt;&lt;w:tab w:val="left" w:pos="1832"/&gt;&lt;w:tab w:val="left" w:pos="2748"/&gt;&lt;w:tab w:val="left" w:pos="3664"/&gt;&lt;w:tab w:val="left" w:pos="4580"/&gt;&lt;w:tab w:val="left" w:pos="5496"/&gt;&lt;w:tab w:val="left" w:pos="6412"/&gt;&lt;w:tab w:val="left" w:pos="7328"/&gt;&lt;w:tab w:val="left" w:pos="8244"/&gt;&lt;w:tab w:val="left" w:pos="9160"/&gt;&lt;w:tab w:val="left" w:pos="10076"/&gt;&lt;w:tab w:val="left" w:pos="10992"/&gt;&lt;w:tab w:val="left" w:pos="11908"/&gt;&lt;w:tab w:val="left" w:pos="12824"/&gt;&lt;w:tab w:val="left" w:pos="13740"/&gt;&lt;w:tab w:val="left" w:pos="14656"/&gt;&lt;/w:tabs&gt;&lt;w:spacing w:before="0" w:after="240" w:line="240" w:lineRule="auto"/&gt;&lt;/w:pPr&gt;&lt;w:rPr&gt;&lt;w:rFonts w:ascii="Consolas" w:eastAsia="Times New Roman" w:hAnsi="Consolas" w:cs="Courier New"/&gt;&lt;w:sz w:val="20"/&gt;&lt;w:szCs w:val="20"/&gt;&lt;w:lang w:val="es-AR" w:eastAsia="es-AR"/&gt;&lt;/w:rPr&gt;&lt;/w:style&gt;&lt;w:style w:type="character" w:customStyle="1" w:styleId="HTMLPreformattedChar"&gt;&lt;w:name w:val="HTML Preformatted Char"/&gt;&lt;w:basedOn w:val="DefaultParagraphFont"/&gt;&lt;w:link w:val="HTMLPreformatted"/&gt;&lt;w:uiPriority w:val="99"/&gt;&lt;w:semiHidden/&gt;&lt;w:rsid w:val="006375D1"/&gt;&lt;w:rPr&gt;&lt;w:rFonts w:ascii="Consolas" w:eastAsia="Times New Roman" w:hAnsi="Consolas" w:cs="Courier New"/&gt;&lt;w:sz w:val="20"/&gt;&lt;w:szCs w:val="20"/&gt;&lt;w:shd w:val="clear" w:color="auto" w:fill="EEEEEE"/&gt;&lt;w:lang w:val="es-AR" w:eastAsia="es-AR"/&gt;&lt;/w:rPr&gt;&lt;/w:style&gt;&lt;w:style w:type="character" w:customStyle="1" w:styleId="vote-count-post2"&gt;&lt;w:name w:val="vote-count-post2"/&gt;&lt;w:basedOn w:val="DefaultParagraphFont"/&gt;&lt;w:rsid w:val="006375D1"/&gt;&lt;w:rPr&gt;&lt;w:vanish w:val="0"/&gt;&lt;w:webHidden w:val="0"/&gt;&lt;w:color w:val="777777"/&gt;&lt;w:sz w:val="30"/&gt;&lt;w:szCs w:val="30"/&gt;&lt;w:specVanish w:val="0"/&gt;&lt;/w:rPr&gt;&lt;/w:style&gt;&lt;w:style w:type="character" w:customStyle="1" w:styleId="var2"&gt;&lt;w:name w:val="var2"/&gt;&lt;w:basedOn w:val="DefaultParagraphFont"/&gt;&lt;w:rsid w:val="00855573"/&gt;&lt;w:rPr&gt;&lt;w:color w:val="800080"/&gt;&lt;/w:rPr&gt;&lt;/w:style&gt;&lt;w:style w:type="character" w:customStyle="1" w:styleId="string2"&gt;&lt;w:name w:val="string2"/&gt;&lt;w:basedOn w:val="DefaultParagraphFont"/&gt;&lt;w:rsid w:val="00855573"/&gt;&lt;w:rPr&gt;&lt;w:color w:val="800000"/&gt;&lt;/w:rPr&gt;&lt;/w:style&gt;&lt;w:style w:type="character" w:customStyle="1" w:styleId="verbnoun2"&gt;&lt;w:name w:val="verbnoun2"/&gt;&lt;w:basedOn w:val="DefaultParagraphFont"/&gt;&lt;w:rsid w:val="00855573"/&gt;&lt;w:rPr&gt;&lt;w:color w:val="5F9EA0"/&gt;&lt;/w:rPr&gt;&lt;/w:style&gt;&lt;w:style w:type="character" w:customStyle="1" w:styleId="namespace2"&gt;&lt;w:name w:val="namespace2"/&gt;&lt;w:basedOn w:val="DefaultParagraphFont"/&gt;&lt;w:rsid w:val="00855573"/&gt;&lt;w:rPr&gt;&lt;w:color w:val="8B4513"/&gt;&lt;/w:rPr&gt;&lt;/w:style&gt;&lt;w:style w:type="character" w:customStyle="1" w:styleId="method2"&gt;&lt;w:name w:val="method2"/&gt;&lt;w:basedOn w:val="DefaultParagraphFont"/&gt;&lt;w:rsid w:val="00855573"/&gt;&lt;w:rPr&gt;&lt;w:color w:val="8B4513"/&gt;&lt;/w:rPr&gt;&lt;/w:style&gt;&lt;w:style w:type="paragraph" w:customStyle="1" w:styleId="SourceCode"&gt;&lt;w:name w:val="Source Code"/&gt;&lt;w:basedOn w:val="ListParagraph"/&gt;&lt;w:link w:val="SourceCodeChar"/&gt;&lt;w:qFormat/&gt;&lt;w:rsid w:val="000557BC"/&gt;&lt;w:pPr&gt;&lt;w:numPr&gt;&lt;w:numId w:val="0"/&gt;&lt;/w:numPr&gt;&lt;w:pBdr&gt;&lt;w:top w:val="single" w:sz="4" w:space="1" w:color="auto"/&gt;&lt;w:left w:val="single" w:sz="4" w:space="4" w:color="auto"/&gt;&lt;w:bottom w:val="single" w:sz="4" w:space="1" w:color="auto"/&gt;&lt;w:right w:val="single" w:sz="4" w:space="4" w:color="auto"/&gt;&lt;/w:pBdr&gt;&lt;w:shd w:val="clear" w:color="auto" w:fill="D9D9D9" w:themeFill="background1" w:themeFillShade="D9"/&gt;&lt;w:spacing w:after="0" w:line="240" w:lineRule="auto"/&gt;&lt;/w:pPr&gt;&lt;w:rPr&gt;&lt;w:rFonts w:ascii="Courier New" w:hAnsi="Courier New" w:cs="Courier New"/&gt;&lt;w:noProof/&gt;&lt;w:sz w:val="16"/&gt;&lt;w:szCs w:val="16"/&gt;&lt;/w:rPr&gt;&lt;/w:style&gt;&lt;w:style w:type="character" w:customStyle="1" w:styleId="SourceCodeChar"&gt;&lt;w:name w:val="Source Code Char"/&gt;&lt;w:basedOn w:val="ListParagraphChar"/&gt;&lt;w:link w:val="SourceCode"/&gt;&lt;w:rsid w:val="000557BC"/&gt;&lt;w:rPr&gt;&lt;w:rFonts w:ascii="Courier New" w:eastAsiaTheme="minorEastAsia" w:hAnsi="Courier New" w:cs="Courier New"/&gt;&lt;w:noProof/&gt;&lt;w:sz w:val="16"/&gt;&lt;w:szCs w:val="16"/&gt;&lt;w:shd w:val="clear" w:color="auto" w:fill="D9D9D9" w:themeFill="background1" w:themeFillShade="D9"/&gt;&lt;/w:rPr&gt;&lt;/w:style&gt;&lt;/w:styles&gt;&lt;/pkg:xmlData&gt;&lt;/pkg:part&gt;&lt;pkg:part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w:val="E1C6EC80"/&gt;&lt;w:lvl w:ilvl="0"&gt;&lt;w:start w:val="1"/&gt;&lt;w:numFmt w:val="decimal"/&gt;&lt;w:lvlText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w:val="FFFFFF89"/&gt;&lt;w:multiLevelType w:val="singleLevel"/&gt;&lt;w:tmpl w:val="B4D0120E"/&gt;&lt;w:lvl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w:abstractNumId="9" w15:restartNumberingAfterBreak="0"&gt;&lt;w:nsid w:val="0BB960B7"/&gt;&lt;w:multiLevelType w:val="hybridMultilevel"/&gt;&lt;w:tmpl w:val="222EB344"/&gt;&lt;w:lvl w:ilvl="0" w:tplc="D8F82476"&gt;&lt;w:numFmt w:val="bullet"/&gt;&lt;w:lvlText w:val="•"/&gt;&lt;w:lvlJc w:val="left"/&gt;&lt;w:pPr&gt;&lt;w:ind w:left="435" w:hanging="435"/&gt;&lt;/w:pPr&gt;&lt;w:rPr&gt;&lt;w:rFonts w:ascii="Segoe UI" w:eastAsiaTheme="minorEastAsia" w:hAnsi="Segoe UI" w:cs="Segoe UI"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w:abstractNumId="10"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w:abstractNumId="11"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w:abstractNumId="12" w15:restartNumberingAfterBreak="0"&gt;&lt;w:nsid w:val="10DF6681"/&gt;&lt;w:multiLevelType w:val="hybridMultilevel"/&gt;&lt;w:tmpl w:val="4E580ACE"/&gt;&lt;w:lvl w:ilvl="0" w:tplc="D8F82476"&gt;&lt;w:numFmt w:val="bullet"/&gt;&lt;w:lvlText w:val="•"/&gt;&lt;w:lvlJc w:val="left"/&gt;&lt;w:pPr&gt;&lt;w:ind w:left="795" w:hanging="435"/&gt;&lt;/w:pPr&gt;&lt;w:rPr&gt;&lt;w:rFonts w:ascii="Segoe UI" w:eastAsiaTheme="minorEastAsia" w:hAnsi="Segoe UI" w:cs="Segoe UI"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w:abstractNumId="13" w15:restartNumberingAfterBreak="0"&gt;&lt;w:nsid w:val="11D95337"/&gt;&lt;w:multiLevelType w:val="hybridMultilevel"/&gt;&lt;w:tmpl w:val="67208FB4"/&gt;&lt;w:lvl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w:abstractNumId="15" w15:restartNumberingAfterBreak="0"&gt;&lt;w:nsid w:val="15451C6B"/&gt;&lt;w:multiLevelType w:val="multilevel"/&gt;&lt;w:tmpl w:val="31A25C32"/&gt;&lt;w:lvl w:ilvl="0"&gt;&lt;w:start w:val="1"/&gt;&lt;w:numFmt w:val="decimal"/&gt;&lt;w:lvlText w:val="%1"/&gt;&lt;w:lvlJc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w:val="%1.%2.%3"/&gt;&lt;w:lvlJc w:val="left"/&gt;&lt;w:pPr&gt;&lt;w:ind w:left="3456" w:hanging="936"/&gt;&lt;/w:pPr&gt;&lt;w:rPr&gt;&lt;w:rFonts w:hint="default"/&gt;&lt;/w:rPr&gt;&lt;/w:lvl&gt;&lt;w:lvl w:ilvl="3"&gt;&lt;w:start w:val="1"/&gt;&lt;w:numFmt w:val="decimal"/&gt;&lt;w:lvlText w:val="%1.%2.%3.%4"/&gt;&lt;w:lvlJc w:val="left"/&gt;&lt;w:pPr&gt;&lt;w:ind w:left="936" w:hanging="936"/&gt;&lt;/w:pPr&gt;&lt;w:rPr&gt;&lt;w:rFonts w:hint="default"/&gt;&lt;/w:rPr&gt;&lt;/w:lvl&gt;&lt;w:lvl w:ilvl="4"&gt;&lt;w:start w:val="1"/&gt;&lt;w:numFmt w:val="decimal"/&gt;&lt;w:lvlText w:val="%1.%2.%3.%4.%5"/&gt;&lt;w:lvlJc w:val="left"/&gt;&lt;w:pPr&gt;&lt;w:ind w:left="1224" w:hanging="1224"/&gt;&lt;/w:pPr&gt;&lt;w:rPr&gt;&lt;w:rFonts w:hint="default"/&gt;&lt;/w:rPr&gt;&lt;/w:lvl&gt;&lt;w:lvl w:ilvl="5"&gt;&lt;w:start w:val="1"/&gt;&lt;w:numFmt w:val="decimal"/&gt;&lt;w:lvlText w:val="%1.%2.%3.%4.%5.%6."/&gt;&lt;w:lvlJc w:val="left"/&gt;&lt;w:pPr&gt;&lt;w:ind w:left="1224" w:hanging="1224"/&gt;&lt;/w:pPr&gt;&lt;w:rPr&gt;&lt;w:rFonts w:hint="default"/&gt;&lt;/w:rPr&gt;&lt;/w:lvl&gt;&lt;w:lvl w:ilvl="6"&gt;&lt;w:start w:val="1"/&gt;&lt;w:numFmt w:val="decimal"/&gt;&lt;w:lvlText w:val="%1.%2.%3.%4.%5.%6.%7."/&gt;&lt;w:lvlJc w:val="left"/&gt;&lt;w:pPr&gt;&lt;w:ind w:left="3240" w:hanging="1080"/&gt;&lt;/w:pPr&gt;&lt;w:rPr&gt;&lt;w:rFonts w:hint="default"/&gt;&lt;/w:rPr&gt;&lt;/w:lvl&gt;&lt;w:lvl w:ilvl="7"&gt;&lt;w:start w:val="1"/&gt;&lt;w:numFmt w:val="decimal"/&gt;&lt;w:lvlText w:val="%1.%2.%3.%4.%5.%6.%7.%8."/&gt;&lt;w:lvlJc w:val="left"/&gt;&lt;w:pPr&gt;&lt;w:ind w:left="3744" w:hanging="1224"/&gt;&lt;/w:pPr&gt;&lt;w:rPr&gt;&lt;w:rFonts w:hint="default"/&gt;&lt;/w:rPr&gt;&lt;/w:lvl&gt;&lt;w:lvl w:ilvl="8"&gt;&lt;w:start w:val="1"/&gt;&lt;w:numFmt w:val="decimal"/&gt;&lt;w:lvlText w:val="%1.%2.%3.%4.%5.%6.%7.%8.%9."/&gt;&lt;w:lvlJc w:val="left"/&gt;&lt;w:pPr&gt;&lt;w:ind w:left="4320" w:hanging="1440"/&gt;&lt;/w:pPr&gt;&lt;w:rPr&gt;&lt;w:rFonts w:hint="default"/&gt;&lt;/w:rPr&gt;&lt;/w:lvl&gt;&lt;/w:abstractNum&gt;&lt;w:abstractNum w:abstractNumId="16" w15:restartNumberingAfterBreak="0"&gt;&lt;w:nsid w:val="160B4986"/&gt;&lt;w:multiLevelType w:val="hybridMultilevel"/&gt;&lt;w:tmpl w:val="ACD60EDA"/&gt;&lt;w:lvl w:ilvl="0" w:tplc="22C8DD6A"&gt;&lt;w:start w:val="1"/&gt;&lt;w:numFmt w:val="decimal"/&gt;&lt;w:lvlText w:val="%1."/&gt;&lt;w:lvlJc w:val="left"/&gt;&lt;w:pPr&gt;&lt;w:ind w:left="720" w:hanging="360"/&gt;&lt;/w:pPr&gt;&lt;/w:lvl&gt;&lt;w:lvl w:ilvl="1" w:tplc="BD2A83F6"&gt;&lt;w:start w:val="1"/&gt;&lt;w:numFmt w:val="lowerLetter"/&gt;&lt;w:lvlText w:val="%2."/&gt;&lt;w:lvlJc w:val="left"/&gt;&lt;w:pPr&gt;&lt;w:ind w:left="1440" w:hanging="360"/&gt;&lt;/w:pPr&gt;&lt;/w:lvl&gt;&lt;w:lvl w:ilvl="2" w:tplc="E6947D82"&gt;&lt;w:start w:val="1"/&gt;&lt;w:numFmt w:val="lowerRoman"/&gt;&lt;w:lvlText w:val="%3."/&gt;&lt;w:lvlJc w:val="right"/&gt;&lt;w:pPr&gt;&lt;w:ind w:left="2160" w:hanging="180"/&gt;&lt;/w:pPr&gt;&lt;/w:lvl&gt;&lt;w:lvl w:ilvl="3" w:tplc="7D2EB970"&gt;&lt;w:start w:val="1"/&gt;&lt;w:numFmt w:val="decimal"/&gt;&lt;w:lvlText w:val="%4."/&gt;&lt;w:lvlJc w:val="left"/&gt;&lt;w:pPr&gt;&lt;w:ind w:left="2880" w:hanging="360"/&gt;&lt;/w:pPr&gt;&lt;/w:lvl&gt;&lt;w:lvl w:ilvl="4" w:tplc="B16C2006"&gt;&lt;w:start w:val="1"/&gt;&lt;w:numFmt w:val="lowerLetter"/&gt;&lt;w:lvlText w:val="%5."/&gt;&lt;w:lvlJc w:val="left"/&gt;&lt;w:pPr&gt;&lt;w:ind w:left="3600" w:hanging="360"/&gt;&lt;/w:pPr&gt;&lt;/w:lvl&gt;&lt;w:lvl w:ilvl="5" w:tplc="DC16E4DA"&gt;&lt;w:start w:val="1"/&gt;&lt;w:numFmt w:val="lowerRoman"/&gt;&lt;w:lvlText w:val="%6."/&gt;&lt;w:lvlJc w:val="right"/&gt;&lt;w:pPr&gt;&lt;w:ind w:left="4320" w:hanging="180"/&gt;&lt;/w:pPr&gt;&lt;/w:lvl&gt;&lt;w:lvl w:ilvl="6" w:tplc="0EA04FB4"&gt;&lt;w:start w:val="1"/&gt;&lt;w:numFmt w:val="decimal"/&gt;&lt;w:lvlText w:val="%7."/&gt;&lt;w:lvlJc w:val="left"/&gt;&lt;w:pPr&gt;&lt;w:ind w:left="5040" w:hanging="360"/&gt;&lt;/w:pPr&gt;&lt;/w:lvl&gt;&lt;w:lvl w:ilvl="7" w:tplc="25324A16"&gt;&lt;w:start w:val="1"/&gt;&lt;w:numFmt w:val="lowerLetter"/&gt;&lt;w:lvlText w:val="%8."/&gt;&lt;w:lvlJc w:val="left"/&gt;&lt;w:pPr&gt;&lt;w:ind w:left="5760" w:hanging="360"/&gt;&lt;/w:pPr&gt;&lt;/w:lvl&gt;&lt;w:lvl w:ilvl="8" w:tplc="A62EC97C"&gt;&lt;w:start w:val="1"/&gt;&lt;w:numFmt w:val="lowerRoman"/&gt;&lt;w:lvlText w:val="%9."/&gt;&lt;w:lvlJc w:val="right"/&gt;&lt;w:pPr&gt;&lt;w:ind w:left="6480" w:hanging="180"/&gt;&lt;/w:pPr&gt;&lt;/w:lvl&gt;&lt;/w:abstractNum&gt;&lt;w:abstractNum w:abstractNumId="17" w15:restartNumberingAfterBreak="0"&gt;&lt;w:nsid w:val="18691793"/&gt;&lt;w:multiLevelType w:val="hybridMultilevel"/&gt;&lt;w:tmpl w:val="2C04DE96"/&gt;&lt;w:lvl w:ilvl="0" w:tplc="B2E44562"&gt;&lt;w:start w:val="1"/&gt;&lt;w:numFmt w:val="bullet"/&gt;&lt;w:lvlText w:val=""/&gt;&lt;w:lvlJc w:val="left"/&gt;&lt;w:pPr&gt;&lt;w:ind w:left="720" w:hanging="360"/&gt;&lt;/w:pPr&gt;&lt;w:rPr&gt;&lt;w:rFonts w:ascii="Symbol" w:hAnsi="Symbol" w:hint="default"/&gt;&lt;/w:rPr&gt;&lt;/w:lvl&gt;&lt;w:lvl w:ilvl="1" w:tplc="3154DE6E"&gt;&lt;w:start w:val="1"/&gt;&lt;w:numFmt w:val="bullet"/&gt;&lt;w:lvlText w:val="o"/&gt;&lt;w:lvlJc w:val="left"/&gt;&lt;w:pPr&gt;&lt;w:ind w:left="1440" w:hanging="360"/&gt;&lt;/w:pPr&gt;&lt;w:rPr&gt;&lt;w:rFonts w:ascii="Courier New" w:hAnsi="Courier New" w:hint="default"/&gt;&lt;/w:rPr&gt;&lt;/w:lvl&gt;&lt;w:lvl w:ilvl="2" w:tplc="BD667622"&gt;&lt;w:start w:val="1"/&gt;&lt;w:numFmt w:val="bullet"/&gt;&lt;w:lvlText w:val=""/&gt;&lt;w:lvlJc w:val="left"/&gt;&lt;w:pPr&gt;&lt;w:ind w:left="2160" w:hanging="360"/&gt;&lt;/w:pPr&gt;&lt;w:rPr&gt;&lt;w:rFonts w:ascii="Wingdings" w:hAnsi="Wingdings" w:hint="default"/&gt;&lt;/w:rPr&gt;&lt;/w:lvl&gt;&lt;w:lvl w:ilvl="3" w:tplc="6D8AC922"&gt;&lt;w:start w:val="1"/&gt;&lt;w:numFmt w:val="bullet"/&gt;&lt;w:lvlText w:val=""/&gt;&lt;w:lvlJc w:val="left"/&gt;&lt;w:pPr&gt;&lt;w:ind w:left="2880" w:hanging="360"/&gt;&lt;/w:pPr&gt;&lt;w:rPr&gt;&lt;w:rFonts w:ascii="Symbol" w:hAnsi="Symbol" w:hint="default"/&gt;&lt;/w:rPr&gt;&lt;/w:lvl&gt;&lt;w:lvl w:ilvl="4" w:tplc="B4605446"&gt;&lt;w:start w:val="1"/&gt;&lt;w:numFmt w:val="bullet"/&gt;&lt;w:lvlText w:val="o"/&gt;&lt;w:lvlJc w:val="left"/&gt;&lt;w:pPr&gt;&lt;w:ind w:left="3600" w:hanging="360"/&gt;&lt;/w:pPr&gt;&lt;w:rPr&gt;&lt;w:rFonts w:ascii="Courier New" w:hAnsi="Courier New" w:hint="default"/&gt;&lt;/w:rPr&gt;&lt;/w:lvl&gt;&lt;w:lvl w:ilvl="5" w:tplc="9D429A32"&gt;&lt;w:start w:val="1"/&gt;&lt;w:numFmt w:val="bullet"/&gt;&lt;w:lvlText w:val=""/&gt;&lt;w:lvlJc w:val="left"/&gt;&lt;w:pPr&gt;&lt;w:ind w:left="4320" w:hanging="360"/&gt;&lt;/w:pPr&gt;&lt;w:rPr&gt;&lt;w:rFonts w:ascii="Wingdings" w:hAnsi="Wingdings" w:hint="default"/&gt;&lt;/w:rPr&gt;&lt;/w:lvl&gt;&lt;w:lvl w:ilvl="6" w:tplc="E940C726"&gt;&lt;w:start w:val="1"/&gt;&lt;w:numFmt w:val="bullet"/&gt;&lt;w:lvlText w:val=""/&gt;&lt;w:lvlJc w:val="left"/&gt;&lt;w:pPr&gt;&lt;w:ind w:left="5040" w:hanging="360"/&gt;&lt;/w:pPr&gt;&lt;w:rPr&gt;&lt;w:rFonts w:ascii="Symbol" w:hAnsi="Symbol" w:hint="default"/&gt;&lt;/w:rPr&gt;&lt;/w:lvl&gt;&lt;w:lvl w:ilvl="7" w:tplc="77AC8CF8"&gt;&lt;w:start w:val="1"/&gt;&lt;w:numFmt w:val="bullet"/&gt;&lt;w:lvlText w:val="o"/&gt;&lt;w:lvlJc w:val="left"/&gt;&lt;w:pPr&gt;&lt;w:ind w:left="5760" w:hanging="360"/&gt;&lt;/w:pPr&gt;&lt;w:rPr&gt;&lt;w:rFonts w:ascii="Courier New" w:hAnsi="Courier New" w:hint="default"/&gt;&lt;/w:rPr&gt;&lt;/w:lvl&gt;&lt;w:lvl w:ilvl="8" w:tplc="877ABAA2"&gt;&lt;w:start w:val="1"/&gt;&lt;w:numFmt w:val="bullet"/&gt;&lt;w:lvlText w:val=""/&gt;&lt;w:lvlJc w:val="left"/&gt;&lt;w:pPr&gt;&lt;w:ind w:left="6480" w:hanging="360"/&gt;&lt;/w:pPr&gt;&lt;w:rPr&gt;&lt;w:rFonts w:ascii="Wingdings" w:hAnsi="Wingdings" w:hint="default"/&gt;&lt;/w:rPr&gt;&lt;/w:lvl&gt;&lt;/w:abstractNum&gt;&lt;w:abstractNum w:abstractNumId="18"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w:abstractNumId="19" w15:restartNumberingAfterBreak="0"&gt;&lt;w:nsid w:val="273F5BDA"/&gt;&lt;w:multiLevelType w:val="multilevel"/&gt;&lt;w:tmpl w:val="9228A626"/&gt;&lt;w:numStyleLink w:val="Checklist"/&gt;&lt;/w:abstractNum&gt;&lt;w:abstractNum w:abstractNumId="20" w15:restartNumberingAfterBreak="0"&gt;&lt;w:nsid w:val="288107D4"/&gt;&lt;w:multiLevelType w:val="hybridMultilevel"/&gt;&lt;w:tmpl w:val="20D05646"/&gt;&lt;w:lvl w:ilvl="0" w:tplc="3820AFAE"&gt;&lt;w:start w:val="1"/&gt;&lt;w:numFmt w:val="decimal"/&gt;&lt;w:lvlText w:val="%1."/&gt;&lt;w:lvlJc w:val="left"/&gt;&lt;w:pPr&gt;&lt;w:ind w:left="720" w:hanging="360"/&gt;&lt;/w:pPr&gt;&lt;/w:lvl&gt;&lt;w:lvl w:ilvl="1" w:tplc="42C6F1B2"&gt;&lt;w:start w:val="1"/&gt;&lt;w:numFmt w:val="lowerLetter"/&gt;&lt;w:lvlText w:val="%2."/&gt;&lt;w:lvlJc w:val="left"/&gt;&lt;w:pPr&gt;&lt;w:ind w:left="1440" w:hanging="360"/&gt;&lt;/w:pPr&gt;&lt;/w:lvl&gt;&lt;w:lvl w:ilvl="2" w:tplc="CB9494F8"&gt;&lt;w:start w:val="1"/&gt;&lt;w:numFmt w:val="lowerRoman"/&gt;&lt;w:lvlText w:val="%3."/&gt;&lt;w:lvlJc w:val="right"/&gt;&lt;w:pPr&gt;&lt;w:ind w:left="2160" w:hanging="180"/&gt;&lt;/w:pPr&gt;&lt;/w:lvl&gt;&lt;w:lvl w:ilvl="3" w:tplc="8F8C6048"&gt;&lt;w:start w:val="1"/&gt;&lt;w:numFmt w:val="decimal"/&gt;&lt;w:lvlText w:val="%4."/&gt;&lt;w:lvlJc w:val="left"/&gt;&lt;w:pPr&gt;&lt;w:ind w:left="2880" w:hanging="360"/&gt;&lt;/w:pPr&gt;&lt;/w:lvl&gt;&lt;w:lvl w:ilvl="4" w:tplc="1834DB16"&gt;&lt;w:start w:val="1"/&gt;&lt;w:numFmt w:val="lowerLetter"/&gt;&lt;w:lvlText w:val="%5."/&gt;&lt;w:lvlJc w:val="left"/&gt;&lt;w:pPr&gt;&lt;w:ind w:left="3600" w:hanging="360"/&gt;&lt;/w:pPr&gt;&lt;/w:lvl&gt;&lt;w:lvl w:ilvl="5" w:tplc="66E4A3CC"&gt;&lt;w:start w:val="1"/&gt;&lt;w:numFmt w:val="lowerRoman"/&gt;&lt;w:lvlText w:val="%6."/&gt;&lt;w:lvlJc w:val="right"/&gt;&lt;w:pPr&gt;&lt;w:ind w:left="4320" w:hanging="180"/&gt;&lt;/w:pPr&gt;&lt;/w:lvl&gt;&lt;w:lvl w:ilvl="6" w:tplc="6BFC40A4"&gt;&lt;w:start w:val="1"/&gt;&lt;w:numFmt w:val="decimal"/&gt;&lt;w:lvlText w:val="%7."/&gt;&lt;w:lvlJc w:val="left"/&gt;&lt;w:pPr&gt;&lt;w:ind w:left="5040" w:hanging="360"/&gt;&lt;/w:pPr&gt;&lt;/w:lvl&gt;&lt;w:lvl w:ilvl="7" w:tplc="4C1675F4"&gt;&lt;w:start w:val="1"/&gt;&lt;w:numFmt w:val="lowerLetter"/&gt;&lt;w:lvlText w:val="%8."/&gt;&lt;w:lvlJc w:val="left"/&gt;&lt;w:pPr&gt;&lt;w:ind w:left="5760" w:hanging="360"/&gt;&lt;/w:pPr&gt;&lt;/w:lvl&gt;&lt;w:lvl w:ilvl="8" w:tplc="986257A8"&gt;&lt;w:start w:val="1"/&gt;&lt;w:numFmt w:val="lowerRoman"/&gt;&lt;w:lvlText w:val="%9."/&gt;&lt;w:lvlJc w:val="right"/&gt;&lt;w:pPr&gt;&lt;w:ind w:left="6480" w:hanging="180"/&gt;&lt;/w:pPr&gt;&lt;/w:lvl&gt;&lt;/w:abstractNum&gt;&lt;w:abstractNum w:abstractNumId="21" w15:restartNumberingAfterBreak="0"&gt;&lt;w:nsid w:val="2BFC1EE6"/&gt;&lt;w:multiLevelType w:val="hybridMultilevel"/&gt;&lt;w:tmpl w:val="11B237D0"/&gt;&lt;w:lvl w:ilvl="0" w:tplc="7B3AE0D6"&gt;&lt;w:start w:val="1"/&gt;&lt;w:numFmt w:val="decimal"/&gt;&lt;w:lvlText w:val="%1."/&gt;&lt;w:lvlJc w:val="left"/&gt;&lt;w:pPr&gt;&lt;w:ind w:left="720" w:hanging="360"/&gt;&lt;/w:pPr&gt;&lt;/w:lvl&gt;&lt;w:lvl w:ilvl="1" w:tplc="F1D416E8"&gt;&lt;w:start w:val="1"/&gt;&lt;w:numFmt w:val="lowerLetter"/&gt;&lt;w:lvlText w:val="%2."/&gt;&lt;w:lvlJc w:val="left"/&gt;&lt;w:pPr&gt;&lt;w:ind w:left="1440" w:hanging="360"/&gt;&lt;/w:pPr&gt;&lt;/w:lvl&gt;&lt;w:lvl w:ilvl="2" w:tplc="0010BC6E"&gt;&lt;w:start w:val="1"/&gt;&lt;w:numFmt w:val="lowerRoman"/&gt;&lt;w:lvlText w:val="%3."/&gt;&lt;w:lvlJc w:val="right"/&gt;&lt;w:pPr&gt;&lt;w:ind w:left="2160" w:hanging="180"/&gt;&lt;/w:pPr&gt;&lt;/w:lvl&gt;&lt;w:lvl w:ilvl="3" w:tplc="829E76C0"&gt;&lt;w:start w:val="1"/&gt;&lt;w:numFmt w:val="decimal"/&gt;&lt;w:lvlText w:val="%4."/&gt;&lt;w:lvlJc w:val="left"/&gt;&lt;w:pPr&gt;&lt;w:ind w:left="2880" w:hanging="360"/&gt;&lt;/w:pPr&gt;&lt;/w:lvl&gt;&lt;w:lvl w:ilvl="4" w:tplc="226A8C4E"&gt;&lt;w:start w:val="1"/&gt;&lt;w:numFmt w:val="lowerLetter"/&gt;&lt;w:lvlText w:val="%5."/&gt;&lt;w:lvlJc w:val="left"/&gt;&lt;w:pPr&gt;&lt;w:ind w:left="3600" w:hanging="360"/&gt;&lt;/w:pPr&gt;&lt;/w:lvl&gt;&lt;w:lvl w:ilvl="5" w:tplc="2196D7B0"&gt;&lt;w:start w:val="1"/&gt;&lt;w:numFmt w:val="lowerRoman"/&gt;&lt;w:lvlText w:val="%6."/&gt;&lt;w:lvlJc w:val="right"/&gt;&lt;w:pPr&gt;&lt;w:ind w:left="4320" w:hanging="180"/&gt;&lt;/w:pPr&gt;&lt;/w:lvl&gt;&lt;w:lvl w:ilvl="6" w:tplc="38BE2F32"&gt;&lt;w:start w:val="1"/&gt;&lt;w:numFmt w:val="decimal"/&gt;&lt;w:lvlText w:val="%7."/&gt;&lt;w:lvlJc w:val="left"/&gt;&lt;w:pPr&gt;&lt;w:ind w:left="5040" w:hanging="360"/&gt;&lt;/w:pPr&gt;&lt;/w:lvl&gt;&lt;w:lvl w:ilvl="7" w:tplc="0E147C74"&gt;&lt;w:start w:val="1"/&gt;&lt;w:numFmt w:val="lowerLetter"/&gt;&lt;w:lvlText w:val="%8."/&gt;&lt;w:lvlJc w:val="left"/&gt;&lt;w:pPr&gt;&lt;w:ind w:left="5760" w:hanging="360"/&gt;&lt;/w:pPr&gt;&lt;/w:lvl&gt;&lt;w:lvl w:ilvl="8" w:tplc="EE0AA0A8"&gt;&lt;w:start w:val="1"/&gt;&lt;w:numFmt w:val="lowerRoman"/&gt;&lt;w:lvlText w:val="%9."/&gt;&lt;w:lvlJc w:val="right"/&gt;&lt;w:pPr&gt;&lt;w:ind w:left="6480" w:hanging="180"/&gt;&lt;/w:pPr&gt;&lt;/w:lvl&gt;&lt;/w:abstractNum&gt;&lt;w:abstractNum w:abstractNumId="22" w15:restartNumberingAfterBreak="0"&gt;&lt;w:nsid w:val="3400321B"/&gt;&lt;w:multiLevelType w:val="multilevel"/&gt;&lt;w:tmpl w:val="87F67182"/&gt;&lt;w:lvl w:ilvl="0"&gt;&lt;w:start w:val="1"/&gt;&lt;w:numFmt w:val="decimal"/&gt;&lt;w:pStyle w:val="ListParagraph"/&gt;&lt;w:lvlText w:val="%1."/&gt;&lt;w:lvlJc w:val="left"/&gt;&lt;w:pPr&gt;&lt;w:ind w:left="360" w:hanging="360"/&gt;&lt;/w:pPr&gt;&lt;w:rPr&gt;&lt;w:rFonts w:hint="default"/&gt;&lt;w:color w:val="008AC8"/&gt;&lt;w:sz w:val="20"/&gt;&lt;w:szCs w:val="20"/&gt;&lt;/w:rPr&gt;&lt;/w:lvl&gt;&lt;w:lvl w:ilvl="1"&gt;&lt;w:start w:val="1"/&gt;&lt;w:numFmt w:val="lowerLetter"/&gt;&lt;w:lvlText w:val="%2."/&gt;&lt;w:lvlJc w:val="left"/&gt;&lt;w:pPr&gt;&lt;w:tabs&gt;&lt;w:tab w:val="num" w:pos="1080"/&gt;&lt;/w:tabs&gt;&lt;w:ind w:left="1080" w:hanging="360"/&gt;&lt;/w:pPr&gt;&lt;w:rPr&gt;&lt;w:rFonts w:hint="default"/&gt;&lt;w:sz w:val="20"/&gt;&lt;w:szCs w:val="20"/&gt;&lt;/w:rPr&gt;&lt;/w:lvl&gt;&lt;w:lvl w:ilvl="2"&gt;&lt;w:start w:val="1"/&gt;&lt;w:numFmt w:val="lowerRoman"/&gt;&lt;w:lvlText w:val="%3."/&gt;&lt;w:lvlJc w:val="left"/&gt;&lt;w:pPr&gt;&lt;w:tabs&gt;&lt;w:tab w:val="num" w:pos="1800"/&gt;&lt;/w:tabs&gt;&lt;w:ind w:left="1800" w:hanging="360"/&gt;&lt;/w:pPr&gt;&lt;w:rPr&gt;&lt;w:rFonts w:hint="default"/&gt;&lt;w:sz w:val="20"/&gt;&lt;w:szCs w:val="20"/&gt;&lt;/w:rPr&gt;&lt;/w:lvl&gt;&lt;w:lvl w:ilvl="3"&gt;&lt;w:start w:val="1"/&gt;&lt;w:numFmt w:val="decimal"/&gt;&lt;w:lvlText w:val="(%4)"/&gt;&lt;w:lvlJc w:val="left"/&gt;&lt;w:pPr&gt;&lt;w:tabs&gt;&lt;w:tab w:val="num" w:pos="10392"/&gt;&lt;/w:tabs&gt;&lt;w:ind w:left="10392" w:hanging="360"/&gt;&lt;/w:pPr&gt;&lt;w:rPr&gt;&lt;w:rFonts w:hint="default"/&gt;&lt;/w:rPr&gt;&lt;/w:lvl&gt;&lt;w:lvl w:ilvl="4"&gt;&lt;w:start w:val="1"/&gt;&lt;w:numFmt w:val="lowerLetter"/&gt;&lt;w:lvlText w:val="(%5)"/&gt;&lt;w:lvlJc w:val="left"/&gt;&lt;w:pPr&gt;&lt;w:tabs&gt;&lt;w:tab w:val="num" w:pos="10752"/&gt;&lt;/w:tabs&gt;&lt;w:ind w:left="10752" w:hanging="360"/&gt;&lt;/w:pPr&gt;&lt;w:rPr&gt;&lt;w:rFonts w:hint="default"/&gt;&lt;/w:rPr&gt;&lt;/w:lvl&gt;&lt;w:lvl w:ilvl="5"&gt;&lt;w:start w:val="1"/&gt;&lt;w:numFmt w:val="lowerRoman"/&gt;&lt;w:lvlText w:val="(%6)"/&gt;&lt;w:lvlJc w:val="left"/&gt;&lt;w:pPr&gt;&lt;w:tabs&gt;&lt;w:tab w:val="num" w:pos="11112"/&gt;&lt;/w:tabs&gt;&lt;w:ind w:left="11112" w:hanging="360"/&gt;&lt;/w:pPr&gt;&lt;w:rPr&gt;&lt;w:rFonts w:hint="default"/&gt;&lt;/w:rPr&gt;&lt;/w:lvl&gt;&lt;w:lvl w:ilvl="6"&gt;&lt;w:start w:val="1"/&gt;&lt;w:numFmt w:val="decimal"/&gt;&lt;w:lvlText w:val="%7."/&gt;&lt;w:lvlJc w:val="left"/&gt;&lt;w:pPr&gt;&lt;w:tabs&gt;&lt;w:tab w:val="num" w:pos="11472"/&gt;&lt;/w:tabs&gt;&lt;w:ind w:left="11472" w:hanging="360"/&gt;&lt;/w:pPr&gt;&lt;w:rPr&gt;&lt;w:rFonts w:hint="default"/&gt;&lt;/w:rPr&gt;&lt;/w:lvl&gt;&lt;w:lvl w:ilvl="7"&gt;&lt;w:start w:val="1"/&gt;&lt;w:numFmt w:val="lowerLetter"/&gt;&lt;w:lvlText w:val="%8."/&gt;&lt;w:lvlJc w:val="left"/&gt;&lt;w:pPr&gt;&lt;w:tabs&gt;&lt;w:tab w:val="num" w:pos="11832"/&gt;&lt;/w:tabs&gt;&lt;w:ind w:left="11832" w:hanging="360"/&gt;&lt;/w:pPr&gt;&lt;w:rPr&gt;&lt;w:rFonts w:hint="default"/&gt;&lt;/w:rPr&gt;&lt;/w:lvl&gt;&lt;w:lvl w:ilvl="8"&gt;&lt;w:start w:val="1"/&gt;&lt;w:numFmt w:val="lowerRoman"/&gt;&lt;w:lvlText w:val="%9."/&gt;&lt;w:lvlJc w:val="left"/&gt;&lt;w:pPr&gt;&lt;w:tabs&gt;&lt;w:tab w:val="num" w:pos="12192"/&gt;&lt;/w:tabs&gt;&lt;w:ind w:left="12192" w:hanging="360"/&gt;&lt;/w:pPr&gt;&lt;w:rPr&gt;&lt;w:rFonts w:hint="default"/&gt;&lt;/w:rPr&gt;&lt;/w:lvl&gt;&lt;/w:abstractNum&gt;&lt;w:abstractNum w:abstractNumId="23" w15:restartNumberingAfterBreak="0"&gt;&lt;w:nsid w:val="40A07ED2"/&gt;&lt;w:multiLevelType w:val="multilevel"/&gt;&lt;w:tmpl w:val="6FE647A4"/&gt;&lt;w:styleLink w:val="Style1"/&gt;&lt;w:lvl w:ilvl="0"&gt;&lt;w:start w:val="1"/&gt;&lt;w:numFmt w:val="bullet"/&gt;&lt;w:pStyle w:val="ListBullet"/&gt;&lt;w:lvlText w:val=""/&gt;&lt;w:lvlJc w:val="left"/&gt;&lt;w:pPr&gt;&lt;w:ind w:left="720" w:hanging="360"/&gt;&lt;/w:pPr&gt;&lt;w:rPr&gt;&lt;w:rFonts w:ascii="Symbol" w:hAnsi="Symbol" w:hint="default"/&gt;&lt;w:color w:val="008AC8"/&gt;&lt;w:position w:val="-6"/&gt;&lt;w:sz w:val="24"/&gt;&lt;w:szCs w:val="28"/&gt;&lt;/w:rPr&gt;&lt;/w:lvl&gt;&lt;w:lvl w:ilvl="1"&gt;&lt;w:numFmt w:val="bullet"/&gt;&lt;w:lvlText w:val="•"/&gt;&lt;w:lvlJc w:val="left"/&gt;&lt;w:pPr&gt;&lt;w:tabs&gt;&lt;w:tab w:val="num" w:pos="720"/&gt;&lt;/w:tabs&gt;&lt;w:ind w:left="720" w:hanging="360"/&gt;&lt;/w:pPr&gt;&lt;w:rPr&gt;&lt;w:rFonts w:ascii="Segoe UI" w:eastAsiaTheme="minorEastAsia" w:hAnsi="Segoe UI" w:cs="Segoe UI" w:hint="default"/&gt;&lt;w:b w:val="0"/&gt;&lt;w:bCs w:val="0"/&gt;&lt;w:i w:val="0"/&gt;&lt;w:iCs w:val="0"/&gt;&lt;w:color w:val="5B9BD5" w:themeColor="accent1"/&gt;&lt;w:position w:val="-6"/&gt;&lt;w:sz w:val="36"/&gt;&lt;w:szCs w:val="28"/&gt;&lt;/w:rPr&gt;&lt;/w:lvl&gt;&lt;w:lvl w:ilvl="2"&gt;&lt;w:numFmt w:val="bullet"/&gt;&lt;w:lvlText w:val="•"/&gt;&lt;w:lvlJc w:val="left"/&gt;&lt;w:pPr&gt;&lt;w:tabs&gt;&lt;w:tab w:val="num" w:pos="1080"/&gt;&lt;/w:tabs&gt;&lt;w:ind w:left="1080" w:hanging="360"/&gt;&lt;/w:pPr&gt;&lt;w:rPr&gt;&lt;w:rFonts w:ascii="Segoe UI" w:eastAsiaTheme="minorEastAsia" w:hAnsi="Segoe UI" w:cs="Segoe UI"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w:abstractNumId="24"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w:abstractNumId="25"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w:abstractNumId="26" w15:restartNumberingAfterBreak="0"&gt;&lt;w:nsid w:val="46573CDA"/&gt;&lt;w:multiLevelType w:val="hybridMultilevel"/&gt;&lt;w:tmpl w:val="7E54E084"/&gt;&lt;w:lvl w:ilvl="0" w:tplc="C8B45918"&gt;&lt;w:start w:val="1"/&gt;&lt;w:numFmt w:val="decimal"/&gt;&lt;w:lvlText w:val="%1."/&gt;&lt;w:lvlJc w:val="left"/&gt;&lt;w:pPr&gt;&lt;w:ind w:left="720" w:hanging="360"/&gt;&lt;/w:pPr&gt;&lt;/w:lvl&gt;&lt;w:lvl w:ilvl="1" w:tplc="54943306"&gt;&lt;w:start w:val="1"/&gt;&lt;w:numFmt w:val="lowerLetter"/&gt;&lt;w:lvlText w:val="%2."/&gt;&lt;w:lvlJc w:val="left"/&gt;&lt;w:pPr&gt;&lt;w:ind w:left="1440" w:hanging="360"/&gt;&lt;/w:pPr&gt;&lt;/w:lvl&gt;&lt;w:lvl w:ilvl="2" w:tplc="D21AC442"&gt;&lt;w:start w:val="1"/&gt;&lt;w:numFmt w:val="lowerRoman"/&gt;&lt;w:lvlText w:val="%3."/&gt;&lt;w:lvlJc w:val="right"/&gt;&lt;w:pPr&gt;&lt;w:ind w:left="2160" w:hanging="180"/&gt;&lt;/w:pPr&gt;&lt;/w:lvl&gt;&lt;w:lvl w:ilvl="3" w:tplc="9848947E"&gt;&lt;w:start w:val="1"/&gt;&lt;w:numFmt w:val="decimal"/&gt;&lt;w:lvlText w:val="%4."/&gt;&lt;w:lvlJc w:val="left"/&gt;&lt;w:pPr&gt;&lt;w:ind w:left="2880" w:hanging="360"/&gt;&lt;/w:pPr&gt;&lt;/w:lvl&gt;&lt;w:lvl w:ilvl="4" w:tplc="34D2CCC8"&gt;&lt;w:start w:val="1"/&gt;&lt;w:numFmt w:val="lowerLetter"/&gt;&lt;w:lvlText w:val="%5."/&gt;&lt;w:lvlJc w:val="left"/&gt;&lt;w:pPr&gt;&lt;w:ind w:left="3600" w:hanging="360"/&gt;&lt;/w:pPr&gt;&lt;/w:lvl&gt;&lt;w:lvl w:ilvl="5" w:tplc="CE844BB8"&gt;&lt;w:start w:val="1"/&gt;&lt;w:numFmt w:val="lowerRoman"/&gt;&lt;w:lvlText w:val="%6."/&gt;&lt;w:lvlJc w:val="right"/&gt;&lt;w:pPr&gt;&lt;w:ind w:left="4320" w:hanging="180"/&gt;&lt;/w:pPr&gt;&lt;/w:lvl&gt;&lt;w:lvl w:ilvl="6" w:tplc="38A6CA3A"&gt;&lt;w:start w:val="1"/&gt;&lt;w:numFmt w:val="decimal"/&gt;&lt;w:lvlText w:val="%7."/&gt;&lt;w:lvlJc w:val="left"/&gt;&lt;w:pPr&gt;&lt;w:ind w:left="5040" w:hanging="360"/&gt;&lt;/w:pPr&gt;&lt;/w:lvl&gt;&lt;w:lvl w:ilvl="7" w:tplc="9B101C9A"&gt;&lt;w:start w:val="1"/&gt;&lt;w:numFmt w:val="lowerLetter"/&gt;&lt;w:lvlText w:val="%8."/&gt;&lt;w:lvlJc w:val="left"/&gt;&lt;w:pPr&gt;&lt;w:ind w:left="5760" w:hanging="360"/&gt;&lt;/w:pPr&gt;&lt;/w:lvl&gt;&lt;w:lvl w:ilvl="8" w:tplc="AE989404"&gt;&lt;w:start w:val="1"/&gt;&lt;w:numFmt w:val="lowerRoman"/&gt;&lt;w:lvlText w:val="%9."/&gt;&lt;w:lvlJc w:val="right"/&gt;&lt;w:pPr&gt;&lt;w:ind w:left="6480" w:hanging="180"/&gt;&lt;/w:pPr&gt;&lt;/w:lvl&gt;&lt;/w:abstractNum&gt;&lt;w:abstractNum w:abstractNumId="27" w15:restartNumberingAfterBreak="0"&gt;&lt;w:nsid w:val="4898292D"/&gt;&lt;w:multiLevelType w:val="hybridMultilevel"/&gt;&lt;w:tmpl w:val="CB8AF136"/&gt;&lt;w:lvl w:ilvl="0" w:tplc="482E8EDA"&gt;&lt;w:start w:val="1"/&gt;&lt;w:numFmt w:val="decimal"/&gt;&lt;w:lvlText w:val="%1."/&gt;&lt;w:lvlJc w:val="left"/&gt;&lt;w:pPr&gt;&lt;w:ind w:left="720" w:hanging="360"/&gt;&lt;/w:pPr&gt;&lt;/w:lvl&gt;&lt;w:lvl w:ilvl="1" w:tplc="A5E6E7B0"&gt;&lt;w:start w:val="1"/&gt;&lt;w:numFmt w:val="lowerLetter"/&gt;&lt;w:lvlText w:val="%2."/&gt;&lt;w:lvlJc w:val="left"/&gt;&lt;w:pPr&gt;&lt;w:ind w:left="1440" w:hanging="360"/&gt;&lt;/w:pPr&gt;&lt;/w:lvl&gt;&lt;w:lvl w:ilvl="2" w:tplc="F6A00A00"&gt;&lt;w:start w:val="1"/&gt;&lt;w:numFmt w:val="lowerRoman"/&gt;&lt;w:lvlText w:val="%3."/&gt;&lt;w:lvlJc w:val="right"/&gt;&lt;w:pPr&gt;&lt;w:ind w:left="2160" w:hanging="180"/&gt;&lt;/w:pPr&gt;&lt;/w:lvl&gt;&lt;w:lvl w:ilvl="3" w:tplc="117C152E"&gt;&lt;w:start w:val="1"/&gt;&lt;w:numFmt w:val="decimal"/&gt;&lt;w:lvlText w:val="%4."/&gt;&lt;w:lvlJc w:val="left"/&gt;&lt;w:pPr&gt;&lt;w:ind w:left="2880" w:hanging="360"/&gt;&lt;/w:pPr&gt;&lt;/w:lvl&gt;&lt;w:lvl w:ilvl="4" w:tplc="0A6294E0"&gt;&lt;w:start w:val="1"/&gt;&lt;w:numFmt w:val="lowerLetter"/&gt;&lt;w:lvlText w:val="%5."/&gt;&lt;w:lvlJc w:val="left"/&gt;&lt;w:pPr&gt;&lt;w:ind w:left="3600" w:hanging="360"/&gt;&lt;/w:pPr&gt;&lt;/w:lvl&gt;&lt;w:lvl w:ilvl="5" w:tplc="E9F4D21C"&gt;&lt;w:start w:val="1"/&gt;&lt;w:numFmt w:val="lowerRoman"/&gt;&lt;w:lvlText w:val="%6."/&gt;&lt;w:lvlJc w:val="right"/&gt;&lt;w:pPr&gt;&lt;w:ind w:left="4320" w:hanging="180"/&gt;&lt;/w:pPr&gt;&lt;/w:lvl&gt;&lt;w:lvl w:ilvl="6" w:tplc="F3603116"&gt;&lt;w:start w:val="1"/&gt;&lt;w:numFmt w:val="decimal"/&gt;&lt;w:lvlText w:val="%7."/&gt;&lt;w:lvlJc w:val="left"/&gt;&lt;w:pPr&gt;&lt;w:ind w:left="5040" w:hanging="360"/&gt;&lt;/w:pPr&gt;&lt;/w:lvl&gt;&lt;w:lvl w:ilvl="7" w:tplc="7AC20B90"&gt;&lt;w:start w:val="1"/&gt;&lt;w:numFmt w:val="lowerLetter"/&gt;&lt;w:lvlText w:val="%8."/&gt;&lt;w:lvlJc w:val="left"/&gt;&lt;w:pPr&gt;&lt;w:ind w:left="5760" w:hanging="360"/&gt;&lt;/w:pPr&gt;&lt;/w:lvl&gt;&lt;w:lvl w:ilvl="8" w:tplc="EE7EDF26"&gt;&lt;w:start w:val="1"/&gt;&lt;w:numFmt w:val="lowerRoman"/&gt;&lt;w:lvlText w:val="%9."/&gt;&lt;w:lvlJc w:val="right"/&gt;&lt;w:pPr&gt;&lt;w:ind w:left="6480" w:hanging="180"/&gt;&lt;/w:pPr&gt;&lt;/w:lvl&gt;&lt;/w:abstractNum&gt;&lt;w:abstractNum w:abstractNumId="28" w15:restartNumberingAfterBreak="0"&gt;&lt;w:nsid w:val="4A235F4A"/&gt;&lt;w:multiLevelType w:val="hybridMultilevel"/&gt;&lt;w:tmpl w:val="D7CEBB0A"/&gt;&lt;w:lvl w:ilvl="0" w:tplc="06BE11D6"&gt;&lt;w:start w:val="1"/&gt;&lt;w:numFmt w:val="decimal"/&gt;&lt;w:lvlText w:val="%1."/&gt;&lt;w:lvlJc w:val="left"/&gt;&lt;w:pPr&gt;&lt;w:ind w:left="720" w:hanging="360"/&gt;&lt;/w:pPr&gt;&lt;/w:lvl&gt;&lt;w:lvl w:ilvl="1" w:tplc="8D1266DE"&gt;&lt;w:start w:val="1"/&gt;&lt;w:numFmt w:val="lowerLetter"/&gt;&lt;w:lvlText w:val="%2."/&gt;&lt;w:lvlJc w:val="left"/&gt;&lt;w:pPr&gt;&lt;w:ind w:left="1440" w:hanging="360"/&gt;&lt;/w:pPr&gt;&lt;/w:lvl&gt;&lt;w:lvl w:ilvl="2" w:tplc="D5001BAA"&gt;&lt;w:start w:val="1"/&gt;&lt;w:numFmt w:val="lowerRoman"/&gt;&lt;w:lvlText w:val="%3."/&gt;&lt;w:lvlJc w:val="right"/&gt;&lt;w:pPr&gt;&lt;w:ind w:left="2160" w:hanging="180"/&gt;&lt;/w:pPr&gt;&lt;/w:lvl&gt;&lt;w:lvl w:ilvl="3" w:tplc="C52A5C9A"&gt;&lt;w:start w:val="1"/&gt;&lt;w:numFmt w:val="decimal"/&gt;&lt;w:lvlText w:val="%4."/&gt;&lt;w:lvlJc w:val="left"/&gt;&lt;w:pPr&gt;&lt;w:ind w:left="2880" w:hanging="360"/&gt;&lt;/w:pPr&gt;&lt;/w:lvl&gt;&lt;w:lvl w:ilvl="4" w:tplc="D966A566"&gt;&lt;w:start w:val="1"/&gt;&lt;w:numFmt w:val="lowerLetter"/&gt;&lt;w:lvlText w:val="%5."/&gt;&lt;w:lvlJc w:val="left"/&gt;&lt;w:pPr&gt;&lt;w:ind w:left="3600" w:hanging="360"/&gt;&lt;/w:pPr&gt;&lt;/w:lvl&gt;&lt;w:lvl w:ilvl="5" w:tplc="C8DE787A"&gt;&lt;w:start w:val="1"/&gt;&lt;w:numFmt w:val="lowerRoman"/&gt;&lt;w:lvlText w:val="%6."/&gt;&lt;w:lvlJc w:val="right"/&gt;&lt;w:pPr&gt;&lt;w:ind w:left="4320" w:hanging="180"/&gt;&lt;/w:pPr&gt;&lt;/w:lvl&gt;&lt;w:lvl w:ilvl="6" w:tplc="63B6CBA2"&gt;&lt;w:start w:val="1"/&gt;&lt;w:numFmt w:val="decimal"/&gt;&lt;w:lvlText w:val="%7."/&gt;&lt;w:lvlJc w:val="left"/&gt;&lt;w:pPr&gt;&lt;w:ind w:left="5040" w:hanging="360"/&gt;&lt;/w:pPr&gt;&lt;/w:lvl&gt;&lt;w:lvl w:ilvl="7" w:tplc="90824DCA"&gt;&lt;w:start w:val="1"/&gt;&lt;w:numFmt w:val="lowerLetter"/&gt;&lt;w:lvlText w:val="%8."/&gt;&lt;w:lvlJc w:val="left"/&gt;&lt;w:pPr&gt;&lt;w:ind w:left="5760" w:hanging="360"/&gt;&lt;/w:pPr&gt;&lt;/w:lvl&gt;&lt;w:lvl w:ilvl="8" w:tplc="BD04B528"&gt;&lt;w:start w:val="1"/&gt;&lt;w:numFmt w:val="lowerRoman"/&gt;&lt;w:lvlText w:val="%9."/&gt;&lt;w:lvlJc w:val="right"/&gt;&lt;w:pPr&gt;&lt;w:ind w:left="6480" w:hanging="180"/&gt;&lt;/w:pPr&gt;&lt;/w:lvl&gt;&lt;/w:abstractNum&gt;&lt;w:abstractNum w:abstractNumId="29" w15:restartNumberingAfterBreak="0"&gt;&lt;w:nsid w:val="56537F6E"/&gt;&lt;w:multiLevelType w:val="hybridMultilevel"/&gt;&lt;w:tmpl w:val="CC7C58C0"/&gt;&lt;w:lvl w:ilvl="0" w:tplc="36061486"&gt;&lt;w:start w:val="1"/&gt;&lt;w:numFmt w:val="decimal"/&gt;&lt;w:lvlText w:val="%1."/&gt;&lt;w:lvlJc w:val="left"/&gt;&lt;w:pPr&gt;&lt;w:ind w:left="720" w:hanging="360"/&gt;&lt;/w:pPr&gt;&lt;/w:lvl&gt;&lt;w:lvl w:ilvl="1" w:tplc="CA6C04A8"&gt;&lt;w:start w:val="1"/&gt;&lt;w:numFmt w:val="lowerLetter"/&gt;&lt;w:lvlText w:val="%2."/&gt;&lt;w:lvlJc w:val="left"/&gt;&lt;w:pPr&gt;&lt;w:ind w:left="1440" w:hanging="360"/&gt;&lt;/w:pPr&gt;&lt;/w:lvl&gt;&lt;w:lvl w:ilvl="2" w:tplc="DF94CD52"&gt;&lt;w:start w:val="1"/&gt;&lt;w:numFmt w:val="lowerRoman"/&gt;&lt;w:lvlText w:val="%3."/&gt;&lt;w:lvlJc w:val="right"/&gt;&lt;w:pPr&gt;&lt;w:ind w:left="2160" w:hanging="180"/&gt;&lt;/w:pPr&gt;&lt;/w:lvl&gt;&lt;w:lvl w:ilvl="3" w:tplc="62EC5D02"&gt;&lt;w:start w:val="1"/&gt;&lt;w:numFmt w:val="decimal"/&gt;&lt;w:lvlText w:val="%4."/&gt;&lt;w:lvlJc w:val="left"/&gt;&lt;w:pPr&gt;&lt;w:ind w:left="2880" w:hanging="360"/&gt;&lt;/w:pPr&gt;&lt;/w:lvl&gt;&lt;w:lvl w:ilvl="4" w:tplc="795653B8"&gt;&lt;w:start w:val="1"/&gt;&lt;w:numFmt w:val="lowerLetter"/&gt;&lt;w:lvlText w:val="%5."/&gt;&lt;w:lvlJc w:val="left"/&gt;&lt;w:pPr&gt;&lt;w:ind w:left="3600" w:hanging="360"/&gt;&lt;/w:pPr&gt;&lt;/w:lvl&gt;&lt;w:lvl w:ilvl="5" w:tplc="46988DDC"&gt;&lt;w:start w:val="1"/&gt;&lt;w:numFmt w:val="lowerRoman"/&gt;&lt;w:lvlText w:val="%6."/&gt;&lt;w:lvlJc w:val="right"/&gt;&lt;w:pPr&gt;&lt;w:ind w:left="4320" w:hanging="180"/&gt;&lt;/w:pPr&gt;&lt;/w:lvl&gt;&lt;w:lvl w:ilvl="6" w:tplc="92E287C0"&gt;&lt;w:start w:val="1"/&gt;&lt;w:numFmt w:val="decimal"/&gt;&lt;w:lvlText w:val="%7."/&gt;&lt;w:lvlJc w:val="left"/&gt;&lt;w:pPr&gt;&lt;w:ind w:left="5040" w:hanging="360"/&gt;&lt;/w:pPr&gt;&lt;/w:lvl&gt;&lt;w:lvl w:ilvl="7" w:tplc="53A095AC"&gt;&lt;w:start w:val="1"/&gt;&lt;w:numFmt w:val="lowerLetter"/&gt;&lt;w:lvlText w:val="%8."/&gt;&lt;w:lvlJc w:val="left"/&gt;&lt;w:pPr&gt;&lt;w:ind w:left="5760" w:hanging="360"/&gt;&lt;/w:pPr&gt;&lt;/w:lvl&gt;&lt;w:lvl w:ilvl="8" w:tplc="7222EE8E"&gt;&lt;w:start w:val="1"/&gt;&lt;w:numFmt w:val="lowerRoman"/&gt;&lt;w:lvlText w:val="%9."/&gt;&lt;w:lvlJc w:val="right"/&gt;&lt;w:pPr&gt;&lt;w:ind w:left="6480" w:hanging="180"/&gt;&lt;/w:pPr&gt;&lt;/w:lvl&gt;&lt;/w:abstractNum&gt;&lt;w:abstractNum w:abstractNumId="30" w15:restartNumberingAfterBreak="0"&gt;&lt;w:nsid w:val="60771280"/&gt;&lt;w:multiLevelType w:val="multilevel"/&gt;&lt;w:tmpl w:val="E258F978"/&gt;&lt;w:lvl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w:abstractNumId="31" w15:restartNumberingAfterBreak="0"&gt;&lt;w:nsid w:val="69DA1FC5"/&gt;&lt;w:multiLevelType w:val="hybridMultilevel"/&gt;&lt;w:tmpl w:val="10DAE8D0"/&gt;&lt;w:lvl w:ilvl="0" w:tplc="17C2C722"&gt;&lt;w:start w:val="1"/&gt;&lt;w:numFmt w:val="decimal"/&gt;&lt;w:lvlText w:val="%1."/&gt;&lt;w:lvlJc w:val="left"/&gt;&lt;w:pPr&gt;&lt;w:ind w:left="720" w:hanging="360"/&gt;&lt;/w:pPr&gt;&lt;/w:lvl&gt;&lt;w:lvl w:ilvl="1" w:tplc="E3408D14"&gt;&lt;w:start w:val="1"/&gt;&lt;w:numFmt w:val="lowerLetter"/&gt;&lt;w:lvlText w:val="%2."/&gt;&lt;w:lvlJc w:val="left"/&gt;&lt;w:pPr&gt;&lt;w:ind w:left="1440" w:hanging="360"/&gt;&lt;/w:pPr&gt;&lt;/w:lvl&gt;&lt;w:lvl w:ilvl="2" w:tplc="AF922556"&gt;&lt;w:start w:val="1"/&gt;&lt;w:numFmt w:val="lowerRoman"/&gt;&lt;w:lvlText w:val="%3."/&gt;&lt;w:lvlJc w:val="right"/&gt;&lt;w:pPr&gt;&lt;w:ind w:left="2160" w:hanging="180"/&gt;&lt;/w:pPr&gt;&lt;/w:lvl&gt;&lt;w:lvl w:ilvl="3" w:tplc="D20831F8"&gt;&lt;w:start w:val="1"/&gt;&lt;w:numFmt w:val="decimal"/&gt;&lt;w:lvlText w:val="%4."/&gt;&lt;w:lvlJc w:val="left"/&gt;&lt;w:pPr&gt;&lt;w:ind w:left="2880" w:hanging="360"/&gt;&lt;/w:pPr&gt;&lt;/w:lvl&gt;&lt;w:lvl w:ilvl="4" w:tplc="7BBA2A0A"&gt;&lt;w:start w:val="1"/&gt;&lt;w:numFmt w:val="lowerLetter"/&gt;&lt;w:lvlText w:val="%5."/&gt;&lt;w:lvlJc w:val="left"/&gt;&lt;w:pPr&gt;&lt;w:ind w:left="3600" w:hanging="360"/&gt;&lt;/w:pPr&gt;&lt;/w:lvl&gt;&lt;w:lvl w:ilvl="5" w:tplc="14B49D72"&gt;&lt;w:start w:val="1"/&gt;&lt;w:numFmt w:val="lowerRoman"/&gt;&lt;w:lvlText w:val="%6."/&gt;&lt;w:lvlJc w:val="right"/&gt;&lt;w:pPr&gt;&lt;w:ind w:left="4320" w:hanging="180"/&gt;&lt;/w:pPr&gt;&lt;/w:lvl&gt;&lt;w:lvl w:ilvl="6" w:tplc="AEEAD236"&gt;&lt;w:start w:val="1"/&gt;&lt;w:numFmt w:val="decimal"/&gt;&lt;w:lvlText w:val="%7."/&gt;&lt;w:lvlJc w:val="left"/&gt;&lt;w:pPr&gt;&lt;w:ind w:left="5040" w:hanging="360"/&gt;&lt;/w:pPr&gt;&lt;/w:lvl&gt;&lt;w:lvl w:ilvl="7" w:tplc="0776A636"&gt;&lt;w:start w:val="1"/&gt;&lt;w:numFmt w:val="lowerLetter"/&gt;&lt;w:lvlText w:val="%8."/&gt;&lt;w:lvlJc w:val="left"/&gt;&lt;w:pPr&gt;&lt;w:ind w:left="5760" w:hanging="360"/&gt;&lt;/w:pPr&gt;&lt;/w:lvl&gt;&lt;w:lvl w:ilvl="8" w:tplc="0D62A606"&gt;&lt;w:start w:val="1"/&gt;&lt;w:numFmt w:val="lowerRoman"/&gt;&lt;w:lvlText w:val="%9."/&gt;&lt;w:lvlJc w:val="right"/&gt;&lt;w:pPr&gt;&lt;w:ind w:left="6480" w:hanging="180"/&gt;&lt;/w:pPr&gt;&lt;/w:lvl&gt;&lt;/w:abstractNum&gt;&lt;w:abstractNum w:abstractNumId="32"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w:abstractNumId="33"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w:abstractNumId="34" w15:restartNumberingAfterBreak="0"&gt;&lt;w:nsid w:val="6E366CE5"/&gt;&lt;w:multiLevelType w:val="hybridMultilevel"/&gt;&lt;w:tmpl w:val="6C80F394"/&gt;&lt;w:lvl w:ilvl="0" w:tplc="92B47524"&gt;&lt;w:numFmt w:val="bullet"/&gt;&lt;w:lvlText w:val="•"/&gt;&lt;w:lvlJc w:val="left"/&gt;&lt;w:pPr&gt;&lt;w:ind w:left="1080" w:hanging="720"/&gt;&lt;/w:pPr&gt;&lt;w:rPr&gt;&lt;w:rFonts w:ascii="Calibri" w:eastAsia="Arial" w:hAnsi="Calibri" w:cs="Arial"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w:val="6EC13A87"/&gt;&lt;w:multiLevelType w:val="hybridMultilevel"/&gt;&lt;w:tmpl w:val="0054E8FA"/&gt;&lt;w:lvl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w:val="7FD14960"/&gt;&lt;w:multiLevelType w:val="multilevel"/&gt;&lt;w:tmpl w:val="6994DCD4"/&gt;&lt;w:lvl w:ilvl="0"&gt;&lt;w:start w:val="2"/&gt;&lt;w:numFmt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w:hanging="360"/&gt;&lt;/w:pPr&gt;&lt;/w:lvl&gt;&lt;/w:abstractNum&gt;&lt;w:num w:numId="1"&gt;&lt;w:abstractNumId w:val="17"/&gt;&lt;/w:num&gt;&lt;w:num w:numId="2"&gt;&lt;w:abstractNumId w:val="14"/&gt;&lt;/w:num&gt;&lt;w:num w:numId="3"&gt;&lt;w:abstractNumId w:val="25"/&gt;&lt;/w:num&gt;&lt;w:num w:numId="4"&gt;&lt;w:abstractNumId w:val="33"/&gt;&lt;/w:num&gt;&lt;w:num w:numId="5"&gt;&lt;w:abstractNumId w:val="23"/&gt;&lt;/w:num&gt;&lt;w:num w:numId="6"&gt;&lt;w:abstractNumId w:val="32"/&gt;&lt;/w:num&gt;&lt;w:num w:numId="7"&gt;&lt;w:abstractNumId w:val="22"/&gt;&lt;/w:num&gt;&lt;w:num w:numId="8"&gt;&lt;w:abstractNumId w:val="19"/&gt;&lt;/w:num&gt;&lt;w:num w:numId="9"&gt;&lt;w:abstractNumId w:val="11"/&gt;&lt;/w:num&gt;&lt;w:num w:numId="10"&gt;&lt;w:abstractNumId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w:numId="11"&gt;&lt;w:abstractNumId w:val="24"/&gt;&lt;/w:num&gt;&lt;w:num w:numId="12"&gt;&lt;w:abstractNumId w:val="6"/&gt;&lt;/w:num&gt;&lt;w:num w:numId="13"&gt;&lt;w:abstractNumId w:val="5"/&gt;&lt;/w:num&gt;&lt;w:num w:numId="14"&gt;&lt;w:abstractNumId w:val="4"/&gt;&lt;/w:num&gt;&lt;w:num w:numId="15"&gt;&lt;w:abstractNumId w:val="3"/&gt;&lt;/w:num&gt;&lt;w:num w:numId="16"&gt;&lt;w:abstractNumId w:val="7"/&gt;&lt;/w:num&gt;&lt;w:num w:numId="17"&gt;&lt;w:abstractNumId w:val="2"/&gt;&lt;/w:num&gt;&lt;w:num w:numId="18"&gt;&lt;w:abstractNumId w:val="1"/&gt;&lt;/w:num&gt;&lt;w:num w:numId="19"&gt;&lt;w:abstractNumId w:val="0"/&gt;&lt;/w:num&gt;&lt;w:num w:numId="20"&gt;&lt;w:abstractNumId w:val="18"/&gt;&lt;/w:num&gt;&lt;w:num w:numId="21"&gt;&lt;w:abstractNumId w:val="34"/&gt;&lt;/w:num&gt;&lt;w:num w:numId="22"&gt;&lt;w:abstractNumId w:val="15"/&gt;&lt;/w:num&gt;&lt;w:num w:numId="23"&gt;&lt;w:abstractNumId w:val="13"/&gt;&lt;/w:num&gt;&lt;w:num w:numId="24"&gt;&lt;w:abstractNumId w:val="12"/&gt;&lt;/w:num&gt;&lt;w:num w:numId="25"&gt;&lt;w:abstractNumId w:val="9"/&gt;&lt;/w:num&gt;&lt;w:num w:numId="26"&gt;&lt;w:abstractNumId w:val="35"/&gt;&lt;/w:num&gt;&lt;w:num w:numId="27"&gt;&lt;w:abstractNumId w:val="30"/&gt;&lt;/w:num&gt;&lt;w:num w:numId="28"&gt;&lt;w:abstractNumId w:val="36"/&gt;&lt;/w:num&gt;&lt;w:num w:numId="29"&gt;&lt;w:abstractNumId w:val="8"/&gt;&lt;/w:num&gt;&lt;w:num w:numId="30"&gt;&lt;w:abstractNumId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w:numId="31"&gt;&lt;w:abstractNumId w:val="7"/&gt;&lt;w:lvlOverride w:ilvl="0"&gt;&lt;w:startOverride w:val="1"/&gt;&lt;/w:lvlOverride&gt;&lt;/w:num&gt;&lt;w:num w:numId="32"&gt;&lt;w:abstractNumId w:val="7"/&gt;&lt;w:lvlOverride w:ilvl="0"&gt;&lt;w:startOverride w:val="1"/&gt;&lt;/w:lvlOverride&gt;&lt;/w:num&gt;&lt;w:num w:numId="33"&gt;&lt;w:abstractNumId w:val="31"/&gt;&lt;/w:num&gt;&lt;w:num w:numId="34"&gt;&lt;w:abstractNumId w:val="29"/&gt;&lt;/w:num&gt;&lt;w:num w:numId="35"&gt;&lt;w:abstractNumId w:val="27"/&gt;&lt;/w:num&gt;&lt;w:num w:numId="36"&gt;&lt;w:abstractNumId w:val="16"/&gt;&lt;/w:num&gt;&lt;w:num w:numId="37"&gt;&lt;w:abstractNumId w:val="20"/&gt;&lt;/w:num&gt;&lt;w:num w:numId="38"&gt;&lt;w:abstractNumId w:val="21"/&gt;&lt;/w:num&gt;&lt;w:num w:numId="39"&gt;&lt;w:abstractNumId w:val="26"/&gt;&lt;/w:num&gt;&lt;w:num w:numId="40"&gt;&lt;w:abstractNumId w:val="28"/&gt;&lt;/w:num&gt;&lt;w:num w:numId="41"&gt;&lt;w:abstractNumId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w:numId="42"&gt;&lt;w:abstractNumId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w:numId="43"&gt;&lt;w:abstractNumId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w:numId="44"&gt;&lt;w:abstractNumId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w:numId="45"&gt;&lt;w:abstractNumId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w:numId="46"&gt;&lt;w:abstractNumId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w:numId="47"&gt;&lt;w:abstractNumId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w:numId="48"&gt;&lt;w:abstractNumId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w:val="1"/&gt;&lt;/w:lvlOverride&gt;&lt;/w:num&gt;&lt;w:numIdMacAtCleanup w:val="20"/&gt;&lt;/w:numbering&gt;&lt;/pkg:xmlData&gt;&lt;/pkg:part&gt;&lt;/pkg:package&gt;
</customer>
  <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Id="rId3" Type="http://schemas.microsoft.com/office/2011/relationships/people" Target="people.xml"/&gt;&lt;Relationship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w:rsidRDefault="00CC1BF5"&gt;&lt;w:del w:id="0" w:author="Laxmikant Naik" w:date="2017-09-25T18:00:00Z"&gt;&lt;w:r w:rsidDel="00CC1BF5"&gt;&lt;w:fldChar w:fldCharType="begin"/&gt;&lt;/w:r&gt;&lt;w:r w:rsidDel="00CC1BF5"&gt;&lt;w:delInstrText xml:space="preserve"&gt; DOCPROPERTY  Version  \* MERGEFORMAT &lt;/w:delInstrText&gt;&lt;/w:r&gt;&lt;w:r w:rsidDel="00CC1BF5"&gt;&lt;w:fldChar w:fldCharType="separate"/&gt;&lt;/w:r&gt;&lt;w:r w:rsidDel="00CC1BF5"&gt;&lt;w:delText&gt;4.0&lt;/w:delText&gt;&lt;/w:r&gt;&lt;w:r w:rsidDel="00CC1BF5"&gt;&lt;w:fldChar w:fldCharType="end"/&gt;&lt;/w:r&gt;&lt;/w:del&gt;&lt;w:ins w:id="1" w:author="Laxmikant Naik" w:date="2017-09-25T18:00:00Z"&gt;&lt;w:r&gt;&lt;w:t&gt;6&lt;/w:t&gt;&lt;/w:r&gt;&lt;/w:ins&gt;&lt;/w:p&gt;&lt;w:sectPr w:rsidR="00000000"&gt;&lt;w:pgSz w:w="12240" w:h="15840"/&gt;&lt;w:pgMar w:top="1440" w:right="1440" w:bottom="1440" w:left="1440" w:header="720" w:footer="720" w:gutter="0"/&gt;&lt;w:cols w:space="720"/&gt;&lt;/w:sectPr&gt;&lt;/w:body&gt;&lt;/w:document&gt;&lt;/pkg:xmlData&gt;&lt;/pkg:part&gt;&lt;pkg:part pkg:name="/word/people.xml" pkg:contentType="application/vnd.openxmlformats-officedocument.wordprocessingml.people+xml"&gt;&lt;pkg:xmlData&gt;&lt;w15:people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wp14"&gt;&lt;w15:person w15:author="Laxmikant Naik"&gt;&lt;w15:presenceInfo w15:providerId="AD" w15:userId="S-1-5-21-2146773085-903363285-719344707-2174649"/&gt;&lt;/w15:person&gt;&lt;/w15:people&gt;&lt;/pkg:xmlData&gt;&lt;/pkg:part&gt;&lt;pkg:part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w:val="001C181B"/&gt;&lt;w:pPr&gt;&lt;w:spacing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w:val="001C181B"/&gt;&lt;w:pPr&gt;&lt;w:keepNext/&gt;&lt;w:keepLines/&gt;&lt;w:pageBreakBefore/&gt;&lt;w:tabs&gt;&lt;w:tab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w:val="001C181B"/&gt;&lt;w:pPr&gt;&lt;w:pageBreakBefore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w:val="001C181B"/&gt;&lt;w:pPr&gt;&lt;w:outlineLvl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w:val="001C181B"/&gt;&lt;w:pPr&gt;&lt;w:spacing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w:val="001C181B"/&gt;&lt;w:pPr&gt;&lt;w:outlineLvl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w:val="001C181B"/&gt;&lt;w:pPr&gt;&lt;w:keepNext/&gt;&lt;w:keepLines/&gt;&lt;w:numPr&gt;&lt;w:ilvl w:val="5"/&gt;&lt;w:numId w:val="9"/&gt;&lt;/w:numPr&gt;&lt;w:spacing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w:val="001C181B"/&gt;&lt;w:pPr&gt;&lt;w:keepNext/&gt;&lt;w:keepLines/&gt;&lt;w:numPr&gt;&lt;w:ilvl w:val="6"/&gt;&lt;w:numId w:val="9"/&gt;&lt;/w:numPr&gt;&lt;w:spacing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w:val="001C181B"/&gt;&lt;w:pPr&gt;&lt;w:keepNext/&gt;&lt;w:keepLines/&gt;&lt;w:numPr&gt;&lt;w:ilvl w:val="7"/&gt;&lt;w:numId w:val="9"/&gt;&lt;/w:numPr&gt;&lt;w:spacing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w:val="001C181B"/&gt;&lt;w:pPr&gt;&lt;w:keepNext/&gt;&lt;w:keepLines/&gt;&lt;w:numPr&gt;&lt;w:ilvl w:val="8"/&gt;&lt;w:numId w:val="9"/&gt;&lt;/w:numPr&gt;&lt;w:spacing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w:val="001C181B"/&gt;&lt;w:rPr&gt;&lt;w:rFonts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w:val="001C181B"/&gt;&lt;w:pPr&gt;&lt;w:tabs&gt;&lt;w:tab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w:val="001C181B"/&gt;&lt;w:rPr&gt;&lt;w:rFonts w:ascii="Segoe UI" w:hAnsi="Segoe UI"/&gt;&lt;w:color w:val="0563C1" w:themeColor="hyperlink"/&gt;&lt;w:u w:val="single"/&gt;&lt;/w:rPr&gt;&lt;/w:style&gt;&lt;w:style w:type="paragraph" w:customStyle="1" w:styleId="Bullet1"&gt;&lt;w:name w:val="Bullet1"/&gt;&lt;w:basedOn w:val="ListBullet"/&gt;&lt;w:uiPriority w:val="99"/&gt;&lt;w:rsid w:val="001C181B"/&gt;&lt;w:pPr&gt;&lt;w:numPr&gt;&lt;w:numId w:val="2"/&gt;&lt;/w:numPr&gt;&lt;w:spacing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w:val="001C181B"/&gt;&lt;w:pPr&gt;&lt;w:tabs&gt;&lt;w:tab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w:val="001C181B"/&gt;&lt;w:rPr&gt;&lt;w:rFonts w:ascii="Segoe UI" w:eastAsiaTheme="minorEastAsia" w:hAnsi="Segoe UI"/&gt;&lt;w:sz w:val="16"/&gt;&lt;/w:rPr&gt;&lt;/w:style&gt;&lt;w:style w:type="paragraph" w:styleId="Footer"&gt;&lt;w:name w:val="footer"/&gt;&lt;w:basedOn w:val="Normal"/&gt;&lt;w:link w:val="FooterChar"/&gt;&lt;w:uiPriority w:val="99"/&gt;&lt;w:unhideWhenUsed/&gt;&lt;w:rsid w:val="001C181B"/&gt;&lt;w:pPr&gt;&lt;w:tabs&gt;&lt;w:tab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w:val="001C181B"/&gt;&lt;w:rPr&gt;&lt;w:rFonts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w:val="001C181B"/&gt;&lt;w:pPr&gt;&lt;w:keepNext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w:val="001C181B"/&gt;&lt;w:rPr&gt;&lt;w:rFonts w:ascii="Segoe UI" w:hAnsi="Segoe UI"/&gt;&lt;w:sz w:val="20"/&gt;&lt;/w:rPr&gt;&lt;/w:style&gt;&lt;w:style w:type="table" w:styleId="TableGrid"&gt;&lt;w:name w:val="Table Grid"/&gt;&lt;w:aliases w:val="Tabla Microsoft Servicios"/&gt;&lt;w:basedOn w:val="TableNormal"/&gt;&lt;w:rsid w:val="001C181B"/&gt;&lt;w:pPr&gt;&lt;w:spacing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w:val="001C181B"/&gt;&lt;w:pPr&gt;&lt;w:spacing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w:val="001C181B"/&gt;&lt;w:pPr&gt;&lt;w:spacing w:after="600"/&gt;&lt;w:ind w:left="-720"/&gt;&lt;/w:pPr&gt;&lt;w:rPr&gt;&lt;w:color w:val="008AC8"/&gt;&lt;w:sz w:val="36"/&gt;&lt;/w:rPr&gt;&lt;/w:style&gt;&lt;w:style w:type="paragraph" w:customStyle="1" w:styleId="CoverHeading2"&gt;&lt;w:name w:val="Cover Heading 2"/&gt;&lt;w:basedOn w:val="Normal"/&gt;&lt;w:uiPriority w:val="99"/&gt;&lt;w:rsid w:val="001C181B"/&gt;&lt;w:pPr&gt;&lt;w:spacing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w:val="001C181B"/&gt;&lt;w:rPr&gt;&lt;w:rFonts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w:val="001C181B"/&gt;&lt;w:pPr&gt;&lt;w:shd w:val="clear" w:color="auto" w:fill="F2F2F2"/&gt;&lt;/w:pPr&gt;&lt;w:rPr&gt;&lt;w:color w:val="FF0066"/&gt;&lt;/w:rPr&gt;&lt;/w:style&gt;&lt;w:style w:type="character" w:styleId="Strong"&gt;&lt;w:name w:val="Strong"/&gt;&lt;w:basedOn w:val="DefaultParagraphFont"/&gt;&lt;w:uiPriority w:val="22"/&gt;&lt;w:qFormat/&gt;&lt;w:rsid w:val="001C181B"/&gt;&lt;w:rPr&gt;&lt;w:b/&gt;&lt;w:bCs/&gt;&lt;/w:rPr&gt;&lt;/w:style&gt;&lt;w:style w:type="paragraph" w:styleId="ListParagraph"&gt;&lt;w:name w:val="List Paragraph"/&gt;&lt;w:aliases w:val="Bullet Number,List Paragraph1,lp1,lp11,List Paragraph11,Bullet 1,Use Case List Paragraph,numbered,Bullet List,FooterText"/&gt;&lt;w:basedOn w:val="Normal"/&gt;&lt;w:link w:val="ListParagraphChar"/&gt;&lt;w:uiPriority w:val="34"/&gt;&lt;w:qFormat/&gt;&lt;w:rsid w:val="001C181B"/&gt;&lt;w:pPr&gt;&lt;w:numPr&gt;&lt;w:numId w:val="30"/&gt;&lt;/w:numPr&gt;&lt;w:contextualSpacing/&gt;&lt;/w:pPr&gt;&lt;/w:style&gt;&lt;w:style w:type="paragraph" w:styleId="TOCHeading"&gt;&lt;w:name w:val="TOC Heading"/&gt;&lt;w:basedOn w:val="Heading1"/&gt;&lt;w:next w:val="Normal"/&gt;&lt;w:uiPriority w:val="99"/&gt;&lt;w:rsid w:val="001C181B"/&gt;&lt;w:pPr&gt;&lt;w:spacing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w:val="001C181B"/&gt;&lt;w:rPr&gt;&lt;w:i/&gt;&lt;w:iCs/&gt;&lt;w:color w:val="5B9BD5" w:themeColor="accent1"/&gt;&lt;/w:rPr&gt;&lt;/w:style&gt;&lt;w:style w:type="paragraph" w:styleId="Caption"&gt;&lt;w:name w:val="caption"/&gt;&lt;w:basedOn w:val="Normal"/&gt;&lt;w:next w:val="Normal"/&gt;&lt;w:uiPriority w:val="99"/&gt;&lt;w:unhideWhenUsed/&gt;&lt;w:rsid w:val="001C181B"/&gt;&lt;w:pPr&gt;&lt;w:spacing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w:val="001C181B"/&gt;&lt;w:rPr&gt;&lt;w:rFonts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w:val="2"/&gt;&lt;w:qFormat/&gt;&lt;w:rsid w:val="001C181B"/&gt;&lt;w:pPr&gt;&lt;w:keepNext/&gt;&lt;w:keepLines/&gt;&lt;w:pageBreakBefore/&gt;&lt;w:numPr&gt;&lt;w:numId w:val="10"/&gt;&lt;/w:numPr&gt;&lt;w:tabs&gt;&lt;w:tab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Char,numbered Char,Bullet List Char,FooterText Char"/&gt;&lt;w:basedOn w:val="DefaultParagraphFont"/&gt;&lt;w:link w:val="ListParagraph"/&gt;&lt;w:uiPriority w:val="34"/&gt;&lt;w:locked/&gt;&lt;w:rsid w:val="001C181B"/&gt;&lt;w:rPr&gt;&lt;w:rFonts w:ascii="Segoe UI" w:eastAsiaTheme="minorEastAsia" w:hAnsi="Segoe UI"/&gt;&lt;/w:rPr&gt;&lt;/w:style&gt;&lt;w:style w:type="paragraph" w:styleId="ListBullet"&gt;&lt;w:name w:val="List Bullet"/&gt;&lt;w:basedOn w:val="Normal"/&gt;&lt;w:uiPriority w:val="4"/&gt;&lt;w:qFormat/&gt;&lt;w:rsid w:val="00D03E8D"/&gt;&lt;w:pPr&gt;&lt;w:numPr&gt;&lt;w:numId w:val="5"/&gt;&lt;/w:numPr&gt;&lt;w:spacing w:after="200"/&gt;&lt;w:contextualSpacing/&gt;&lt;/w:pPr&gt;&lt;/w:style&gt;&lt;w:style w:type="paragraph" w:customStyle="1" w:styleId="Heading2Numbered"&gt;&lt;w:name w:val="Heading 2 (Numbered)"/&gt;&lt;w:basedOn w:val="Heading1Numbered"/&gt;&lt;w:next w:val="Normal"/&gt;&lt;w:uiPriority w:val="2"/&gt;&lt;w:qFormat/&gt;&lt;w:rsid w:val="001C181B"/&gt;&lt;w:pPr&gt;&lt;w:pageBreakBefore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w:val="2"/&gt;&lt;w:qFormat/&gt;&lt;w:rsid w:val="001C181B"/&gt;&lt;w:pPr&gt;&lt;w:numPr&gt;&lt;w:ilvl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w:val="99"/&gt;&lt;w:unhideWhenUsed/&gt;&lt;w:qFormat/&gt;&lt;w:rsid w:val="001C181B"/&gt;&lt;w:pPr&gt;&lt;w:numPr&gt;&lt;w:ilvl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w:val="001C181B"/&gt;&lt;w:pPr&gt;&lt;w:framePr w:wrap="around" w:vAnchor="text" w:hAnchor="text" w:y="1"/&gt;&lt;w:numPr&gt;&lt;w:ilvl w:val="0"/&gt;&lt;w:numId w:val="11"/&gt;&lt;/w:numPr&gt;&lt;w:tabs&gt;&lt;w:tab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w:val="001C181B"/&gt;&lt;w:pPr&gt;&lt;w:numPr&gt;&lt;w:numId w:val="3"/&gt;&lt;/w:numPr&gt;&lt;w:spacing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w:val="001C181B"/&gt;&lt;w:pPr&gt;&lt;w:keepNext/&gt;&lt;w:pBdr&gt;&lt;w:top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w:val="001C181B"/&gt;&lt;w:pPr&gt;&lt;w:numPr&gt;&lt;w:numId w:val="8"/&gt;&lt;/w:numPr&gt;&lt;w:spacing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w:val="001C181B"/&gt;&lt;w:pPr&gt;&lt;w:pBdr&gt;&lt;w:left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w:val="001C181B"/&gt;&lt;w:pPr&gt;&lt;w:keepNext/&gt;&lt;w:spacing w:before="240" w:after="240" w:line="240" w:lineRule="auto"/&gt;&lt;/w:pPr&gt;&lt;w:rPr&gt;&lt;w:bCs/&gt;&lt;w:color w:val="008AC8"/&gt;&lt;w:sz w:val="24"/&gt;&lt;/w:rPr&gt;&lt;/w:style&gt;&lt;w:style w:type="numbering" w:customStyle="1" w:styleId="Checklist"&gt;&lt;w:name w:val="Checklist"/&gt;&lt;w:basedOn w:val="NoList"/&gt;&lt;w:rsid w:val="001C181B"/&gt;&lt;w:pPr&gt;&lt;w:numPr&gt;&lt;w:numId w:val="4"/&gt;&lt;/w:numPr&gt;&lt;/w:pPr&gt;&lt;/w:style&gt;&lt;w:style w:type="paragraph" w:customStyle="1" w:styleId="TableText"&gt;&lt;w:name w:val="Table Text"/&gt;&lt;w:basedOn w:val="Normal"/&gt;&lt;w:uiPriority w:val="99"/&gt;&lt;w:qFormat/&gt;&lt;w:rsid w:val="001C181B"/&gt;&lt;w:pPr&gt;&lt;w:spacing w:line="240" w:lineRule="auto"/&gt;&lt;/w:pPr&gt;&lt;w:rPr&gt;&lt;w:sz w:val="18"/&gt;&lt;/w:rPr&gt;&lt;/w:style&gt;&lt;w:style w:type="paragraph" w:customStyle="1" w:styleId="CommandLine"&gt;&lt;w:name w:val="Command Line"/&gt;&lt;w:basedOn w:val="Normal"/&gt;&lt;w:uiPriority w:val="99"/&gt;&lt;w:rsid w:val="001C181B"/&gt;&lt;w:pPr&gt;&lt;w:shd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w:val="001C181B"/&gt;&lt;w:pPr&gt;&lt;w:numPr&gt;&lt;w:numId w:val="5"/&gt;&lt;/w:numPr&gt;&lt;/w:pPr&gt;&lt;/w:style&gt;&lt;w:style w:type="numbering" w:customStyle="1" w:styleId="NumberedList"&gt;&lt;w:name w:val="Numbered List"/&gt;&lt;w:rsid w:val="001C181B"/&gt;&lt;w:pPr&gt;&lt;w:numPr&gt;&lt;w:numId w:val="6"/&gt;&lt;/w:numPr&gt;&lt;/w:pPr&gt;&lt;/w:style&gt;&lt;w:style w:type="paragraph" w:styleId="TOC2"&gt;&lt;w:name w:val="toc 2"/&gt;&lt;w:basedOn w:val="Normal"/&gt;&lt;w:next w:val="Normal"/&gt;&lt;w:autoRedefine/&gt;&lt;w:uiPriority w:val="39"/&gt;&lt;w:unhideWhenUsed/&gt;&lt;w:rsid w:val="001C181B"/&gt;&lt;w:pPr&gt;&lt;w:tabs&gt;&lt;w:tab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w:val="001C181B"/&gt;&lt;w:pPr&gt;&lt;w:spacing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w:val="001C181B"/&gt;&lt;w:pPr&gt;&lt;w:spacing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w:val="001C181B"/&gt;&lt;w:pPr&gt;&lt;w:spacing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w:val="001C181B"/&gt;&lt;w:pPr&gt;&lt;w:keepNext w:val="0"/&gt;&lt;w:keepLines w:val="0"/&gt;&lt;w:widowControl w:val="0"/&gt;&lt;w:numPr&gt;&lt;w:ilvl w:val="5"/&gt;&lt;w:numId w:val="10"/&gt;&lt;/w:numPr&gt;&lt;w:spacing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w:val="001C181B"/&gt;&lt;w:pPr&gt;&lt;w:keepNext w:val="0"/&gt;&lt;w:keepLines w:val="0"/&gt;&lt;w:widowControl w:val="0"/&gt;&lt;w:numPr&gt;&lt;w:ilvl w:val="6"/&gt;&lt;w:numId w:val="10"/&gt;&lt;/w:numPr&gt;&lt;w:spacing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w:val="001C181B"/&gt;&lt;w:rPr&gt;&lt;w:rFonts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w:val="001C181B"/&gt;&lt;w:rPr&gt;&lt;w:rFonts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w:val="001C181B"/&gt;&lt;w:pPr&gt;&lt;w:keepLines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w:val="001C181B"/&gt;&lt;w:pPr&gt;&lt;w:keepLines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w:val="001C181B"/&gt;&lt;w:rPr&gt;&lt;w:rFonts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w:val="001C181B"/&gt;&lt;w:rPr&gt;&lt;w:rFonts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w:val="001C181B"/&gt;&lt;w:rPr&gt;&lt;w:rFonts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w:val="001C181B"/&gt;&lt;w:rPr&gt;&lt;w:rFonts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w:val="001C181B"/&gt;&lt;w:rPr&gt;&lt;w:rFonts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w:val="001C181B"/&gt;&lt;w:pPr&gt;&lt;w:numPr&gt;&lt;w:numId w:val="12"/&gt;&lt;/w:numPr&gt;&lt;w:ind w:left="1080"/&gt;&lt;/w:pPr&gt;&lt;/w:style&gt;&lt;w:style w:type="paragraph" w:styleId="ListBullet3"&gt;&lt;w:name w:val="List Bullet 3"/&gt;&lt;w:basedOn w:val="ListBullet2"/&gt;&lt;w:uiPriority w:val="99"/&gt;&lt;w:qFormat/&gt;&lt;w:rsid w:val="001C181B"/&gt;&lt;w:pPr&gt;&lt;w:numPr&gt;&lt;w:numId w:val="13"/&gt;&lt;/w:numPr&gt;&lt;/w:pPr&gt;&lt;/w:style&gt;&lt;w:style w:type="paragraph" w:styleId="ListBullet4"&gt;&lt;w:name w:val="List Bullet 4"/&gt;&lt;w:basedOn w:val="ListBullet3"/&gt;&lt;w:uiPriority w:val="99"/&gt;&lt;w:qFormat/&gt;&lt;w:rsid w:val="001C181B"/&gt;&lt;w:pPr&gt;&lt;w:numPr&gt;&lt;w:numId w:val="14"/&gt;&lt;/w:numPr&gt;&lt;/w:pPr&gt;&lt;/w:style&gt;&lt;w:style w:type="paragraph" w:styleId="ListBullet5"&gt;&lt;w:name w:val="List Bullet 5"/&gt;&lt;w:basedOn w:val="ListBullet4"/&gt;&lt;w:uiPriority w:val="99"/&gt;&lt;w:rsid w:val="001C181B"/&gt;&lt;w:pPr&gt;&lt;w:numPr&gt;&lt;w:numId w:val="15"/&gt;&lt;/w:numPr&gt;&lt;/w:pPr&gt;&lt;/w:style&gt;&lt;w:style w:type="paragraph" w:styleId="ListNumber2"&gt;&lt;w:name w:val="List Number 2"/&gt;&lt;w:basedOn w:val="ListNumber"/&gt;&lt;w:uiPriority w:val="99"/&gt;&lt;w:qFormat/&gt;&lt;w:rsid w:val="001C181B"/&gt;&lt;w:pPr&gt;&lt;w:numPr&gt;&lt;w:numId w:val="17"/&gt;&lt;/w:numPr&gt;&lt;/w:pPr&gt;&lt;/w:style&gt;&lt;w:style w:type="paragraph" w:styleId="ListNumber"&gt;&lt;w:name w:val="List Number"/&gt;&lt;w:basedOn w:val="ListBullet"/&gt;&lt;w:uiPriority w:val="99"/&gt;&lt;w:qFormat/&gt;&lt;w:rsid w:val="001C181B"/&gt;&lt;w:pPr&gt;&lt;w:numPr&gt;&lt;w:numId w:val="0"/&gt;&lt;/w:numPr&gt;&lt;w:ind w:left="720" w:hanging="360"/&gt;&lt;/w:pPr&gt;&lt;/w:style&gt;&lt;w:style w:type="paragraph" w:styleId="ListNumber3"&gt;&lt;w:name w:val="List Number 3"/&gt;&lt;w:basedOn w:val="ListNumber2"/&gt;&lt;w:uiPriority w:val="99"/&gt;&lt;w:qFormat/&gt;&lt;w:rsid w:val="001C181B"/&gt;&lt;w:pPr&gt;&lt;w:numPr&gt;&lt;w:numId w:val="18"/&gt;&lt;/w:numPr&gt;&lt;/w:pPr&gt;&lt;/w:style&gt;&lt;w:style w:type="paragraph" w:styleId="ListNumber4"&gt;&lt;w:name w:val="List Number 4"/&gt;&lt;w:basedOn w:val="ListNumber3"/&gt;&lt;w:uiPriority w:val="99"/&gt;&lt;w:qFormat/&gt;&lt;w:rsid w:val="001C181B"/&gt;&lt;w:pPr&gt;&lt;w:numPr&gt;&lt;w:numId w:val="19"/&gt;&lt;/w:numPr&gt;&lt;/w:pPr&gt;&lt;/w:style&gt;&lt;w:style w:type="character" w:styleId="PlaceholderText"&gt;&lt;w:name w:val="Placeholder Text"/&gt;&lt;w:basedOn w:val="DefaultParagraphFont"/&gt;&lt;w:uiPriority w:val="99"/&gt;&lt;w:semiHidden/&gt;&lt;w:rsid w:val="001C181B"/&gt;&lt;w:rPr&gt;&lt;w:color w:val="808080"/&gt;&lt;/w:rPr&gt;&lt;/w:style&gt;&lt;w:style w:type="numbering" w:customStyle="1" w:styleId="Bullets"&gt;&lt;w:name w:val="Bullets"/&gt;&lt;w:rsid w:val="001C181B"/&gt;&lt;w:pPr&gt;&lt;w:numPr&gt;&lt;w:numId w:val="20"/&gt;&lt;/w:numPr&gt;&lt;/w:pPr&gt;&lt;/w:style&gt;&lt;w:style w:type="paragraph" w:customStyle="1" w:styleId="HeaderUnderline"&gt;&lt;w:name w:val="Header Underline"/&gt;&lt;w:basedOn w:val="Header"/&gt;&lt;w:uiPriority w:val="99"/&gt;&lt;w:rsid w:val="001C181B"/&gt;&lt;w:pPr&gt;&lt;w:pBdr&gt;&lt;w:bottom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w:val="001C181B"/&gt;&lt;w:rPr&gt;&lt;w:color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w:val="001C181B"/&gt;&lt;w:pPr&gt;&lt;w:spacing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w:styleId="FootnoteText"&gt;&lt;w:name w:val="footnote text"/&gt;&lt;w:basedOn w:val="Normal"/&gt;&lt;w:link w:val="FootnoteTextChar"/&gt;&lt;w:uiPriority w:val="99"/&gt;&lt;w:semiHidden/&gt;&lt;w:unhideWhenUsed/&gt;&lt;w:rsid w:val="00AB512E"/&gt;&lt;w:pPr&gt;&lt;w:spacing w:before="0" w:after="0" w:line="240" w:lineRule="auto"/&gt;&lt;/w:pPr&gt;&lt;w:rPr&gt;&lt;w:sz w:val="20"/&gt;&lt;w:szCs w:val="20"/&gt;&lt;/w:rPr&gt;&lt;/w:style&gt;&lt;w:style w:type="character" w:customStyle="1" w:styleId="FootnoteTextChar"&gt;&lt;w:name w:val="Footnote Text Char"/&gt;&lt;w:basedOn w:val="DefaultParagraphFont"/&gt;&lt;w:link w:val="FootnoteText"/&gt;&lt;w:uiPriority w:val="99"/&gt;&lt;w:semiHidden/&gt;&lt;w:rsid w:val="00AB512E"/&gt;&lt;w:rPr&gt;&lt;w:rFonts w:ascii="Segoe UI" w:eastAsiaTheme="minorEastAsia" w:hAnsi="Segoe UI"/&gt;&lt;w:sz w:val="20"/&gt;&lt;w:szCs w:val="20"/&gt;&lt;/w:rPr&gt;&lt;/w:style&gt;&lt;w:style w:type="character" w:styleId="FootnoteReference"&gt;&lt;w:name w:val="footnote reference"/&gt;&lt;w:basedOn w:val="DefaultParagraphFont"/&gt;&lt;w:uiPriority w:val="99"/&gt;&lt;w:semiHidden/&gt;&lt;w:unhideWhenUsed/&gt;&lt;w:rsid w:val="00AB512E"/&gt;&lt;w:rPr&gt;&lt;w:vertAlign w:val="superscript"/&gt;&lt;/w:rPr&gt;&lt;/w:style&gt;&lt;w:style w:type="character" w:styleId="CommentReference"&gt;&lt;w:name w:val="annotation reference"/&gt;&lt;w:basedOn w:val="DefaultParagraphFont"/&gt;&lt;w:uiPriority w:val="99"/&gt;&lt;w:semiHidden/&gt;&lt;w:unhideWhenUsed/&gt;&lt;w:rsid w:val="00AB512E"/&gt;&lt;w:rPr&gt;&lt;w:sz w:val="16"/&gt;&lt;w:szCs w:val="16"/&gt;&lt;/w:rPr&gt;&lt;/w:style&gt;&lt;w:style w:type="paragraph" w:styleId="CommentText"&gt;&lt;w:name w:val="annotation text"/&gt;&lt;w:basedOn w:val="Normal"/&gt;&lt;w:link w:val="CommentTextChar"/&gt;&lt;w:uiPriority w:val="99"/&gt;&lt;w:semiHidden/&gt;&lt;w:unhideWhenUsed/&gt;&lt;w:rsid w:val="00AB512E"/&gt;&lt;w:pPr&gt;&lt;w:spacing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w:val="00AB512E"/&gt;&lt;w:rPr&gt;&lt;w:rFonts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w:val="00AB512E"/&gt;&lt;w:rPr&gt;&lt;w:b/&gt;&lt;w:bCs/&gt;&lt;/w:rPr&gt;&lt;/w:style&gt;&lt;w:style w:type="character" w:customStyle="1" w:styleId="CommentSubjectChar"&gt;&lt;w:name w:val="Comment Subject Char"/&gt;&lt;w:basedOn w:val="CommentTextChar"/&gt;&lt;w:link w:val="CommentSubject"/&gt;&lt;w:uiPriority w:val="99"/&gt;&lt;w:semiHidden/&gt;&lt;w:rsid w:val="00AB512E"/&gt;&lt;w:rPr&gt;&lt;w:rFonts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w:val="00AB512E"/&gt;&lt;w:pPr&gt;&lt;w:spacing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w:val="00AB512E"/&gt;&lt;w:rPr&gt;&lt;w:rFonts w:ascii="Segoe UI" w:eastAsiaTheme="minorEastAsia" w:hAnsi="Segoe UI" w:cs="Segoe UI"/&gt;&lt;w:sz w:val="18"/&gt;&lt;w:szCs w:val="18"/&gt;&lt;/w:rPr&gt;&lt;/w:style&gt;&lt;w:style w:type="paragraph" w:styleId="NormalWeb"&gt;&lt;w:name w:val="Normal (Web)"/&gt;&lt;w:basedOn w:val="Normal"/&gt;&lt;w:uiPriority w:val="99"/&gt;&lt;w:semiHidden/&gt;&lt;w:unhideWhenUsed/&gt;&lt;w:rsid w:val="00AB512E"/&gt;&lt;w:pPr&gt;&lt;w:spacing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w:type="paragraph" w:styleId="HTMLPreformatted"&gt;&lt;w:name w:val="HTML Preformatted"/&gt;&lt;w:basedOn w:val="Normal"/&gt;&lt;w:link w:val="HTMLPreformattedChar"/&gt;&lt;w:uiPriority w:val="99"/&gt;&lt;w:semiHidden/&gt;&lt;w:unhideWhenUsed/&gt;&lt;w:rsid w:val="006375D1"/&gt;&lt;w:pPr&gt;&lt;w:shd w:val="clear" w:color="auto" w:fill="EEEEEE"/&gt;&lt;w:tabs&gt;&lt;w:tab w:val="left" w:pos="916"/&gt;&lt;w:tab w:val="left" w:pos="1832"/&gt;&lt;w:tab w:val="left" w:pos="2748"/&gt;&lt;w:tab w:val="left" w:pos="3664"/&gt;&lt;w:tab w:val="left" w:pos="4580"/&gt;&lt;w:tab w:val="left" w:pos="5496"/&gt;&lt;w:tab w:val="left" w:pos="6412"/&gt;&lt;w:tab w:val="left" w:pos="7328"/&gt;&lt;w:tab w:val="left" w:pos="8244"/&gt;&lt;w:tab w:val="left" w:pos="9160"/&gt;&lt;w:tab w:val="left" w:pos="10076"/&gt;&lt;w:tab w:val="left" w:pos="10992"/&gt;&lt;w:tab w:val="left" w:pos="11908"/&gt;&lt;w:tab w:val="left" w:pos="12824"/&gt;&lt;w:tab w:val="left" w:pos="13740"/&gt;&lt;w:tab w:val="left" w:pos="14656"/&gt;&lt;/w:tabs&gt;&lt;w:spacing w:before="0" w:after="240" w:line="240" w:lineRule="auto"/&gt;&lt;/w:pPr&gt;&lt;w:rPr&gt;&lt;w:rFonts w:ascii="Consolas" w:eastAsia="Times New Roman" w:hAnsi="Consolas" w:cs="Courier New"/&gt;&lt;w:sz w:val="20"/&gt;&lt;w:szCs w:val="20"/&gt;&lt;w:lang w:val="es-AR" w:eastAsia="es-AR"/&gt;&lt;/w:rPr&gt;&lt;/w:style&gt;&lt;w:style w:type="character" w:customStyle="1" w:styleId="HTMLPreformattedChar"&gt;&lt;w:name w:val="HTML Preformatted Char"/&gt;&lt;w:basedOn w:val="DefaultParagraphFont"/&gt;&lt;w:link w:val="HTMLPreformatted"/&gt;&lt;w:uiPriority w:val="99"/&gt;&lt;w:semiHidden/&gt;&lt;w:rsid w:val="006375D1"/&gt;&lt;w:rPr&gt;&lt;w:rFonts w:ascii="Consolas" w:eastAsia="Times New Roman" w:hAnsi="Consolas" w:cs="Courier New"/&gt;&lt;w:sz w:val="20"/&gt;&lt;w:szCs w:val="20"/&gt;&lt;w:shd w:val="clear" w:color="auto" w:fill="EEEEEE"/&gt;&lt;w:lang w:val="es-AR" w:eastAsia="es-AR"/&gt;&lt;/w:rPr&gt;&lt;/w:style&gt;&lt;w:style w:type="character" w:customStyle="1" w:styleId="vote-count-post2"&gt;&lt;w:name w:val="vote-count-post2"/&gt;&lt;w:basedOn w:val="DefaultParagraphFont"/&gt;&lt;w:rsid w:val="006375D1"/&gt;&lt;w:rPr&gt;&lt;w:vanish w:val="0"/&gt;&lt;w:webHidden w:val="0"/&gt;&lt;w:color w:val="777777"/&gt;&lt;w:sz w:val="30"/&gt;&lt;w:szCs w:val="30"/&gt;&lt;w:specVanish w:val="0"/&gt;&lt;/w:rPr&gt;&lt;/w:style&gt;&lt;w:style w:type="character" w:customStyle="1" w:styleId="var2"&gt;&lt;w:name w:val="var2"/&gt;&lt;w:basedOn w:val="DefaultParagraphFont"/&gt;&lt;w:rsid w:val="00855573"/&gt;&lt;w:rPr&gt;&lt;w:color w:val="800080"/&gt;&lt;/w:rPr&gt;&lt;/w:style&gt;&lt;w:style w:type="character" w:customStyle="1" w:styleId="string2"&gt;&lt;w:name w:val="string2"/&gt;&lt;w:basedOn w:val="DefaultParagraphFont"/&gt;&lt;w:rsid w:val="00855573"/&gt;&lt;w:rPr&gt;&lt;w:color w:val="800000"/&gt;&lt;/w:rPr&gt;&lt;/w:style&gt;&lt;w:style w:type="character" w:customStyle="1" w:styleId="verbnoun2"&gt;&lt;w:name w:val="verbnoun2"/&gt;&lt;w:basedOn w:val="DefaultParagraphFont"/&gt;&lt;w:rsid w:val="00855573"/&gt;&lt;w:rPr&gt;&lt;w:color w:val="5F9EA0"/&gt;&lt;/w:rPr&gt;&lt;/w:style&gt;&lt;w:style w:type="character" w:customStyle="1" w:styleId="namespace2"&gt;&lt;w:name w:val="namespace2"/&gt;&lt;w:basedOn w:val="DefaultParagraphFont"/&gt;&lt;w:rsid w:val="00855573"/&gt;&lt;w:rPr&gt;&lt;w:color w:val="8B4513"/&gt;&lt;/w:rPr&gt;&lt;/w:style&gt;&lt;w:style w:type="character" w:customStyle="1" w:styleId="method2"&gt;&lt;w:name w:val="method2"/&gt;&lt;w:basedOn w:val="DefaultParagraphFont"/&gt;&lt;w:rsid w:val="00855573"/&gt;&lt;w:rPr&gt;&lt;w:color w:val="8B4513"/&gt;&lt;/w:rPr&gt;&lt;/w:style&gt;&lt;w:style w:type="paragraph" w:customStyle="1" w:styleId="SourceCode"&gt;&lt;w:name w:val="Source Code"/&gt;&lt;w:basedOn w:val="ListParagraph"/&gt;&lt;w:link w:val="SourceCodeChar"/&gt;&lt;w:qFormat/&gt;&lt;w:rsid w:val="000557BC"/&gt;&lt;w:pPr&gt;&lt;w:numPr&gt;&lt;w:numId w:val="0"/&gt;&lt;/w:numPr&gt;&lt;w:pBdr&gt;&lt;w:top w:val="single" w:sz="4" w:space="1" w:color="auto"/&gt;&lt;w:left w:val="single" w:sz="4" w:space="4" w:color="auto"/&gt;&lt;w:bottom w:val="single" w:sz="4" w:space="1" w:color="auto"/&gt;&lt;w:right w:val="single" w:sz="4" w:space="4" w:color="auto"/&gt;&lt;/w:pBdr&gt;&lt;w:shd w:val="clear" w:color="auto" w:fill="D9D9D9" w:themeFill="background1" w:themeFillShade="D9"/&gt;&lt;w:spacing w:after="0" w:line="240" w:lineRule="auto"/&gt;&lt;/w:pPr&gt;&lt;w:rPr&gt;&lt;w:rFonts w:ascii="Courier New" w:hAnsi="Courier New" w:cs="Courier New"/&gt;&lt;w:noProof/&gt;&lt;w:sz w:val="16"/&gt;&lt;w:szCs w:val="16"/&gt;&lt;/w:rPr&gt;&lt;/w:style&gt;&lt;w:style w:type="character" w:customStyle="1" w:styleId="SourceCodeChar"&gt;&lt;w:name w:val="Source Code Char"/&gt;&lt;w:basedOn w:val="ListParagraphChar"/&gt;&lt;w:link w:val="SourceCode"/&gt;&lt;w:rsid w:val="000557BC"/&gt;&lt;w:rPr&gt;&lt;w:rFonts w:ascii="Courier New" w:eastAsiaTheme="minorEastAsia" w:hAnsi="Courier New" w:cs="Courier New"/&gt;&lt;w:noProof/&gt;&lt;w:sz w:val="16"/&gt;&lt;w:szCs w:val="16"/&gt;&lt;w:shd w:val="clear" w:color="auto" w:fill="D9D9D9" w:themeFill="background1" w:themeFillShade="D9"/&gt;&lt;/w:rPr&gt;&lt;/w:style&gt;&lt;w:style w:type="character" w:styleId="Mention"&gt;&lt;w:name w:val="Mention"/&gt;&lt;w:basedOn w:val="DefaultParagraphFont"/&gt;&lt;w:uiPriority w:val="99"/&gt;&lt;w:semiHidden/&gt;&lt;w:unhideWhenUsed/&gt;&lt;w:rsid w:val="001E2377"/&gt;&lt;w:rPr&gt;&lt;w:color w:val="2B579A"/&gt;&lt;w:shd w:val="clear" w:color="auto" w:fill="E6E6E6"/&gt;&lt;/w:rPr&gt;&lt;/w:style&gt;&lt;w:style w:type="character" w:styleId="UnresolvedMention"&gt;&lt;w:name w:val="Unresolved Mention"/&gt;&lt;w:basedOn w:val="DefaultParagraphFont"/&gt;&lt;w:uiPriority w:val="99"/&gt;&lt;w:semiHidden/&gt;&lt;w:unhideWhenUsed/&gt;&lt;w:rsid w:val="00974F7A"/&gt;&lt;w:rPr&gt;&lt;w:color w:val="808080"/&gt;&lt;w:shd w:val="clear" w:color="auto" w:fill="E6E6E6"/&gt;&lt;/w:rPr&gt;&lt;/w:style&gt;&lt;/w:styles&gt;&lt;/pkg:xmlData&gt;&lt;/pkg:part&gt;&lt;pkg:part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w:val="E1C6EC80"/&gt;&lt;w:lvl w:ilvl="0"&gt;&lt;w:start w:val="1"/&gt;&lt;w:numFmt w:val="decimal"/&gt;&lt;w:lvlText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w:val="FFFFFF89"/&gt;&lt;w:multiLevelType w:val="singleLevel"/&gt;&lt;w:tmpl w:val="2C761832"/&gt;&lt;w:lvl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w:abstractNumId="9" w15:restartNumberingAfterBreak="0"&gt;&lt;w:nsid w:val="0BB960B7"/&gt;&lt;w:multiLevelType w:val="hybridMultilevel"/&gt;&lt;w:tmpl w:val="222EB344"/&gt;&lt;w:lvl w:ilvl="0" w:tplc="D8F82476"&gt;&lt;w:numFmt w:val="bullet"/&gt;&lt;w:lvlText w:val="•"/&gt;&lt;w:lvlJc w:val="left"/&gt;&lt;w:pPr&gt;&lt;w:ind w:left="435" w:hanging="435"/&gt;&lt;/w:pPr&gt;&lt;w:rPr&gt;&lt;w:rFonts w:ascii="Segoe UI" w:eastAsiaTheme="minorEastAsia" w:hAnsi="Segoe UI" w:cs="Segoe UI"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w:abstractNumId="10"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w:abstractNumId="11"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w:abstractNumId="12" w15:restartNumberingAfterBreak="0"&gt;&lt;w:nsid w:val="10DF6681"/&gt;&lt;w:multiLevelType w:val="hybridMultilevel"/&gt;&lt;w:tmpl w:val="4E580ACE"/&gt;&lt;w:lvl w:ilvl="0" w:tplc="D8F82476"&gt;&lt;w:numFmt w:val="bullet"/&gt;&lt;w:lvlText w:val="•"/&gt;&lt;w:lvlJc w:val="left"/&gt;&lt;w:pPr&gt;&lt;w:ind w:left="795" w:hanging="435"/&gt;&lt;/w:pPr&gt;&lt;w:rPr&gt;&lt;w:rFonts w:ascii="Segoe UI" w:eastAsiaTheme="minorEastAsia" w:hAnsi="Segoe UI" w:cs="Segoe UI"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w:abstractNumId="13" w15:restartNumberingAfterBreak="0"&gt;&lt;w:nsid w:val="11D95337"/&gt;&lt;w:multiLevelType w:val="hybridMultilevel"/&gt;&lt;w:tmpl w:val="67208FB4"/&gt;&lt;w:lvl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w:abstractNumId="15" w15:restartNumberingAfterBreak="0"&gt;&lt;w:nsid w:val="15451C6B"/&gt;&lt;w:multiLevelType w:val="multilevel"/&gt;&lt;w:tmpl w:val="31A25C32"/&gt;&lt;w:lvl w:ilvl="0"&gt;&lt;w:start w:val="1"/&gt;&lt;w:numFmt w:val="decimal"/&gt;&lt;w:lvlText w:val="%1"/&gt;&lt;w:lvlJc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w:val="%1.%2.%3"/&gt;&lt;w:lvlJc w:val="left"/&gt;&lt;w:pPr&gt;&lt;w:ind w:left="3456" w:hanging="936"/&gt;&lt;/w:pPr&gt;&lt;w:rPr&gt;&lt;w:rFonts w:hint="default"/&gt;&lt;/w:rPr&gt;&lt;/w:lvl&gt;&lt;w:lvl w:ilvl="3"&gt;&lt;w:start w:val="1"/&gt;&lt;w:numFmt w:val="decimal"/&gt;&lt;w:lvlText w:val="%1.%2.%3.%4"/&gt;&lt;w:lvlJc w:val="left"/&gt;&lt;w:pPr&gt;&lt;w:ind w:left="936" w:hanging="936"/&gt;&lt;/w:pPr&gt;&lt;w:rPr&gt;&lt;w:rFonts w:hint="default"/&gt;&lt;/w:rPr&gt;&lt;/w:lvl&gt;&lt;w:lvl w:ilvl="4"&gt;&lt;w:start w:val="1"/&gt;&lt;w:numFmt w:val="decimal"/&gt;&lt;w:lvlText w:val="%1.%2.%3.%4.%5"/&gt;&lt;w:lvlJc w:val="left"/&gt;&lt;w:pPr&gt;&lt;w:ind w:left="1224" w:hanging="1224"/&gt;&lt;/w:pPr&gt;&lt;w:rPr&gt;&lt;w:rFonts w:hint="default"/&gt;&lt;/w:rPr&gt;&lt;/w:lvl&gt;&lt;w:lvl w:ilvl="5"&gt;&lt;w:start w:val="1"/&gt;&lt;w:numFmt w:val="decimal"/&gt;&lt;w:lvlText w:val="%1.%2.%3.%4.%5.%6."/&gt;&lt;w:lvlJc w:val="left"/&gt;&lt;w:pPr&gt;&lt;w:ind w:left="1224" w:hanging="1224"/&gt;&lt;/w:pPr&gt;&lt;w:rPr&gt;&lt;w:rFonts w:hint="default"/&gt;&lt;/w:rPr&gt;&lt;/w:lvl&gt;&lt;w:lvl w:ilvl="6"&gt;&lt;w:start w:val="1"/&gt;&lt;w:numFmt w:val="decimal"/&gt;&lt;w:lvlText w:val="%1.%2.%3.%4.%5.%6.%7."/&gt;&lt;w:lvlJc w:val="left"/&gt;&lt;w:pPr&gt;&lt;w:ind w:left="3240" w:hanging="1080"/&gt;&lt;/w:pPr&gt;&lt;w:rPr&gt;&lt;w:rFonts w:hint="default"/&gt;&lt;/w:rPr&gt;&lt;/w:lvl&gt;&lt;w:lvl w:ilvl="7"&gt;&lt;w:start w:val="1"/&gt;&lt;w:numFmt w:val="decimal"/&gt;&lt;w:lvlText w:val="%1.%2.%3.%4.%5.%6.%7.%8."/&gt;&lt;w:lvlJc w:val="left"/&gt;&lt;w:pPr&gt;&lt;w:ind w:left="3744" w:hanging="1224"/&gt;&lt;/w:pPr&gt;&lt;w:rPr&gt;&lt;w:rFonts w:hint="default"/&gt;&lt;/w:rPr&gt;&lt;/w:lvl&gt;&lt;w:lvl w:ilvl="8"&gt;&lt;w:start w:val="1"/&gt;&lt;w:numFmt w:val="decimal"/&gt;&lt;w:lvlText w:val="%1.%2.%3.%4.%5.%6.%7.%8.%9."/&gt;&lt;w:lvlJc w:val="left"/&gt;&lt;w:pPr&gt;&lt;w:ind w:left="4320" w:hanging="1440"/&gt;&lt;/w:pPr&gt;&lt;w:rPr&gt;&lt;w:rFonts w:hint="default"/&gt;&lt;/w:rPr&gt;&lt;/w:lvl&gt;&lt;/w:abstractNum&gt;&lt;w:abstractNum w:abstractNumId="16" w15:restartNumberingAfterBreak="0"&gt;&lt;w:nsid w:val="160B4986"/&gt;&lt;w:multiLevelType w:val="hybridMultilevel"/&gt;&lt;w:tmpl w:val="ACD60EDA"/&gt;&lt;w:lvl w:ilvl="0" w:tplc="22C8DD6A"&gt;&lt;w:start w:val="1"/&gt;&lt;w:numFmt w:val="decimal"/&gt;&lt;w:lvlText w:val="%1."/&gt;&lt;w:lvlJc w:val="left"/&gt;&lt;w:pPr&gt;&lt;w:ind w:left="720" w:hanging="360"/&gt;&lt;/w:pPr&gt;&lt;/w:lvl&gt;&lt;w:lvl w:ilvl="1" w:tplc="BD2A83F6"&gt;&lt;w:start w:val="1"/&gt;&lt;w:numFmt w:val="lowerLetter"/&gt;&lt;w:lvlText w:val="%2."/&gt;&lt;w:lvlJc w:val="left"/&gt;&lt;w:pPr&gt;&lt;w:ind w:left="1440" w:hanging="360"/&gt;&lt;/w:pPr&gt;&lt;/w:lvl&gt;&lt;w:lvl w:ilvl="2" w:tplc="E6947D82"&gt;&lt;w:start w:val="1"/&gt;&lt;w:numFmt w:val="lowerRoman"/&gt;&lt;w:lvlText w:val="%3."/&gt;&lt;w:lvlJc w:val="right"/&gt;&lt;w:pPr&gt;&lt;w:ind w:left="2160" w:hanging="180"/&gt;&lt;/w:pPr&gt;&lt;/w:lvl&gt;&lt;w:lvl w:ilvl="3" w:tplc="7D2EB970"&gt;&lt;w:start w:val="1"/&gt;&lt;w:numFmt w:val="decimal"/&gt;&lt;w:lvlText w:val="%4."/&gt;&lt;w:lvlJc w:val="left"/&gt;&lt;w:pPr&gt;&lt;w:ind w:left="2880" w:hanging="360"/&gt;&lt;/w:pPr&gt;&lt;/w:lvl&gt;&lt;w:lvl w:ilvl="4" w:tplc="B16C2006"&gt;&lt;w:start w:val="1"/&gt;&lt;w:numFmt w:val="lowerLetter"/&gt;&lt;w:lvlText w:val="%5."/&gt;&lt;w:lvlJc w:val="left"/&gt;&lt;w:pPr&gt;&lt;w:ind w:left="3600" w:hanging="360"/&gt;&lt;/w:pPr&gt;&lt;/w:lvl&gt;&lt;w:lvl w:ilvl="5" w:tplc="DC16E4DA"&gt;&lt;w:start w:val="1"/&gt;&lt;w:numFmt w:val="lowerRoman"/&gt;&lt;w:lvlText w:val="%6."/&gt;&lt;w:lvlJc w:val="right"/&gt;&lt;w:pPr&gt;&lt;w:ind w:left="4320" w:hanging="180"/&gt;&lt;/w:pPr&gt;&lt;/w:lvl&gt;&lt;w:lvl w:ilvl="6" w:tplc="0EA04FB4"&gt;&lt;w:start w:val="1"/&gt;&lt;w:numFmt w:val="decimal"/&gt;&lt;w:lvlText w:val="%7."/&gt;&lt;w:lvlJc w:val="left"/&gt;&lt;w:pPr&gt;&lt;w:ind w:left="5040" w:hanging="360"/&gt;&lt;/w:pPr&gt;&lt;/w:lvl&gt;&lt;w:lvl w:ilvl="7" w:tplc="25324A16"&gt;&lt;w:start w:val="1"/&gt;&lt;w:numFmt w:val="lowerLetter"/&gt;&lt;w:lvlText w:val="%8."/&gt;&lt;w:lvlJc w:val="left"/&gt;&lt;w:pPr&gt;&lt;w:ind w:left="5760" w:hanging="360"/&gt;&lt;/w:pPr&gt;&lt;/w:lvl&gt;&lt;w:lvl w:ilvl="8" w:tplc="A62EC97C"&gt;&lt;w:start w:val="1"/&gt;&lt;w:numFmt w:val="lowerRoman"/&gt;&lt;w:lvlText w:val="%9."/&gt;&lt;w:lvlJc w:val="right"/&gt;&lt;w:pPr&gt;&lt;w:ind w:left="6480" w:hanging="180"/&gt;&lt;/w:pPr&gt;&lt;/w:lvl&gt;&lt;/w:abstractNum&gt;&lt;w:abstractNum w:abstractNumId="17" w15:restartNumberingAfterBreak="0"&gt;&lt;w:nsid w:val="18691793"/&gt;&lt;w:multiLevelType w:val="hybridMultilevel"/&gt;&lt;w:tmpl w:val="2C04DE96"/&gt;&lt;w:lvl w:ilvl="0" w:tplc="B2E44562"&gt;&lt;w:start w:val="1"/&gt;&lt;w:numFmt w:val="bullet"/&gt;&lt;w:lvlText w:val=""/&gt;&lt;w:lvlJc w:val="left"/&gt;&lt;w:pPr&gt;&lt;w:ind w:left="720" w:hanging="360"/&gt;&lt;/w:pPr&gt;&lt;w:rPr&gt;&lt;w:rFonts w:ascii="Symbol" w:hAnsi="Symbol" w:hint="default"/&gt;&lt;/w:rPr&gt;&lt;/w:lvl&gt;&lt;w:lvl w:ilvl="1" w:tplc="3154DE6E"&gt;&lt;w:start w:val="1"/&gt;&lt;w:numFmt w:val="bullet"/&gt;&lt;w:lvlText w:val="o"/&gt;&lt;w:lvlJc w:val="left"/&gt;&lt;w:pPr&gt;&lt;w:ind w:left="1440" w:hanging="360"/&gt;&lt;/w:pPr&gt;&lt;w:rPr&gt;&lt;w:rFonts w:ascii="Courier New" w:hAnsi="Courier New" w:hint="default"/&gt;&lt;/w:rPr&gt;&lt;/w:lvl&gt;&lt;w:lvl w:ilvl="2" w:tplc="BD667622"&gt;&lt;w:start w:val="1"/&gt;&lt;w:numFmt w:val="bullet"/&gt;&lt;w:lvlText w:val=""/&gt;&lt;w:lvlJc w:val="left"/&gt;&lt;w:pPr&gt;&lt;w:ind w:left="2160" w:hanging="360"/&gt;&lt;/w:pPr&gt;&lt;w:rPr&gt;&lt;w:rFonts w:ascii="Wingdings" w:hAnsi="Wingdings" w:hint="default"/&gt;&lt;/w:rPr&gt;&lt;/w:lvl&gt;&lt;w:lvl w:ilvl="3" w:tplc="6D8AC922"&gt;&lt;w:start w:val="1"/&gt;&lt;w:numFmt w:val="bullet"/&gt;&lt;w:lvlText w:val=""/&gt;&lt;w:lvlJc w:val="left"/&gt;&lt;w:pPr&gt;&lt;w:ind w:left="2880" w:hanging="360"/&gt;&lt;/w:pPr&gt;&lt;w:rPr&gt;&lt;w:rFonts w:ascii="Symbol" w:hAnsi="Symbol" w:hint="default"/&gt;&lt;/w:rPr&gt;&lt;/w:lvl&gt;&lt;w:lvl w:ilvl="4" w:tplc="B4605446"&gt;&lt;w:start w:val="1"/&gt;&lt;w:numFmt w:val="bullet"/&gt;&lt;w:lvlText w:val="o"/&gt;&lt;w:lvlJc w:val="left"/&gt;&lt;w:pPr&gt;&lt;w:ind w:left="3600" w:hanging="360"/&gt;&lt;/w:pPr&gt;&lt;w:rPr&gt;&lt;w:rFonts w:ascii="Courier New" w:hAnsi="Courier New" w:hint="default"/&gt;&lt;/w:rPr&gt;&lt;/w:lvl&gt;&lt;w:lvl w:ilvl="5" w:tplc="9D429A32"&gt;&lt;w:start w:val="1"/&gt;&lt;w:numFmt w:val="bullet"/&gt;&lt;w:lvlText w:val=""/&gt;&lt;w:lvlJc w:val="left"/&gt;&lt;w:pPr&gt;&lt;w:ind w:left="4320" w:hanging="360"/&gt;&lt;/w:pPr&gt;&lt;w:rPr&gt;&lt;w:rFonts w:ascii="Wingdings" w:hAnsi="Wingdings" w:hint="default"/&gt;&lt;/w:rPr&gt;&lt;/w:lvl&gt;&lt;w:lvl w:ilvl="6" w:tplc="E940C726"&gt;&lt;w:start w:val="1"/&gt;&lt;w:numFmt w:val="bullet"/&gt;&lt;w:lvlText w:val=""/&gt;&lt;w:lvlJc w:val="left"/&gt;&lt;w:pPr&gt;&lt;w:ind w:left="5040" w:hanging="360"/&gt;&lt;/w:pPr&gt;&lt;w:rPr&gt;&lt;w:rFonts w:ascii="Symbol" w:hAnsi="Symbol" w:hint="default"/&gt;&lt;/w:rPr&gt;&lt;/w:lvl&gt;&lt;w:lvl w:ilvl="7" w:tplc="77AC8CF8"&gt;&lt;w:start w:val="1"/&gt;&lt;w:numFmt w:val="bullet"/&gt;&lt;w:lvlText w:val="o"/&gt;&lt;w:lvlJc w:val="left"/&gt;&lt;w:pPr&gt;&lt;w:ind w:left="5760" w:hanging="360"/&gt;&lt;/w:pPr&gt;&lt;w:rPr&gt;&lt;w:rFonts w:ascii="Courier New" w:hAnsi="Courier New" w:hint="default"/&gt;&lt;/w:rPr&gt;&lt;/w:lvl&gt;&lt;w:lvl w:ilvl="8" w:tplc="877ABAA2"&gt;&lt;w:start w:val="1"/&gt;&lt;w:numFmt w:val="bullet"/&gt;&lt;w:lvlText w:val=""/&gt;&lt;w:lvlJc w:val="left"/&gt;&lt;w:pPr&gt;&lt;w:ind w:left="6480" w:hanging="360"/&gt;&lt;/w:pPr&gt;&lt;w:rPr&gt;&lt;w:rFonts w:ascii="Wingdings" w:hAnsi="Wingdings" w:hint="default"/&gt;&lt;/w:rPr&gt;&lt;/w:lvl&gt;&lt;/w:abstractNum&gt;&lt;w:abstractNum w:abstractNumId="18"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w:abstractNumId="19" w15:restartNumberingAfterBreak="0"&gt;&lt;w:nsid w:val="273F5BDA"/&gt;&lt;w:multiLevelType w:val="multilevel"/&gt;&lt;w:tmpl w:val="9228A626"/&gt;&lt;w:numStyleLink w:val="Checklist"/&gt;&lt;/w:abstractNum&gt;&lt;w:abstractNum w:abstractNumId="20" w15:restartNumberingAfterBreak="0"&gt;&lt;w:nsid w:val="288107D4"/&gt;&lt;w:multiLevelType w:val="hybridMultilevel"/&gt;&lt;w:tmpl w:val="20D05646"/&gt;&lt;w:lvl w:ilvl="0" w:tplc="3820AFAE"&gt;&lt;w:start w:val="1"/&gt;&lt;w:numFmt w:val="decimal"/&gt;&lt;w:lvlText w:val="%1."/&gt;&lt;w:lvlJc w:val="left"/&gt;&lt;w:pPr&gt;&lt;w:ind w:left="720" w:hanging="360"/&gt;&lt;/w:pPr&gt;&lt;/w:lvl&gt;&lt;w:lvl w:ilvl="1" w:tplc="42C6F1B2"&gt;&lt;w:start w:val="1"/&gt;&lt;w:numFmt w:val="lowerLetter"/&gt;&lt;w:lvlText w:val="%2."/&gt;&lt;w:lvlJc w:val="left"/&gt;&lt;w:pPr&gt;&lt;w:ind w:left="1440" w:hanging="360"/&gt;&lt;/w:pPr&gt;&lt;/w:lvl&gt;&lt;w:lvl w:ilvl="2" w:tplc="CB9494F8"&gt;&lt;w:start w:val="1"/&gt;&lt;w:numFmt w:val="lowerRoman"/&gt;&lt;w:lvlText w:val="%3."/&gt;&lt;w:lvlJc w:val="right"/&gt;&lt;w:pPr&gt;&lt;w:ind w:left="2160" w:hanging="180"/&gt;&lt;/w:pPr&gt;&lt;/w:lvl&gt;&lt;w:lvl w:ilvl="3" w:tplc="8F8C6048"&gt;&lt;w:start w:val="1"/&gt;&lt;w:numFmt w:val="decimal"/&gt;&lt;w:lvlText w:val="%4."/&gt;&lt;w:lvlJc w:val="left"/&gt;&lt;w:pPr&gt;&lt;w:ind w:left="2880" w:hanging="360"/&gt;&lt;/w:pPr&gt;&lt;/w:lvl&gt;&lt;w:lvl w:ilvl="4" w:tplc="1834DB16"&gt;&lt;w:start w:val="1"/&gt;&lt;w:numFmt w:val="lowerLetter"/&gt;&lt;w:lvlText w:val="%5."/&gt;&lt;w:lvlJc w:val="left"/&gt;&lt;w:pPr&gt;&lt;w:ind w:left="3600" w:hanging="360"/&gt;&lt;/w:pPr&gt;&lt;/w:lvl&gt;&lt;w:lvl w:ilvl="5" w:tplc="66E4A3CC"&gt;&lt;w:start w:val="1"/&gt;&lt;w:numFmt w:val="lowerRoman"/&gt;&lt;w:lvlText w:val="%6."/&gt;&lt;w:lvlJc w:val="right"/&gt;&lt;w:pPr&gt;&lt;w:ind w:left="4320" w:hanging="180"/&gt;&lt;/w:pPr&gt;&lt;/w:lvl&gt;&lt;w:lvl w:ilvl="6" w:tplc="6BFC40A4"&gt;&lt;w:start w:val="1"/&gt;&lt;w:numFmt w:val="decimal"/&gt;&lt;w:lvlText w:val="%7."/&gt;&lt;w:lvlJc w:val="left"/&gt;&lt;w:pPr&gt;&lt;w:ind w:left="5040" w:hanging="360"/&gt;&lt;/w:pPr&gt;&lt;/w:lvl&gt;&lt;w:lvl w:ilvl="7" w:tplc="4C1675F4"&gt;&lt;w:start w:val="1"/&gt;&lt;w:numFmt w:val="lowerLetter"/&gt;&lt;w:lvlText w:val="%8."/&gt;&lt;w:lvlJc w:val="left"/&gt;&lt;w:pPr&gt;&lt;w:ind w:left="5760" w:hanging="360"/&gt;&lt;/w:pPr&gt;&lt;/w:lvl&gt;&lt;w:lvl w:ilvl="8" w:tplc="986257A8"&gt;&lt;w:start w:val="1"/&gt;&lt;w:numFmt w:val="lowerRoman"/&gt;&lt;w:lvlText w:val="%9."/&gt;&lt;w:lvlJc w:val="right"/&gt;&lt;w:pPr&gt;&lt;w:ind w:left="6480" w:hanging="180"/&gt;&lt;/w:pPr&gt;&lt;/w:lvl&gt;&lt;/w:abstractNum&gt;&lt;w:abstractNum w:abstractNumId="21" w15:restartNumberingAfterBreak="0"&gt;&lt;w:nsid w:val="2BFC1EE6"/&gt;&lt;w:multiLevelType w:val="hybridMultilevel"/&gt;&lt;w:tmpl w:val="11B237D0"/&gt;&lt;w:lvl w:ilvl="0" w:tplc="7B3AE0D6"&gt;&lt;w:start w:val="1"/&gt;&lt;w:numFmt w:val="decimal"/&gt;&lt;w:lvlText w:val="%1."/&gt;&lt;w:lvlJc w:val="left"/&gt;&lt;w:pPr&gt;&lt;w:ind w:left="720" w:hanging="360"/&gt;&lt;/w:pPr&gt;&lt;/w:lvl&gt;&lt;w:lvl w:ilvl="1" w:tplc="F1D416E8"&gt;&lt;w:start w:val="1"/&gt;&lt;w:numFmt w:val="lowerLetter"/&gt;&lt;w:lvlText w:val="%2."/&gt;&lt;w:lvlJc w:val="left"/&gt;&lt;w:pPr&gt;&lt;w:ind w:left="1440" w:hanging="360"/&gt;&lt;/w:pPr&gt;&lt;/w:lvl&gt;&lt;w:lvl w:ilvl="2" w:tplc="0010BC6E"&gt;&lt;w:start w:val="1"/&gt;&lt;w:numFmt w:val="lowerRoman"/&gt;&lt;w:lvlText w:val="%3."/&gt;&lt;w:lvlJc w:val="right"/&gt;&lt;w:pPr&gt;&lt;w:ind w:left="2160" w:hanging="180"/&gt;&lt;/w:pPr&gt;&lt;/w:lvl&gt;&lt;w:lvl w:ilvl="3" w:tplc="829E76C0"&gt;&lt;w:start w:val="1"/&gt;&lt;w:numFmt w:val="decimal"/&gt;&lt;w:lvlText w:val="%4."/&gt;&lt;w:lvlJc w:val="left"/&gt;&lt;w:pPr&gt;&lt;w:ind w:left="2880" w:hanging="360"/&gt;&lt;/w:pPr&gt;&lt;/w:lvl&gt;&lt;w:lvl w:ilvl="4" w:tplc="226A8C4E"&gt;&lt;w:start w:val="1"/&gt;&lt;w:numFmt w:val="lowerLetter"/&gt;&lt;w:lvlText w:val="%5."/&gt;&lt;w:lvlJc w:val="left"/&gt;&lt;w:pPr&gt;&lt;w:ind w:left="3600" w:hanging="360"/&gt;&lt;/w:pPr&gt;&lt;/w:lvl&gt;&lt;w:lvl w:ilvl="5" w:tplc="2196D7B0"&gt;&lt;w:start w:val="1"/&gt;&lt;w:numFmt w:val="lowerRoman"/&gt;&lt;w:lvlText w:val="%6."/&gt;&lt;w:lvlJc w:val="right"/&gt;&lt;w:pPr&gt;&lt;w:ind w:left="4320" w:hanging="180"/&gt;&lt;/w:pPr&gt;&lt;/w:lvl&gt;&lt;w:lvl w:ilvl="6" w:tplc="38BE2F32"&gt;&lt;w:start w:val="1"/&gt;&lt;w:numFmt w:val="decimal"/&gt;&lt;w:lvlText w:val="%7."/&gt;&lt;w:lvlJc w:val="left"/&gt;&lt;w:pPr&gt;&lt;w:ind w:left="5040" w:hanging="360"/&gt;&lt;/w:pPr&gt;&lt;/w:lvl&gt;&lt;w:lvl w:ilvl="7" w:tplc="0E147C74"&gt;&lt;w:start w:val="1"/&gt;&lt;w:numFmt w:val="lowerLetter"/&gt;&lt;w:lvlText w:val="%8."/&gt;&lt;w:lvlJc w:val="left"/&gt;&lt;w:pPr&gt;&lt;w:ind w:left="5760" w:hanging="360"/&gt;&lt;/w:pPr&gt;&lt;/w:lvl&gt;&lt;w:lvl w:ilvl="8" w:tplc="EE0AA0A8"&gt;&lt;w:start w:val="1"/&gt;&lt;w:numFmt w:val="lowerRoman"/&gt;&lt;w:lvlText w:val="%9."/&gt;&lt;w:lvlJc w:val="right"/&gt;&lt;w:pPr&gt;&lt;w:ind w:left="6480" w:hanging="180"/&gt;&lt;/w:pPr&gt;&lt;/w:lvl&gt;&lt;/w:abstractNum&gt;&lt;w:abstractNum w:abstractNumId="22" w15:restartNumberingAfterBreak="0"&gt;&lt;w:nsid w:val="3400321B"/&gt;&lt;w:multiLevelType w:val="multilevel"/&gt;&lt;w:tmpl w:val="87F67182"/&gt;&lt;w:lvl w:ilvl="0"&gt;&lt;w:start w:val="1"/&gt;&lt;w:numFmt w:val="decimal"/&gt;&lt;w:pStyle w:val="ListParagraph"/&gt;&lt;w:lvlText w:val="%1."/&gt;&lt;w:lvlJc w:val="left"/&gt;&lt;w:pPr&gt;&lt;w:ind w:left="360" w:hanging="360"/&gt;&lt;/w:pPr&gt;&lt;w:rPr&gt;&lt;w:rFonts w:hint="default"/&gt;&lt;w:color w:val="008AC8"/&gt;&lt;w:sz w:val="20"/&gt;&lt;w:szCs w:val="20"/&gt;&lt;/w:rPr&gt;&lt;/w:lvl&gt;&lt;w:lvl w:ilvl="1"&gt;&lt;w:start w:val="1"/&gt;&lt;w:numFmt w:val="lowerLetter"/&gt;&lt;w:lvlText w:val="%2."/&gt;&lt;w:lvlJc w:val="left"/&gt;&lt;w:pPr&gt;&lt;w:tabs&gt;&lt;w:tab w:val="num" w:pos="1080"/&gt;&lt;/w:tabs&gt;&lt;w:ind w:left="1080" w:hanging="360"/&gt;&lt;/w:pPr&gt;&lt;w:rPr&gt;&lt;w:rFonts w:hint="default"/&gt;&lt;w:sz w:val="20"/&gt;&lt;w:szCs w:val="20"/&gt;&lt;/w:rPr&gt;&lt;/w:lvl&gt;&lt;w:lvl w:ilvl="2"&gt;&lt;w:start w:val="1"/&gt;&lt;w:numFmt w:val="lowerRoman"/&gt;&lt;w:lvlText w:val="%3."/&gt;&lt;w:lvlJc w:val="left"/&gt;&lt;w:pPr&gt;&lt;w:tabs&gt;&lt;w:tab w:val="num" w:pos="1800"/&gt;&lt;/w:tabs&gt;&lt;w:ind w:left="1800" w:hanging="360"/&gt;&lt;/w:pPr&gt;&lt;w:rPr&gt;&lt;w:rFonts w:hint="default"/&gt;&lt;w:sz w:val="20"/&gt;&lt;w:szCs w:val="20"/&gt;&lt;/w:rPr&gt;&lt;/w:lvl&gt;&lt;w:lvl w:ilvl="3"&gt;&lt;w:start w:val="1"/&gt;&lt;w:numFmt w:val="decimal"/&gt;&lt;w:lvlText w:val="(%4)"/&gt;&lt;w:lvlJc w:val="left"/&gt;&lt;w:pPr&gt;&lt;w:tabs&gt;&lt;w:tab w:val="num" w:pos="10392"/&gt;&lt;/w:tabs&gt;&lt;w:ind w:left="10392" w:hanging="360"/&gt;&lt;/w:pPr&gt;&lt;w:rPr&gt;&lt;w:rFonts w:hint="default"/&gt;&lt;/w:rPr&gt;&lt;/w:lvl&gt;&lt;w:lvl w:ilvl="4"&gt;&lt;w:start w:val="1"/&gt;&lt;w:numFmt w:val="lowerLetter"/&gt;&lt;w:lvlText w:val="(%5)"/&gt;&lt;w:lvlJc w:val="left"/&gt;&lt;w:pPr&gt;&lt;w:tabs&gt;&lt;w:tab w:val="num" w:pos="10752"/&gt;&lt;/w:tabs&gt;&lt;w:ind w:left="10752" w:hanging="360"/&gt;&lt;/w:pPr&gt;&lt;w:rPr&gt;&lt;w:rFonts w:hint="default"/&gt;&lt;/w:rPr&gt;&lt;/w:lvl&gt;&lt;w:lvl w:ilvl="5"&gt;&lt;w:start w:val="1"/&gt;&lt;w:numFmt w:val="lowerRoman"/&gt;&lt;w:lvlText w:val="(%6)"/&gt;&lt;w:lvlJc w:val="left"/&gt;&lt;w:pPr&gt;&lt;w:tabs&gt;&lt;w:tab w:val="num" w:pos="11112"/&gt;&lt;/w:tabs&gt;&lt;w:ind w:left="11112" w:hanging="360"/&gt;&lt;/w:pPr&gt;&lt;w:rPr&gt;&lt;w:rFonts w:hint="default"/&gt;&lt;/w:rPr&gt;&lt;/w:lvl&gt;&lt;w:lvl w:ilvl="6"&gt;&lt;w:start w:val="1"/&gt;&lt;w:numFmt w:val="decimal"/&gt;&lt;w:lvlText w:val="%7."/&gt;&lt;w:lvlJc w:val="left"/&gt;&lt;w:pPr&gt;&lt;w:tabs&gt;&lt;w:tab w:val="num" w:pos="11472"/&gt;&lt;/w:tabs&gt;&lt;w:ind w:left="11472" w:hanging="360"/&gt;&lt;/w:pPr&gt;&lt;w:rPr&gt;&lt;w:rFonts w:hint="default"/&gt;&lt;/w:rPr&gt;&lt;/w:lvl&gt;&lt;w:lvl w:ilvl="7"&gt;&lt;w:start w:val="1"/&gt;&lt;w:numFmt w:val="lowerLetter"/&gt;&lt;w:lvlText w:val="%8."/&gt;&lt;w:lvlJc w:val="left"/&gt;&lt;w:pPr&gt;&lt;w:tabs&gt;&lt;w:tab w:val="num" w:pos="11832"/&gt;&lt;/w:tabs&gt;&lt;w:ind w:left="11832" w:hanging="360"/&gt;&lt;/w:pPr&gt;&lt;w:rPr&gt;&lt;w:rFonts w:hint="default"/&gt;&lt;/w:rPr&gt;&lt;/w:lvl&gt;&lt;w:lvl w:ilvl="8"&gt;&lt;w:start w:val="1"/&gt;&lt;w:numFmt w:val="lowerRoman"/&gt;&lt;w:lvlText w:val="%9."/&gt;&lt;w:lvlJc w:val="left"/&gt;&lt;w:pPr&gt;&lt;w:tabs&gt;&lt;w:tab w:val="num" w:pos="12192"/&gt;&lt;/w:tabs&gt;&lt;w:ind w:left="12192" w:hanging="360"/&gt;&lt;/w:pPr&gt;&lt;w:rPr&gt;&lt;w:rFonts w:hint="default"/&gt;&lt;/w:rPr&gt;&lt;/w:lvl&gt;&lt;/w:abstractNum&gt;&lt;w:abstractNum w:abstractNumId="23" w15:restartNumberingAfterBreak="0"&gt;&lt;w:nsid w:val="40A07ED2"/&gt;&lt;w:multiLevelType w:val="multilevel"/&gt;&lt;w:tmpl w:val="6FE647A4"/&gt;&lt;w:styleLink w:val="Style1"/&gt;&lt;w:lvl w:ilvl="0"&gt;&lt;w:start w:val="1"/&gt;&lt;w:numFmt w:val="bullet"/&gt;&lt;w:pStyle w:val="ListBullet"/&gt;&lt;w:lvlText w:val=""/&gt;&lt;w:lvlJc w:val="left"/&gt;&lt;w:pPr&gt;&lt;w:ind w:left="720" w:hanging="360"/&gt;&lt;/w:pPr&gt;&lt;w:rPr&gt;&lt;w:rFonts w:ascii="Symbol" w:hAnsi="Symbol" w:hint="default"/&gt;&lt;w:color w:val="008AC8"/&gt;&lt;w:position w:val="-6"/&gt;&lt;w:sz w:val="24"/&gt;&lt;w:szCs w:val="28"/&gt;&lt;/w:rPr&gt;&lt;/w:lvl&gt;&lt;w:lvl w:ilvl="1"&gt;&lt;w:numFmt w:val="bullet"/&gt;&lt;w:lvlText w:val="•"/&gt;&lt;w:lvlJc w:val="left"/&gt;&lt;w:pPr&gt;&lt;w:tabs&gt;&lt;w:tab w:val="num" w:pos="720"/&gt;&lt;/w:tabs&gt;&lt;w:ind w:left="720" w:hanging="360"/&gt;&lt;/w:pPr&gt;&lt;w:rPr&gt;&lt;w:rFonts w:ascii="Segoe UI" w:eastAsiaTheme="minorEastAsia" w:hAnsi="Segoe UI" w:cs="Segoe UI" w:hint="default"/&gt;&lt;w:b w:val="0"/&gt;&lt;w:bCs w:val="0"/&gt;&lt;w:i w:val="0"/&gt;&lt;w:iCs w:val="0"/&gt;&lt;w:color w:val="5B9BD5" w:themeColor="accent1"/&gt;&lt;w:position w:val="-6"/&gt;&lt;w:sz w:val="36"/&gt;&lt;w:szCs w:val="28"/&gt;&lt;/w:rPr&gt;&lt;/w:lvl&gt;&lt;w:lvl w:ilvl="2"&gt;&lt;w:numFmt w:val="bullet"/&gt;&lt;w:lvlText w:val="•"/&gt;&lt;w:lvlJc w:val="left"/&gt;&lt;w:pPr&gt;&lt;w:tabs&gt;&lt;w:tab w:val="num" w:pos="1080"/&gt;&lt;/w:tabs&gt;&lt;w:ind w:left="1080" w:hanging="360"/&gt;&lt;/w:pPr&gt;&lt;w:rPr&gt;&lt;w:rFonts w:ascii="Segoe UI" w:eastAsiaTheme="minorEastAsia" w:hAnsi="Segoe UI" w:cs="Segoe UI"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w:abstractNumId="24"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w:abstractNumId="25"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w:abstractNumId="26" w15:restartNumberingAfterBreak="0"&gt;&lt;w:nsid w:val="46573CDA"/&gt;&lt;w:multiLevelType w:val="hybridMultilevel"/&gt;&lt;w:tmpl w:val="7E54E084"/&gt;&lt;w:lvl w:ilvl="0" w:tplc="C8B45918"&gt;&lt;w:start w:val="1"/&gt;&lt;w:numFmt w:val="decimal"/&gt;&lt;w:lvlText w:val="%1."/&gt;&lt;w:lvlJc w:val="left"/&gt;&lt;w:pPr&gt;&lt;w:ind w:left="720" w:hanging="360"/&gt;&lt;/w:pPr&gt;&lt;/w:lvl&gt;&lt;w:lvl w:ilvl="1" w:tplc="54943306"&gt;&lt;w:start w:val="1"/&gt;&lt;w:numFmt w:val="lowerLetter"/&gt;&lt;w:lvlText w:val="%2."/&gt;&lt;w:lvlJc w:val="left"/&gt;&lt;w:pPr&gt;&lt;w:ind w:left="1440" w:hanging="360"/&gt;&lt;/w:pPr&gt;&lt;/w:lvl&gt;&lt;w:lvl w:ilvl="2" w:tplc="D21AC442"&gt;&lt;w:start w:val="1"/&gt;&lt;w:numFmt w:val="lowerRoman"/&gt;&lt;w:lvlText w:val="%3."/&gt;&lt;w:lvlJc w:val="right"/&gt;&lt;w:pPr&gt;&lt;w:ind w:left="2160" w:hanging="180"/&gt;&lt;/w:pPr&gt;&lt;/w:lvl&gt;&lt;w:lvl w:ilvl="3" w:tplc="9848947E"&gt;&lt;w:start w:val="1"/&gt;&lt;w:numFmt w:val="decimal"/&gt;&lt;w:lvlText w:val="%4."/&gt;&lt;w:lvlJc w:val="left"/&gt;&lt;w:pPr&gt;&lt;w:ind w:left="2880" w:hanging="360"/&gt;&lt;/w:pPr&gt;&lt;/w:lvl&gt;&lt;w:lvl w:ilvl="4" w:tplc="34D2CCC8"&gt;&lt;w:start w:val="1"/&gt;&lt;w:numFmt w:val="lowerLetter"/&gt;&lt;w:lvlText w:val="%5."/&gt;&lt;w:lvlJc w:val="left"/&gt;&lt;w:pPr&gt;&lt;w:ind w:left="3600" w:hanging="360"/&gt;&lt;/w:pPr&gt;&lt;/w:lvl&gt;&lt;w:lvl w:ilvl="5" w:tplc="CE844BB8"&gt;&lt;w:start w:val="1"/&gt;&lt;w:numFmt w:val="lowerRoman"/&gt;&lt;w:lvlText w:val="%6."/&gt;&lt;w:lvlJc w:val="right"/&gt;&lt;w:pPr&gt;&lt;w:ind w:left="4320" w:hanging="180"/&gt;&lt;/w:pPr&gt;&lt;/w:lvl&gt;&lt;w:lvl w:ilvl="6" w:tplc="38A6CA3A"&gt;&lt;w:start w:val="1"/&gt;&lt;w:numFmt w:val="decimal"/&gt;&lt;w:lvlText w:val="%7."/&gt;&lt;w:lvlJc w:val="left"/&gt;&lt;w:pPr&gt;&lt;w:ind w:left="5040" w:hanging="360"/&gt;&lt;/w:pPr&gt;&lt;/w:lvl&gt;&lt;w:lvl w:ilvl="7" w:tplc="9B101C9A"&gt;&lt;w:start w:val="1"/&gt;&lt;w:numFmt w:val="lowerLetter"/&gt;&lt;w:lvlText w:val="%8."/&gt;&lt;w:lvlJc w:val="left"/&gt;&lt;w:pPr&gt;&lt;w:ind w:left="5760" w:hanging="360"/&gt;&lt;/w:pPr&gt;&lt;/w:lvl&gt;&lt;w:lvl w:ilvl="8" w:tplc="AE989404"&gt;&lt;w:start w:val="1"/&gt;&lt;w:numFmt w:val="lowerRoman"/&gt;&lt;w:lvlText w:val="%9."/&gt;&lt;w:lvlJc w:val="right"/&gt;&lt;w:pPr&gt;&lt;w:ind w:left="6480" w:hanging="180"/&gt;&lt;/w:pPr&gt;&lt;/w:lvl&gt;&lt;/w:abstractNum&gt;&lt;w:abstractNum w:abstractNumId="27" w15:restartNumberingAfterBreak="0"&gt;&lt;w:nsid w:val="4898292D"/&gt;&lt;w:multiLevelType w:val="hybridMultilevel"/&gt;&lt;w:tmpl w:val="CB8AF136"/&gt;&lt;w:lvl w:ilvl="0" w:tplc="482E8EDA"&gt;&lt;w:start w:val="1"/&gt;&lt;w:numFmt w:val="decimal"/&gt;&lt;w:lvlText w:val="%1."/&gt;&lt;w:lvlJc w:val="left"/&gt;&lt;w:pPr&gt;&lt;w:ind w:left="720" w:hanging="360"/&gt;&lt;/w:pPr&gt;&lt;/w:lvl&gt;&lt;w:lvl w:ilvl="1" w:tplc="A5E6E7B0"&gt;&lt;w:start w:val="1"/&gt;&lt;w:numFmt w:val="lowerLetter"/&gt;&lt;w:lvlText w:val="%2."/&gt;&lt;w:lvlJc w:val="left"/&gt;&lt;w:pPr&gt;&lt;w:ind w:left="1440" w:hanging="360"/&gt;&lt;/w:pPr&gt;&lt;/w:lvl&gt;&lt;w:lvl w:ilvl="2" w:tplc="F6A00A00"&gt;&lt;w:start w:val="1"/&gt;&lt;w:numFmt w:val="lowerRoman"/&gt;&lt;w:lvlText w:val="%3."/&gt;&lt;w:lvlJc w:val="right"/&gt;&lt;w:pPr&gt;&lt;w:ind w:left="2160" w:hanging="180"/&gt;&lt;/w:pPr&gt;&lt;/w:lvl&gt;&lt;w:lvl w:ilvl="3" w:tplc="117C152E"&gt;&lt;w:start w:val="1"/&gt;&lt;w:numFmt w:val="decimal"/&gt;&lt;w:lvlText w:val="%4."/&gt;&lt;w:lvlJc w:val="left"/&gt;&lt;w:pPr&gt;&lt;w:ind w:left="2880" w:hanging="360"/&gt;&lt;/w:pPr&gt;&lt;/w:lvl&gt;&lt;w:lvl w:ilvl="4" w:tplc="0A6294E0"&gt;&lt;w:start w:val="1"/&gt;&lt;w:numFmt w:val="lowerLetter"/&gt;&lt;w:lvlText w:val="%5."/&gt;&lt;w:lvlJc w:val="left"/&gt;&lt;w:pPr&gt;&lt;w:ind w:left="3600" w:hanging="360"/&gt;&lt;/w:pPr&gt;&lt;/w:lvl&gt;&lt;w:lvl w:ilvl="5" w:tplc="E9F4D21C"&gt;&lt;w:start w:val="1"/&gt;&lt;w:numFmt w:val="lowerRoman"/&gt;&lt;w:lvlText w:val="%6."/&gt;&lt;w:lvlJc w:val="right"/&gt;&lt;w:pPr&gt;&lt;w:ind w:left="4320" w:hanging="180"/&gt;&lt;/w:pPr&gt;&lt;/w:lvl&gt;&lt;w:lvl w:ilvl="6" w:tplc="F3603116"&gt;&lt;w:start w:val="1"/&gt;&lt;w:numFmt w:val="decimal"/&gt;&lt;w:lvlText w:val="%7."/&gt;&lt;w:lvlJc w:val="left"/&gt;&lt;w:pPr&gt;&lt;w:ind w:left="5040" w:hanging="360"/&gt;&lt;/w:pPr&gt;&lt;/w:lvl&gt;&lt;w:lvl w:ilvl="7" w:tplc="7AC20B90"&gt;&lt;w:start w:val="1"/&gt;&lt;w:numFmt w:val="lowerLetter"/&gt;&lt;w:lvlText w:val="%8."/&gt;&lt;w:lvlJc w:val="left"/&gt;&lt;w:pPr&gt;&lt;w:ind w:left="5760" w:hanging="360"/&gt;&lt;/w:pPr&gt;&lt;/w:lvl&gt;&lt;w:lvl w:ilvl="8" w:tplc="EE7EDF26"&gt;&lt;w:start w:val="1"/&gt;&lt;w:numFmt w:val="lowerRoman"/&gt;&lt;w:lvlText w:val="%9."/&gt;&lt;w:lvlJc w:val="right"/&gt;&lt;w:pPr&gt;&lt;w:ind w:left="6480" w:hanging="180"/&gt;&lt;/w:pPr&gt;&lt;/w:lvl&gt;&lt;/w:abstractNum&gt;&lt;w:abstractNum w:abstractNumId="28" w15:restartNumberingAfterBreak="0"&gt;&lt;w:nsid w:val="4A235F4A"/&gt;&lt;w:multiLevelType w:val="hybridMultilevel"/&gt;&lt;w:tmpl w:val="D7CEBB0A"/&gt;&lt;w:lvl w:ilvl="0" w:tplc="06BE11D6"&gt;&lt;w:start w:val="1"/&gt;&lt;w:numFmt w:val="decimal"/&gt;&lt;w:lvlText w:val="%1."/&gt;&lt;w:lvlJc w:val="left"/&gt;&lt;w:pPr&gt;&lt;w:ind w:left="720" w:hanging="360"/&gt;&lt;/w:pPr&gt;&lt;/w:lvl&gt;&lt;w:lvl w:ilvl="1" w:tplc="8D1266DE"&gt;&lt;w:start w:val="1"/&gt;&lt;w:numFmt w:val="lowerLetter"/&gt;&lt;w:lvlText w:val="%2."/&gt;&lt;w:lvlJc w:val="left"/&gt;&lt;w:pPr&gt;&lt;w:ind w:left="1440" w:hanging="360"/&gt;&lt;/w:pPr&gt;&lt;/w:lvl&gt;&lt;w:lvl w:ilvl="2" w:tplc="D5001BAA"&gt;&lt;w:start w:val="1"/&gt;&lt;w:numFmt w:val="lowerRoman"/&gt;&lt;w:lvlText w:val="%3."/&gt;&lt;w:lvlJc w:val="right"/&gt;&lt;w:pPr&gt;&lt;w:ind w:left="2160" w:hanging="180"/&gt;&lt;/w:pPr&gt;&lt;/w:lvl&gt;&lt;w:lvl w:ilvl="3" w:tplc="C52A5C9A"&gt;&lt;w:start w:val="1"/&gt;&lt;w:numFmt w:val="decimal"/&gt;&lt;w:lvlText w:val="%4."/&gt;&lt;w:lvlJc w:val="left"/&gt;&lt;w:pPr&gt;&lt;w:ind w:left="2880" w:hanging="360"/&gt;&lt;/w:pPr&gt;&lt;/w:lvl&gt;&lt;w:lvl w:ilvl="4" w:tplc="D966A566"&gt;&lt;w:start w:val="1"/&gt;&lt;w:numFmt w:val="lowerLetter"/&gt;&lt;w:lvlText w:val="%5."/&gt;&lt;w:lvlJc w:val="left"/&gt;&lt;w:pPr&gt;&lt;w:ind w:left="3600" w:hanging="360"/&gt;&lt;/w:pPr&gt;&lt;/w:lvl&gt;&lt;w:lvl w:ilvl="5" w:tplc="C8DE787A"&gt;&lt;w:start w:val="1"/&gt;&lt;w:numFmt w:val="lowerRoman"/&gt;&lt;w:lvlText w:val="%6."/&gt;&lt;w:lvlJc w:val="right"/&gt;&lt;w:pPr&gt;&lt;w:ind w:left="4320" w:hanging="180"/&gt;&lt;/w:pPr&gt;&lt;/w:lvl&gt;&lt;w:lvl w:ilvl="6" w:tplc="63B6CBA2"&gt;&lt;w:start w:val="1"/&gt;&lt;w:numFmt w:val="decimal"/&gt;&lt;w:lvlText w:val="%7."/&gt;&lt;w:lvlJc w:val="left"/&gt;&lt;w:pPr&gt;&lt;w:ind w:left="5040" w:hanging="360"/&gt;&lt;/w:pPr&gt;&lt;/w:lvl&gt;&lt;w:lvl w:ilvl="7" w:tplc="90824DCA"&gt;&lt;w:start w:val="1"/&gt;&lt;w:numFmt w:val="lowerLetter"/&gt;&lt;w:lvlText w:val="%8."/&gt;&lt;w:lvlJc w:val="left"/&gt;&lt;w:pPr&gt;&lt;w:ind w:left="5760" w:hanging="360"/&gt;&lt;/w:pPr&gt;&lt;/w:lvl&gt;&lt;w:lvl w:ilvl="8" w:tplc="BD04B528"&gt;&lt;w:start w:val="1"/&gt;&lt;w:numFmt w:val="lowerRoman"/&gt;&lt;w:lvlText w:val="%9."/&gt;&lt;w:lvlJc w:val="right"/&gt;&lt;w:pPr&gt;&lt;w:ind w:left="6480" w:hanging="180"/&gt;&lt;/w:pPr&gt;&lt;/w:lvl&gt;&lt;/w:abstractNum&gt;&lt;w:abstractNum w:abstractNumId="29" w15:restartNumberingAfterBreak="0"&gt;&lt;w:nsid w:val="56537F6E"/&gt;&lt;w:multiLevelType w:val="hybridMultilevel"/&gt;&lt;w:tmpl w:val="CC7C58C0"/&gt;&lt;w:lvl w:ilvl="0" w:tplc="36061486"&gt;&lt;w:start w:val="1"/&gt;&lt;w:numFmt w:val="decimal"/&gt;&lt;w:lvlText w:val="%1."/&gt;&lt;w:lvlJc w:val="left"/&gt;&lt;w:pPr&gt;&lt;w:ind w:left="720" w:hanging="360"/&gt;&lt;/w:pPr&gt;&lt;/w:lvl&gt;&lt;w:lvl w:ilvl="1" w:tplc="CA6C04A8"&gt;&lt;w:start w:val="1"/&gt;&lt;w:numFmt w:val="lowerLetter"/&gt;&lt;w:lvlText w:val="%2."/&gt;&lt;w:lvlJc w:val="left"/&gt;&lt;w:pPr&gt;&lt;w:ind w:left="1440" w:hanging="360"/&gt;&lt;/w:pPr&gt;&lt;/w:lvl&gt;&lt;w:lvl w:ilvl="2" w:tplc="DF94CD52"&gt;&lt;w:start w:val="1"/&gt;&lt;w:numFmt w:val="lowerRoman"/&gt;&lt;w:lvlText w:val="%3."/&gt;&lt;w:lvlJc w:val="right"/&gt;&lt;w:pPr&gt;&lt;w:ind w:left="2160" w:hanging="180"/&gt;&lt;/w:pPr&gt;&lt;/w:lvl&gt;&lt;w:lvl w:ilvl="3" w:tplc="62EC5D02"&gt;&lt;w:start w:val="1"/&gt;&lt;w:numFmt w:val="decimal"/&gt;&lt;w:lvlText w:val="%4."/&gt;&lt;w:lvlJc w:val="left"/&gt;&lt;w:pPr&gt;&lt;w:ind w:left="2880" w:hanging="360"/&gt;&lt;/w:pPr&gt;&lt;/w:lvl&gt;&lt;w:lvl w:ilvl="4" w:tplc="795653B8"&gt;&lt;w:start w:val="1"/&gt;&lt;w:numFmt w:val="lowerLetter"/&gt;&lt;w:lvlText w:val="%5."/&gt;&lt;w:lvlJc w:val="left"/&gt;&lt;w:pPr&gt;&lt;w:ind w:left="3600" w:hanging="360"/&gt;&lt;/w:pPr&gt;&lt;/w:lvl&gt;&lt;w:lvl w:ilvl="5" w:tplc="46988DDC"&gt;&lt;w:start w:val="1"/&gt;&lt;w:numFmt w:val="lowerRoman"/&gt;&lt;w:lvlText w:val="%6."/&gt;&lt;w:lvlJc w:val="right"/&gt;&lt;w:pPr&gt;&lt;w:ind w:left="4320" w:hanging="180"/&gt;&lt;/w:pPr&gt;&lt;/w:lvl&gt;&lt;w:lvl w:ilvl="6" w:tplc="92E287C0"&gt;&lt;w:start w:val="1"/&gt;&lt;w:numFmt w:val="decimal"/&gt;&lt;w:lvlText w:val="%7."/&gt;&lt;w:lvlJc w:val="left"/&gt;&lt;w:pPr&gt;&lt;w:ind w:left="5040" w:hanging="360"/&gt;&lt;/w:pPr&gt;&lt;/w:lvl&gt;&lt;w:lvl w:ilvl="7" w:tplc="53A095AC"&gt;&lt;w:start w:val="1"/&gt;&lt;w:numFmt w:val="lowerLetter"/&gt;&lt;w:lvlText w:val="%8."/&gt;&lt;w:lvlJc w:val="left"/&gt;&lt;w:pPr&gt;&lt;w:ind w:left="5760" w:hanging="360"/&gt;&lt;/w:pPr&gt;&lt;/w:lvl&gt;&lt;w:lvl w:ilvl="8" w:tplc="7222EE8E"&gt;&lt;w:start w:val="1"/&gt;&lt;w:numFmt w:val="lowerRoman"/&gt;&lt;w:lvlText w:val="%9."/&gt;&lt;w:lvlJc w:val="right"/&gt;&lt;w:pPr&gt;&lt;w:ind w:left="6480" w:hanging="180"/&gt;&lt;/w:pPr&gt;&lt;/w:lvl&gt;&lt;/w:abstractNum&gt;&lt;w:abstractNum w:abstractNumId="30" w15:restartNumberingAfterBreak="0"&gt;&lt;w:nsid w:val="60771280"/&gt;&lt;w:multiLevelType w:val="multilevel"/&gt;&lt;w:tmpl w:val="E258F978"/&gt;&lt;w:lvl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w:abstractNumId="31" w15:restartNumberingAfterBreak="0"&gt;&lt;w:nsid w:val="62F47230"/&gt;&lt;w:multiLevelType w:val="hybridMultilevel"/&gt;&lt;w:tmpl w:val="E66A1EEE"/&gt;&lt;w:lvl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w:abstractNumId="32" w15:restartNumberingAfterBreak="0"&gt;&lt;w:nsid w:val="69DA1FC5"/&gt;&lt;w:multiLevelType w:val="hybridMultilevel"/&gt;&lt;w:tmpl w:val="10DAE8D0"/&gt;&lt;w:lvl w:ilvl="0" w:tplc="17C2C722"&gt;&lt;w:start w:val="1"/&gt;&lt;w:numFmt w:val="decimal"/&gt;&lt;w:lvlText w:val="%1."/&gt;&lt;w:lvlJc w:val="left"/&gt;&lt;w:pPr&gt;&lt;w:ind w:left="720" w:hanging="360"/&gt;&lt;/w:pPr&gt;&lt;/w:lvl&gt;&lt;w:lvl w:ilvl="1" w:tplc="E3408D14"&gt;&lt;w:start w:val="1"/&gt;&lt;w:numFmt w:val="lowerLetter"/&gt;&lt;w:lvlText w:val="%2."/&gt;&lt;w:lvlJc w:val="left"/&gt;&lt;w:pPr&gt;&lt;w:ind w:left="1440" w:hanging="360"/&gt;&lt;/w:pPr&gt;&lt;/w:lvl&gt;&lt;w:lvl w:ilvl="2" w:tplc="AF922556"&gt;&lt;w:start w:val="1"/&gt;&lt;w:numFmt w:val="lowerRoman"/&gt;&lt;w:lvlText w:val="%3."/&gt;&lt;w:lvlJc w:val="right"/&gt;&lt;w:pPr&gt;&lt;w:ind w:left="2160" w:hanging="180"/&gt;&lt;/w:pPr&gt;&lt;/w:lvl&gt;&lt;w:lvl w:ilvl="3" w:tplc="D20831F8"&gt;&lt;w:start w:val="1"/&gt;&lt;w:numFmt w:val="decimal"/&gt;&lt;w:lvlText w:val="%4."/&gt;&lt;w:lvlJc w:val="left"/&gt;&lt;w:pPr&gt;&lt;w:ind w:left="2880" w:hanging="360"/&gt;&lt;/w:pPr&gt;&lt;/w:lvl&gt;&lt;w:lvl w:ilvl="4" w:tplc="7BBA2A0A"&gt;&lt;w:start w:val="1"/&gt;&lt;w:numFmt w:val="lowerLetter"/&gt;&lt;w:lvlText w:val="%5."/&gt;&lt;w:lvlJc w:val="left"/&gt;&lt;w:pPr&gt;&lt;w:ind w:left="3600" w:hanging="360"/&gt;&lt;/w:pPr&gt;&lt;/w:lvl&gt;&lt;w:lvl w:ilvl="5" w:tplc="14B49D72"&gt;&lt;w:start w:val="1"/&gt;&lt;w:numFmt w:val="lowerRoman"/&gt;&lt;w:lvlText w:val="%6."/&gt;&lt;w:lvlJc w:val="right"/&gt;&lt;w:pPr&gt;&lt;w:ind w:left="4320" w:hanging="180"/&gt;&lt;/w:pPr&gt;&lt;/w:lvl&gt;&lt;w:lvl w:ilvl="6" w:tplc="AEEAD236"&gt;&lt;w:start w:val="1"/&gt;&lt;w:numFmt w:val="decimal"/&gt;&lt;w:lvlText w:val="%7."/&gt;&lt;w:lvlJc w:val="left"/&gt;&lt;w:pPr&gt;&lt;w:ind w:left="5040" w:hanging="360"/&gt;&lt;/w:pPr&gt;&lt;/w:lvl&gt;&lt;w:lvl w:ilvl="7" w:tplc="0776A636"&gt;&lt;w:start w:val="1"/&gt;&lt;w:numFmt w:val="lowerLetter"/&gt;&lt;w:lvlText w:val="%8."/&gt;&lt;w:lvlJc w:val="left"/&gt;&lt;w:pPr&gt;&lt;w:ind w:left="5760" w:hanging="360"/&gt;&lt;/w:pPr&gt;&lt;/w:lvl&gt;&lt;w:lvl w:ilvl="8" w:tplc="0D62A606"&gt;&lt;w:start w:val="1"/&gt;&lt;w:numFmt w:val="lowerRoman"/&gt;&lt;w:lvlText w:val="%9."/&gt;&lt;w:lvlJc w:val="right"/&gt;&lt;w:pPr&gt;&lt;w:ind w:left="6480" w:hanging="180"/&gt;&lt;/w:pPr&gt;&lt;/w:lvl&gt;&lt;/w:abstractNum&gt;&lt;w:abstractNum w:abstractNumId="33"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w:abstractNumId="34"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w:abstractNumId="35" w15:restartNumberingAfterBreak="0"&gt;&lt;w:nsid w:val="6E366CE5"/&gt;&lt;w:multiLevelType w:val="hybridMultilevel"/&gt;&lt;w:tmpl w:val="6C80F394"/&gt;&lt;w:lvl w:ilvl="0" w:tplc="92B47524"&gt;&lt;w:numFmt w:val="bullet"/&gt;&lt;w:lvlText w:val="•"/&gt;&lt;w:lvlJc w:val="left"/&gt;&lt;w:pPr&gt;&lt;w:ind w:left="1080" w:hanging="720"/&gt;&lt;/w:pPr&gt;&lt;w:rPr&gt;&lt;w:rFonts w:ascii="Calibri" w:eastAsia="Arial" w:hAnsi="Calibri" w:cs="Arial"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w:val="6EC13A87"/&gt;&lt;w:multiLevelType w:val="hybridMultilevel"/&gt;&lt;w:tmpl w:val="0054E8FA"/&gt;&lt;w:lvl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w:abstractNumId="37" w15:restartNumberingAfterBreak="0"&gt;&lt;w:nsid w:val="7FD14960"/&gt;&lt;w:multiLevelType w:val="multilevel"/&gt;&lt;w:tmpl w:val="6994DCD4"/&gt;&lt;w:lvl w:ilvl="0"&gt;&lt;w:start w:val="2"/&gt;&lt;w:numFmt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w:hanging="360"/&gt;&lt;/w:pPr&gt;&lt;/w:lvl&gt;&lt;/w:abstractNum&gt;&lt;w:num w:numId="1"&gt;&lt;w:abstractNumId w:val="17"/&gt;&lt;/w:num&gt;&lt;w:num w:numId="2"&gt;&lt;w:abstractNumId w:val="14"/&gt;&lt;/w:num&gt;&lt;w:num w:numId="3"&gt;&lt;w:abstractNumId w:val="25"/&gt;&lt;/w:num&gt;&lt;w:num w:numId="4"&gt;&lt;w:abstractNumId w:val="34"/&gt;&lt;/w:num&gt;&lt;w:num w:numId="5"&gt;&lt;w:abstractNumId w:val="23"/&gt;&lt;/w:num&gt;&lt;w:num w:numId="6"&gt;&lt;w:abstractNumId w:val="33"/&gt;&lt;/w:num&gt;&lt;w:num w:numId="7"&gt;&lt;w:abstractNumId w:val="22"/&gt;&lt;/w:num&gt;&lt;w:num w:numId="8"&gt;&lt;w:abstractNumId w:val="19"/&gt;&lt;/w:num&gt;&lt;w:num w:numId="9"&gt;&lt;w:abstractNumId w:val="11"/&gt;&lt;/w:num&gt;&lt;w:num w:numId="10"&gt;&lt;w:abstractNumId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w:numId="11"&gt;&lt;w:abstractNumId w:val="24"/&gt;&lt;/w:num&gt;&lt;w:num w:numId="12"&gt;&lt;w:abstractNumId w:val="6"/&gt;&lt;/w:num&gt;&lt;w:num w:numId="13"&gt;&lt;w:abstractNumId w:val="5"/&gt;&lt;/w:num&gt;&lt;w:num w:numId="14"&gt;&lt;w:abstractNumId w:val="4"/&gt;&lt;/w:num&gt;&lt;w:num w:numId="15"&gt;&lt;w:abstractNumId w:val="3"/&gt;&lt;/w:num&gt;&lt;w:num w:numId="16"&gt;&lt;w:abstractNumId w:val="7"/&gt;&lt;/w:num&gt;&lt;w:num w:numId="17"&gt;&lt;w:abstractNumId w:val="2"/&gt;&lt;/w:num&gt;&lt;w:num w:numId="18"&gt;&lt;w:abstractNumId w:val="1"/&gt;&lt;/w:num&gt;&lt;w:num w:numId="19"&gt;&lt;w:abstractNumId w:val="0"/&gt;&lt;/w:num&gt;&lt;w:num w:numId="20"&gt;&lt;w:abstractNumId w:val="18"/&gt;&lt;/w:num&gt;&lt;w:num w:numId="21"&gt;&lt;w:abstractNumId w:val="35"/&gt;&lt;/w:num&gt;&lt;w:num w:numId="22"&gt;&lt;w:abstractNumId w:val="15"/&gt;&lt;/w:num&gt;&lt;w:num w:numId="23"&gt;&lt;w:abstractNumId w:val="13"/&gt;&lt;/w:num&gt;&lt;w:num w:numId="24"&gt;&lt;w:abstractNumId w:val="12"/&gt;&lt;/w:num&gt;&lt;w:num w:numId="25"&gt;&lt;w:abstractNumId w:val="9"/&gt;&lt;/w:num&gt;&lt;w:num w:numId="26"&gt;&lt;w:abstractNumId w:val="36"/&gt;&lt;/w:num&gt;&lt;w:num w:numId="27"&gt;&lt;w:abstractNumId w:val="30"/&gt;&lt;/w:num&gt;&lt;w:num w:numId="28"&gt;&lt;w:abstractNumId w:val="37"/&gt;&lt;/w:num&gt;&lt;w:num w:numId="29"&gt;&lt;w:abstractNumId w:val="8"/&gt;&lt;/w:num&gt;&lt;w:num w:numId="30"&gt;&lt;w:abstractNumId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w:numId="31"&gt;&lt;w:abstractNumId w:val="7"/&gt;&lt;w:lvlOverride w:ilvl="0"&gt;&lt;w:startOverride w:val="1"/&gt;&lt;/w:lvlOverride&gt;&lt;/w:num&gt;&lt;w:num w:numId="32"&gt;&lt;w:abstractNumId w:val="7"/&gt;&lt;w:lvlOverride w:ilvl="0"&gt;&lt;w:startOverride w:val="1"/&gt;&lt;/w:lvlOverride&gt;&lt;/w:num&gt;&lt;w:num w:numId="33"&gt;&lt;w:abstractNumId w:val="32"/&gt;&lt;/w:num&gt;&lt;w:num w:numId="34"&gt;&lt;w:abstractNumId w:val="29"/&gt;&lt;/w:num&gt;&lt;w:num w:numId="35"&gt;&lt;w:abstractNumId w:val="27"/&gt;&lt;/w:num&gt;&lt;w:num w:numId="36"&gt;&lt;w:abstractNumId w:val="16"/&gt;&lt;/w:num&gt;&lt;w:num w:numId="37"&gt;&lt;w:abstractNumId w:val="20"/&gt;&lt;/w:num&gt;&lt;w:num w:numId="38"&gt;&lt;w:abstractNumId w:val="21"/&gt;&lt;/w:num&gt;&lt;w:num w:numId="39"&gt;&lt;w:abstractNumId w:val="26"/&gt;&lt;/w:num&gt;&lt;w:num w:numId="40"&gt;&lt;w:abstractNumId w:val="28"/&gt;&lt;/w:num&gt;&lt;w:num w:numId="41"&gt;&lt;w:abstractNumId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w:numId="42"&gt;&lt;w:abstractNumId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w:numId="43"&gt;&lt;w:abstractNumId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w:numId="44"&gt;&lt;w:abstractNumId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w:numId="45"&gt;&lt;w:abstractNumId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w:numId="46"&gt;&lt;w:abstractNumId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w:numId="47"&gt;&lt;w:abstractNumId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w:numId="48"&gt;&lt;w:abstractNumId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w:numId="49"&gt;&lt;w:abstractNumId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w:numId="50"&gt;&lt;w:abstractNumId w:val="31"/&gt;&lt;/w:num&gt;&lt;w:num w:numId="51"&gt;&lt;w:abstractNumId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w:numId="52"&gt;&lt;w:abstractNumId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w:numId="53"&gt;&lt;w:abstractNumId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w:numId="54"&gt;&lt;w:abstractNumId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w:numId="55"&gt;&lt;w:abstractNumId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w:numId="56"&gt;&lt;w:abstractNumId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w:numId="57"&gt;&lt;w:abstractNumId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w:hint="default"/&gt;&lt;/w:rPr&gt;&lt;/w:lvl&gt;&lt;/w:lvlOverride&gt;&lt;/w:num&gt;&lt;w:numIdMacAtCleanup w:val="55"/&gt;&lt;/w:numbering&gt;&lt;/pkg:xmlData&gt;&lt;/pkg:part&gt;&lt;/pkg:package&gt;
</version>
  <file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Id="rId3" Type="http://schemas.microsoft.com/office/2011/relationships/people" Target="people.xml"/&gt;&lt;Relationship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w:rsidRDefault="00E71675"&gt;&lt;w:r&gt;&lt;w:rPr&gt;&lt;w:lang w:val="fr-FR"/&gt;&lt;/w:rPr&gt;&lt;w:fldChar w:fldCharType="begin"/&gt;&lt;/w:r&gt;&lt;w:r w:rsidRPr="00CC3F68"&gt;&lt;w:instrText xml:space="preserve"&gt; FILENAME \* MERGEFORMAT &lt;/w:instrText&gt;&lt;/w:r&gt;&lt;w:r&gt;&lt;w:rPr&gt;&lt;w:lang w:val="fr-FR"/&gt;&lt;/w:rPr&gt;&lt;w:fldChar w:fldCharType="separate"/&gt;&lt;/w:r&gt;&lt;w:ins w:id="0" w:author="Sanyam Seth" w:date="2017-03-21T16:34:00Z"&gt;&lt;w:r w:rsidR="00E768F7"&gt;&lt;w:rPr&gt;&lt;w:noProof/&gt;&lt;/w:rPr&gt;&lt;w:t&gt;MSP - MDP - Deployment Guide_v3&lt;/w:t&gt;&lt;/w:r&gt;&lt;/w:ins&gt;&lt;w:del w:id="1" w:author="Sanyam Seth" w:date="2017-03-21T16:34:00Z"&gt;&lt;w:r w:rsidDel="00E768F7"&gt;&lt;w:rPr&gt;&lt;w:noProof/&gt;&lt;/w:rPr&gt;&lt;w:delText&gt;DeploymentPlan.docx&lt;/w:delText&gt;&lt;/w:r&gt;&lt;/w:del&gt;&lt;w:r&gt;&lt;w:rPr&gt;&lt;w:lang w:val="fr-FR"/&gt;&lt;/w:rPr&gt;&lt;w:fldChar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pkg:name="/word/people.xml" pkg:contentType="application/vnd.openxmlformats-officedocument.wordprocessingml.people+xml"&gt;&lt;pkg:xmlData&gt;&lt;w15:people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wp14"&gt;&lt;w15:person w15:author="Sanyam Seth"&gt;&lt;w15:presenceInfo w15:providerId="AD" w15:userId="S-1-5-21-2146773085-903363285-719344707-2166997"/&gt;&lt;/w15:person&gt;&lt;/w15:people&gt;&lt;/pkg:xmlData&gt;&lt;/pkg:part&gt;&lt;pkg:part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w:val="001C181B"/&gt;&lt;w:pPr&gt;&lt;w:spacing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w:val="001C181B"/&gt;&lt;w:pPr&gt;&lt;w:keepNext/&gt;&lt;w:keepLines/&gt;&lt;w:pageBreakBefore/&gt;&lt;w:tabs&gt;&lt;w:tab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w:val="001C181B"/&gt;&lt;w:pPr&gt;&lt;w:pageBreakBefore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w:val="001C181B"/&gt;&lt;w:pPr&gt;&lt;w:outlineLvl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w:val="001C181B"/&gt;&lt;w:pPr&gt;&lt;w:spacing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w:val="001C181B"/&gt;&lt;w:pPr&gt;&lt;w:outlineLvl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w:val="001C181B"/&gt;&lt;w:pPr&gt;&lt;w:keepNext/&gt;&lt;w:keepLines/&gt;&lt;w:numPr&gt;&lt;w:ilvl w:val="5"/&gt;&lt;w:numId w:val="9"/&gt;&lt;/w:numPr&gt;&lt;w:spacing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w:val="001C181B"/&gt;&lt;w:pPr&gt;&lt;w:keepNext/&gt;&lt;w:keepLines/&gt;&lt;w:numPr&gt;&lt;w:ilvl w:val="6"/&gt;&lt;w:numId w:val="9"/&gt;&lt;/w:numPr&gt;&lt;w:spacing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w:val="001C181B"/&gt;&lt;w:pPr&gt;&lt;w:keepNext/&gt;&lt;w:keepLines/&gt;&lt;w:numPr&gt;&lt;w:ilvl w:val="7"/&gt;&lt;w:numId w:val="9"/&gt;&lt;/w:numPr&gt;&lt;w:spacing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w:val="001C181B"/&gt;&lt;w:pPr&gt;&lt;w:keepNext/&gt;&lt;w:keepLines/&gt;&lt;w:numPr&gt;&lt;w:ilvl w:val="8"/&gt;&lt;w:numId w:val="9"/&gt;&lt;/w:numPr&gt;&lt;w:spacing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w:val="001C181B"/&gt;&lt;w:rPr&gt;&lt;w:rFonts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w:val="001C181B"/&gt;&lt;w:pPr&gt;&lt;w:tabs&gt;&lt;w:tab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w:val="001C181B"/&gt;&lt;w:rPr&gt;&lt;w:rFonts w:ascii="Segoe UI" w:hAnsi="Segoe UI"/&gt;&lt;w:color w:val="0563C1" w:themeColor="hyperlink"/&gt;&lt;w:u w:val="single"/&gt;&lt;/w:rPr&gt;&lt;/w:style&gt;&lt;w:style w:type="paragraph" w:customStyle="1" w:styleId="Bullet1"&gt;&lt;w:name w:val="Bullet1"/&gt;&lt;w:basedOn w:val="ListBullet"/&gt;&lt;w:uiPriority w:val="99"/&gt;&lt;w:rsid w:val="001C181B"/&gt;&lt;w:pPr&gt;&lt;w:numPr&gt;&lt;w:numId w:val="2"/&gt;&lt;/w:numPr&gt;&lt;w:spacing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w:val="001C181B"/&gt;&lt;w:pPr&gt;&lt;w:tabs&gt;&lt;w:tab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w:val="001C181B"/&gt;&lt;w:rPr&gt;&lt;w:rFonts w:ascii="Segoe UI" w:eastAsiaTheme="minorEastAsia" w:hAnsi="Segoe UI"/&gt;&lt;w:sz w:val="16"/&gt;&lt;/w:rPr&gt;&lt;/w:style&gt;&lt;w:style w:type="paragraph" w:styleId="Footer"&gt;&lt;w:name w:val="footer"/&gt;&lt;w:basedOn w:val="Normal"/&gt;&lt;w:link w:val="FooterChar"/&gt;&lt;w:uiPriority w:val="99"/&gt;&lt;w:unhideWhenUsed/&gt;&lt;w:rsid w:val="001C181B"/&gt;&lt;w:pPr&gt;&lt;w:tabs&gt;&lt;w:tab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w:val="001C181B"/&gt;&lt;w:rPr&gt;&lt;w:rFonts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w:val="001C181B"/&gt;&lt;w:pPr&gt;&lt;w:keepNext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w:val="001C181B"/&gt;&lt;w:rPr&gt;&lt;w:rFonts w:ascii="Segoe UI" w:hAnsi="Segoe UI"/&gt;&lt;w:sz w:val="20"/&gt;&lt;/w:rPr&gt;&lt;/w:style&gt;&lt;w:style w:type="table" w:styleId="TableGrid"&gt;&lt;w:name w:val="Table Grid"/&gt;&lt;w:aliases w:val="Tabla Microsoft Servicios"/&gt;&lt;w:basedOn w:val="TableNormal"/&gt;&lt;w:rsid w:val="001C181B"/&gt;&lt;w:pPr&gt;&lt;w:spacing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w:val="001C181B"/&gt;&lt;w:pPr&gt;&lt;w:spacing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w:val="001C181B"/&gt;&lt;w:pPr&gt;&lt;w:spacing w:after="600"/&gt;&lt;w:ind w:left="-720"/&gt;&lt;/w:pPr&gt;&lt;w:rPr&gt;&lt;w:color w:val="008AC8"/&gt;&lt;w:sz w:val="36"/&gt;&lt;/w:rPr&gt;&lt;/w:style&gt;&lt;w:style w:type="paragraph" w:customStyle="1" w:styleId="CoverHeading2"&gt;&lt;w:name w:val="Cover Heading 2"/&gt;&lt;w:basedOn w:val="Normal"/&gt;&lt;w:uiPriority w:val="99"/&gt;&lt;w:rsid w:val="001C181B"/&gt;&lt;w:pPr&gt;&lt;w:spacing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w:val="001C181B"/&gt;&lt;w:rPr&gt;&lt;w:rFonts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w:val="001C181B"/&gt;&lt;w:pPr&gt;&lt;w:shd w:val="clear" w:color="auto" w:fill="F2F2F2"/&gt;&lt;/w:pPr&gt;&lt;w:rPr&gt;&lt;w:color w:val="FF0066"/&gt;&lt;/w:rPr&gt;&lt;/w:style&gt;&lt;w:style w:type="character" w:styleId="Strong"&gt;&lt;w:name w:val="Strong"/&gt;&lt;w:basedOn w:val="DefaultParagraphFont"/&gt;&lt;w:uiPriority w:val="22"/&gt;&lt;w:qFormat/&gt;&lt;w:rsid w:val="001C181B"/&gt;&lt;w:rPr&gt;&lt;w:b/&gt;&lt;w:bCs/&gt;&lt;/w:rPr&gt;&lt;/w:style&gt;&lt;w:style w:type="paragraph" w:styleId="ListParagraph"&gt;&lt;w:name w:val="List Paragraph"/&gt;&lt;w:aliases w:val="Bullet Number,List Paragraph1,lp1,lp11,List Paragraph11,Bullet 1,Use Case List Paragraph,numbered,Bullet List,FooterText"/&gt;&lt;w:basedOn w:val="Normal"/&gt;&lt;w:link w:val="ListParagraphChar"/&gt;&lt;w:uiPriority w:val="34"/&gt;&lt;w:qFormat/&gt;&lt;w:rsid w:val="001C181B"/&gt;&lt;w:pPr&gt;&lt;w:numPr&gt;&lt;w:numId w:val="30"/&gt;&lt;/w:numPr&gt;&lt;w:contextualSpacing/&gt;&lt;/w:pPr&gt;&lt;/w:style&gt;&lt;w:style w:type="paragraph" w:styleId="TOCHeading"&gt;&lt;w:name w:val="TOC Heading"/&gt;&lt;w:basedOn w:val="Heading1"/&gt;&lt;w:next w:val="Normal"/&gt;&lt;w:uiPriority w:val="99"/&gt;&lt;w:rsid w:val="001C181B"/&gt;&lt;w:pPr&gt;&lt;w:spacing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w:val="001C181B"/&gt;&lt;w:rPr&gt;&lt;w:i/&gt;&lt;w:iCs/&gt;&lt;w:color w:val="5B9BD5" w:themeColor="accent1"/&gt;&lt;/w:rPr&gt;&lt;/w:style&gt;&lt;w:style w:type="paragraph" w:styleId="Caption"&gt;&lt;w:name w:val="caption"/&gt;&lt;w:basedOn w:val="Normal"/&gt;&lt;w:next w:val="Normal"/&gt;&lt;w:uiPriority w:val="99"/&gt;&lt;w:unhideWhenUsed/&gt;&lt;w:rsid w:val="001C181B"/&gt;&lt;w:pPr&gt;&lt;w:spacing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w:val="001C181B"/&gt;&lt;w:rPr&gt;&lt;w:rFonts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w:val="2"/&gt;&lt;w:qFormat/&gt;&lt;w:rsid w:val="001C181B"/&gt;&lt;w:pPr&gt;&lt;w:keepNext/&gt;&lt;w:keepLines/&gt;&lt;w:pageBreakBefore/&gt;&lt;w:numPr&gt;&lt;w:numId w:val="10"/&gt;&lt;/w:numPr&gt;&lt;w:tabs&gt;&lt;w:tab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Char,numbered Char,Bullet List Char,FooterText Char"/&gt;&lt;w:basedOn w:val="DefaultParagraphFont"/&gt;&lt;w:link w:val="ListParagraph"/&gt;&lt;w:uiPriority w:val="34"/&gt;&lt;w:locked/&gt;&lt;w:rsid w:val="001C181B"/&gt;&lt;w:rPr&gt;&lt;w:rFonts w:ascii="Segoe UI" w:eastAsiaTheme="minorEastAsia" w:hAnsi="Segoe UI"/&gt;&lt;/w:rPr&gt;&lt;/w:style&gt;&lt;w:style w:type="paragraph" w:styleId="ListBullet"&gt;&lt;w:name w:val="List Bullet"/&gt;&lt;w:basedOn w:val="Normal"/&gt;&lt;w:uiPriority w:val="4"/&gt;&lt;w:qFormat/&gt;&lt;w:rsid w:val="00D03E8D"/&gt;&lt;w:pPr&gt;&lt;w:numPr&gt;&lt;w:numId w:val="5"/&gt;&lt;/w:numPr&gt;&lt;w:spacing w:after="200"/&gt;&lt;w:contextualSpacing/&gt;&lt;/w:pPr&gt;&lt;/w:style&gt;&lt;w:style w:type="paragraph" w:customStyle="1" w:styleId="Heading2Numbered"&gt;&lt;w:name w:val="Heading 2 (Numbered)"/&gt;&lt;w:basedOn w:val="Heading1Numbered"/&gt;&lt;w:next w:val="Normal"/&gt;&lt;w:uiPriority w:val="2"/&gt;&lt;w:qFormat/&gt;&lt;w:rsid w:val="001C181B"/&gt;&lt;w:pPr&gt;&lt;w:pageBreakBefore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w:val="2"/&gt;&lt;w:qFormat/&gt;&lt;w:rsid w:val="001C181B"/&gt;&lt;w:pPr&gt;&lt;w:numPr&gt;&lt;w:ilvl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w:val="99"/&gt;&lt;w:unhideWhenUsed/&gt;&lt;w:qFormat/&gt;&lt;w:rsid w:val="001C181B"/&gt;&lt;w:pPr&gt;&lt;w:numPr&gt;&lt;w:ilvl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w:val="001C181B"/&gt;&lt;w:pPr&gt;&lt;w:framePr w:wrap="around" w:vAnchor="text" w:hAnchor="text" w:y="1"/&gt;&lt;w:numPr&gt;&lt;w:ilvl w:val="0"/&gt;&lt;w:numId w:val="11"/&gt;&lt;/w:numPr&gt;&lt;w:tabs&gt;&lt;w:tab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w:val="001C181B"/&gt;&lt;w:pPr&gt;&lt;w:numPr&gt;&lt;w:numId w:val="3"/&gt;&lt;/w:numPr&gt;&lt;w:spacing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w:val="001C181B"/&gt;&lt;w:pPr&gt;&lt;w:keepNext/&gt;&lt;w:pBdr&gt;&lt;w:top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w:val="001C181B"/&gt;&lt;w:pPr&gt;&lt;w:numPr&gt;&lt;w:numId w:val="8"/&gt;&lt;/w:numPr&gt;&lt;w:spacing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w:val="001C181B"/&gt;&lt;w:pPr&gt;&lt;w:pBdr&gt;&lt;w:left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w:val="001C181B"/&gt;&lt;w:pPr&gt;&lt;w:keepNext/&gt;&lt;w:spacing w:before="240" w:after="240" w:line="240" w:lineRule="auto"/&gt;&lt;/w:pPr&gt;&lt;w:rPr&gt;&lt;w:bCs/&gt;&lt;w:color w:val="008AC8"/&gt;&lt;w:sz w:val="24"/&gt;&lt;/w:rPr&gt;&lt;/w:style&gt;&lt;w:style w:type="numbering" w:customStyle="1" w:styleId="Checklist"&gt;&lt;w:name w:val="Checklist"/&gt;&lt;w:basedOn w:val="NoList"/&gt;&lt;w:rsid w:val="001C181B"/&gt;&lt;w:pPr&gt;&lt;w:numPr&gt;&lt;w:numId w:val="4"/&gt;&lt;/w:numPr&gt;&lt;/w:pPr&gt;&lt;/w:style&gt;&lt;w:style w:type="paragraph" w:customStyle="1" w:styleId="TableText"&gt;&lt;w:name w:val="Table Text"/&gt;&lt;w:basedOn w:val="Normal"/&gt;&lt;w:uiPriority w:val="99"/&gt;&lt;w:qFormat/&gt;&lt;w:rsid w:val="001C181B"/&gt;&lt;w:pPr&gt;&lt;w:spacing w:line="240" w:lineRule="auto"/&gt;&lt;/w:pPr&gt;&lt;w:rPr&gt;&lt;w:sz w:val="18"/&gt;&lt;/w:rPr&gt;&lt;/w:style&gt;&lt;w:style w:type="paragraph" w:customStyle="1" w:styleId="CommandLine"&gt;&lt;w:name w:val="Command Line"/&gt;&lt;w:basedOn w:val="Normal"/&gt;&lt;w:uiPriority w:val="99"/&gt;&lt;w:rsid w:val="001C181B"/&gt;&lt;w:pPr&gt;&lt;w:shd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w:val="001C181B"/&gt;&lt;w:pPr&gt;&lt;w:numPr&gt;&lt;w:numId w:val="5"/&gt;&lt;/w:numPr&gt;&lt;/w:pPr&gt;&lt;/w:style&gt;&lt;w:style w:type="numbering" w:customStyle="1" w:styleId="NumberedList"&gt;&lt;w:name w:val="Numbered List"/&gt;&lt;w:rsid w:val="001C181B"/&gt;&lt;w:pPr&gt;&lt;w:numPr&gt;&lt;w:numId w:val="6"/&gt;&lt;/w:numPr&gt;&lt;/w:pPr&gt;&lt;/w:style&gt;&lt;w:style w:type="paragraph" w:styleId="TOC2"&gt;&lt;w:name w:val="toc 2"/&gt;&lt;w:basedOn w:val="Normal"/&gt;&lt;w:next w:val="Normal"/&gt;&lt;w:autoRedefine/&gt;&lt;w:uiPriority w:val="39"/&gt;&lt;w:unhideWhenUsed/&gt;&lt;w:rsid w:val="001C181B"/&gt;&lt;w:pPr&gt;&lt;w:tabs&gt;&lt;w:tab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w:val="001C181B"/&gt;&lt;w:pPr&gt;&lt;w:spacing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w:val="001C181B"/&gt;&lt;w:pPr&gt;&lt;w:spacing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w:val="001C181B"/&gt;&lt;w:pPr&gt;&lt;w:spacing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w:val="001C181B"/&gt;&lt;w:pPr&gt;&lt;w:keepNext w:val="0"/&gt;&lt;w:keepLines w:val="0"/&gt;&lt;w:widowControl w:val="0"/&gt;&lt;w:numPr&gt;&lt;w:ilvl w:val="5"/&gt;&lt;w:numId w:val="10"/&gt;&lt;/w:numPr&gt;&lt;w:spacing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w:val="001C181B"/&gt;&lt;w:pPr&gt;&lt;w:keepNext w:val="0"/&gt;&lt;w:keepLines w:val="0"/&gt;&lt;w:widowControl w:val="0"/&gt;&lt;w:numPr&gt;&lt;w:ilvl w:val="6"/&gt;&lt;w:numId w:val="10"/&gt;&lt;/w:numPr&gt;&lt;w:spacing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w:val="001C181B"/&gt;&lt;w:rPr&gt;&lt;w:rFonts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w:val="001C181B"/&gt;&lt;w:rPr&gt;&lt;w:rFonts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w:val="001C181B"/&gt;&lt;w:pPr&gt;&lt;w:keepLines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w:val="001C181B"/&gt;&lt;w:pPr&gt;&lt;w:keepLines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w:val="001C181B"/&gt;&lt;w:rPr&gt;&lt;w:rFonts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w:val="001C181B"/&gt;&lt;w:rPr&gt;&lt;w:rFonts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w:val="001C181B"/&gt;&lt;w:rPr&gt;&lt;w:rFonts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w:val="001C181B"/&gt;&lt;w:rPr&gt;&lt;w:rFonts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w:val="001C181B"/&gt;&lt;w:rPr&gt;&lt;w:rFonts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w:val="001C181B"/&gt;&lt;w:pPr&gt;&lt;w:numPr&gt;&lt;w:numId w:val="12"/&gt;&lt;/w:numPr&gt;&lt;w:ind w:left="1080"/&gt;&lt;/w:pPr&gt;&lt;/w:style&gt;&lt;w:style w:type="paragraph" w:styleId="ListBullet3"&gt;&lt;w:name w:val="List Bullet 3"/&gt;&lt;w:basedOn w:val="ListBullet2"/&gt;&lt;w:uiPriority w:val="99"/&gt;&lt;w:qFormat/&gt;&lt;w:rsid w:val="001C181B"/&gt;&lt;w:pPr&gt;&lt;w:numPr&gt;&lt;w:numId w:val="13"/&gt;&lt;/w:numPr&gt;&lt;/w:pPr&gt;&lt;/w:style&gt;&lt;w:style w:type="paragraph" w:styleId="ListBullet4"&gt;&lt;w:name w:val="List Bullet 4"/&gt;&lt;w:basedOn w:val="ListBullet3"/&gt;&lt;w:uiPriority w:val="99"/&gt;&lt;w:qFormat/&gt;&lt;w:rsid w:val="001C181B"/&gt;&lt;w:pPr&gt;&lt;w:numPr&gt;&lt;w:numId w:val="14"/&gt;&lt;/w:numPr&gt;&lt;/w:pPr&gt;&lt;/w:style&gt;&lt;w:style w:type="paragraph" w:styleId="ListBullet5"&gt;&lt;w:name w:val="List Bullet 5"/&gt;&lt;w:basedOn w:val="ListBullet4"/&gt;&lt;w:uiPriority w:val="99"/&gt;&lt;w:rsid w:val="001C181B"/&gt;&lt;w:pPr&gt;&lt;w:numPr&gt;&lt;w:numId w:val="15"/&gt;&lt;/w:numPr&gt;&lt;/w:pPr&gt;&lt;/w:style&gt;&lt;w:style w:type="paragraph" w:styleId="ListNumber2"&gt;&lt;w:name w:val="List Number 2"/&gt;&lt;w:basedOn w:val="ListNumber"/&gt;&lt;w:uiPriority w:val="99"/&gt;&lt;w:qFormat/&gt;&lt;w:rsid w:val="001C181B"/&gt;&lt;w:pPr&gt;&lt;w:numPr&gt;&lt;w:numId w:val="17"/&gt;&lt;/w:numPr&gt;&lt;/w:pPr&gt;&lt;/w:style&gt;&lt;w:style w:type="paragraph" w:styleId="ListNumber"&gt;&lt;w:name w:val="List Number"/&gt;&lt;w:basedOn w:val="ListBullet"/&gt;&lt;w:uiPriority w:val="99"/&gt;&lt;w:qFormat/&gt;&lt;w:rsid w:val="001C181B"/&gt;&lt;w:pPr&gt;&lt;w:numPr&gt;&lt;w:numId w:val="0"/&gt;&lt;/w:numPr&gt;&lt;w:ind w:left="720" w:hanging="360"/&gt;&lt;/w:pPr&gt;&lt;/w:style&gt;&lt;w:style w:type="paragraph" w:styleId="ListNumber3"&gt;&lt;w:name w:val="List Number 3"/&gt;&lt;w:basedOn w:val="ListNumber2"/&gt;&lt;w:uiPriority w:val="99"/&gt;&lt;w:qFormat/&gt;&lt;w:rsid w:val="001C181B"/&gt;&lt;w:pPr&gt;&lt;w:numPr&gt;&lt;w:numId w:val="18"/&gt;&lt;/w:numPr&gt;&lt;/w:pPr&gt;&lt;/w:style&gt;&lt;w:style w:type="paragraph" w:styleId="ListNumber4"&gt;&lt;w:name w:val="List Number 4"/&gt;&lt;w:basedOn w:val="ListNumber3"/&gt;&lt;w:uiPriority w:val="99"/&gt;&lt;w:qFormat/&gt;&lt;w:rsid w:val="001C181B"/&gt;&lt;w:pPr&gt;&lt;w:numPr&gt;&lt;w:numId w:val="19"/&gt;&lt;/w:numPr&gt;&lt;/w:pPr&gt;&lt;/w:style&gt;&lt;w:style w:type="character" w:styleId="PlaceholderText"&gt;&lt;w:name w:val="Placeholder Text"/&gt;&lt;w:basedOn w:val="DefaultParagraphFont"/&gt;&lt;w:uiPriority w:val="99"/&gt;&lt;w:semiHidden/&gt;&lt;w:rsid w:val="001C181B"/&gt;&lt;w:rPr&gt;&lt;w:color w:val="808080"/&gt;&lt;/w:rPr&gt;&lt;/w:style&gt;&lt;w:style w:type="numbering" w:customStyle="1" w:styleId="Bullets"&gt;&lt;w:name w:val="Bullets"/&gt;&lt;w:rsid w:val="001C181B"/&gt;&lt;w:pPr&gt;&lt;w:numPr&gt;&lt;w:numId w:val="20"/&gt;&lt;/w:numPr&gt;&lt;/w:pPr&gt;&lt;/w:style&gt;&lt;w:style w:type="paragraph" w:customStyle="1" w:styleId="HeaderUnderline"&gt;&lt;w:name w:val="Header Underline"/&gt;&lt;w:basedOn w:val="Header"/&gt;&lt;w:uiPriority w:val="99"/&gt;&lt;w:rsid w:val="001C181B"/&gt;&lt;w:pPr&gt;&lt;w:pBdr&gt;&lt;w:bottom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w:val="001C181B"/&gt;&lt;w:rPr&gt;&lt;w:color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w:val="001C181B"/&gt;&lt;w:pPr&gt;&lt;w:spacing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w:styleId="FootnoteText"&gt;&lt;w:name w:val="footnote text"/&gt;&lt;w:basedOn w:val="Normal"/&gt;&lt;w:link w:val="FootnoteTextChar"/&gt;&lt;w:uiPriority w:val="99"/&gt;&lt;w:semiHidden/&gt;&lt;w:unhideWhenUsed/&gt;&lt;w:rsid w:val="00AB512E"/&gt;&lt;w:pPr&gt;&lt;w:spacing w:before="0" w:after="0" w:line="240" w:lineRule="auto"/&gt;&lt;/w:pPr&gt;&lt;w:rPr&gt;&lt;w:sz w:val="20"/&gt;&lt;w:szCs w:val="20"/&gt;&lt;/w:rPr&gt;&lt;/w:style&gt;&lt;w:style w:type="character" w:customStyle="1" w:styleId="FootnoteTextChar"&gt;&lt;w:name w:val="Footnote Text Char"/&gt;&lt;w:basedOn w:val="DefaultParagraphFont"/&gt;&lt;w:link w:val="FootnoteText"/&gt;&lt;w:uiPriority w:val="99"/&gt;&lt;w:semiHidden/&gt;&lt;w:rsid w:val="00AB512E"/&gt;&lt;w:rPr&gt;&lt;w:rFonts w:ascii="Segoe UI" w:eastAsiaTheme="minorEastAsia" w:hAnsi="Segoe UI"/&gt;&lt;w:sz w:val="20"/&gt;&lt;w:szCs w:val="20"/&gt;&lt;/w:rPr&gt;&lt;/w:style&gt;&lt;w:style w:type="character" w:styleId="FootnoteReference"&gt;&lt;w:name w:val="footnote reference"/&gt;&lt;w:basedOn w:val="DefaultParagraphFont"/&gt;&lt;w:uiPriority w:val="99"/&gt;&lt;w:semiHidden/&gt;&lt;w:unhideWhenUsed/&gt;&lt;w:rsid w:val="00AB512E"/&gt;&lt;w:rPr&gt;&lt;w:vertAlign w:val="superscript"/&gt;&lt;/w:rPr&gt;&lt;/w:style&gt;&lt;w:style w:type="character" w:styleId="CommentReference"&gt;&lt;w:name w:val="annotation reference"/&gt;&lt;w:basedOn w:val="DefaultParagraphFont"/&gt;&lt;w:uiPriority w:val="99"/&gt;&lt;w:semiHidden/&gt;&lt;w:unhideWhenUsed/&gt;&lt;w:rsid w:val="00AB512E"/&gt;&lt;w:rPr&gt;&lt;w:sz w:val="16"/&gt;&lt;w:szCs w:val="16"/&gt;&lt;/w:rPr&gt;&lt;/w:style&gt;&lt;w:style w:type="paragraph" w:styleId="CommentText"&gt;&lt;w:name w:val="annotation text"/&gt;&lt;w:basedOn w:val="Normal"/&gt;&lt;w:link w:val="CommentTextChar"/&gt;&lt;w:uiPriority w:val="99"/&gt;&lt;w:semiHidden/&gt;&lt;w:unhideWhenUsed/&gt;&lt;w:rsid w:val="00AB512E"/&gt;&lt;w:pPr&gt;&lt;w:spacing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w:val="00AB512E"/&gt;&lt;w:rPr&gt;&lt;w:rFonts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w:val="00AB512E"/&gt;&lt;w:rPr&gt;&lt;w:b/&gt;&lt;w:bCs/&gt;&lt;/w:rPr&gt;&lt;/w:style&gt;&lt;w:style w:type="character" w:customStyle="1" w:styleId="CommentSubjectChar"&gt;&lt;w:name w:val="Comment Subject Char"/&gt;&lt;w:basedOn w:val="CommentTextChar"/&gt;&lt;w:link w:val="CommentSubject"/&gt;&lt;w:uiPriority w:val="99"/&gt;&lt;w:semiHidden/&gt;&lt;w:rsid w:val="00AB512E"/&gt;&lt;w:rPr&gt;&lt;w:rFonts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w:val="00AB512E"/&gt;&lt;w:pPr&gt;&lt;w:spacing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w:val="00AB512E"/&gt;&lt;w:rPr&gt;&lt;w:rFonts w:ascii="Segoe UI" w:eastAsiaTheme="minorEastAsia" w:hAnsi="Segoe UI" w:cs="Segoe UI"/&gt;&lt;w:sz w:val="18"/&gt;&lt;w:szCs w:val="18"/&gt;&lt;/w:rPr&gt;&lt;/w:style&gt;&lt;w:style w:type="paragraph" w:styleId="NormalWeb"&gt;&lt;w:name w:val="Normal (Web)"/&gt;&lt;w:basedOn w:val="Normal"/&gt;&lt;w:uiPriority w:val="99"/&gt;&lt;w:semiHidden/&gt;&lt;w:unhideWhenUsed/&gt;&lt;w:rsid w:val="00AB512E"/&gt;&lt;w:pPr&gt;&lt;w:spacing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w:type="paragraph" w:styleId="HTMLPreformatted"&gt;&lt;w:name w:val="HTML Preformatted"/&gt;&lt;w:basedOn w:val="Normal"/&gt;&lt;w:link w:val="HTMLPreformattedChar"/&gt;&lt;w:uiPriority w:val="99"/&gt;&lt;w:semiHidden/&gt;&lt;w:unhideWhenUsed/&gt;&lt;w:rsid w:val="006375D1"/&gt;&lt;w:pPr&gt;&lt;w:shd w:val="clear" w:color="auto" w:fill="EEEEEE"/&gt;&lt;w:tabs&gt;&lt;w:tab w:val="left" w:pos="916"/&gt;&lt;w:tab w:val="left" w:pos="1832"/&gt;&lt;w:tab w:val="left" w:pos="2748"/&gt;&lt;w:tab w:val="left" w:pos="3664"/&gt;&lt;w:tab w:val="left" w:pos="4580"/&gt;&lt;w:tab w:val="left" w:pos="5496"/&gt;&lt;w:tab w:val="left" w:pos="6412"/&gt;&lt;w:tab w:val="left" w:pos="7328"/&gt;&lt;w:tab w:val="left" w:pos="8244"/&gt;&lt;w:tab w:val="left" w:pos="9160"/&gt;&lt;w:tab w:val="left" w:pos="10076"/&gt;&lt;w:tab w:val="left" w:pos="10992"/&gt;&lt;w:tab w:val="left" w:pos="11908"/&gt;&lt;w:tab w:val="left" w:pos="12824"/&gt;&lt;w:tab w:val="left" w:pos="13740"/&gt;&lt;w:tab w:val="left" w:pos="14656"/&gt;&lt;/w:tabs&gt;&lt;w:spacing w:before="0" w:after="240" w:line="240" w:lineRule="auto"/&gt;&lt;/w:pPr&gt;&lt;w:rPr&gt;&lt;w:rFonts w:ascii="Consolas" w:eastAsia="Times New Roman" w:hAnsi="Consolas" w:cs="Courier New"/&gt;&lt;w:sz w:val="20"/&gt;&lt;w:szCs w:val="20"/&gt;&lt;w:lang w:val="es-AR" w:eastAsia="es-AR"/&gt;&lt;/w:rPr&gt;&lt;/w:style&gt;&lt;w:style w:type="character" w:customStyle="1" w:styleId="HTMLPreformattedChar"&gt;&lt;w:name w:val="HTML Preformatted Char"/&gt;&lt;w:basedOn w:val="DefaultParagraphFont"/&gt;&lt;w:link w:val="HTMLPreformatted"/&gt;&lt;w:uiPriority w:val="99"/&gt;&lt;w:semiHidden/&gt;&lt;w:rsid w:val="006375D1"/&gt;&lt;w:rPr&gt;&lt;w:rFonts w:ascii="Consolas" w:eastAsia="Times New Roman" w:hAnsi="Consolas" w:cs="Courier New"/&gt;&lt;w:sz w:val="20"/&gt;&lt;w:szCs w:val="20"/&gt;&lt;w:shd w:val="clear" w:color="auto" w:fill="EEEEEE"/&gt;&lt;w:lang w:val="es-AR" w:eastAsia="es-AR"/&gt;&lt;/w:rPr&gt;&lt;/w:style&gt;&lt;w:style w:type="character" w:customStyle="1" w:styleId="vote-count-post2"&gt;&lt;w:name w:val="vote-count-post2"/&gt;&lt;w:basedOn w:val="DefaultParagraphFont"/&gt;&lt;w:rsid w:val="006375D1"/&gt;&lt;w:rPr&gt;&lt;w:vanish w:val="0"/&gt;&lt;w:webHidden w:val="0"/&gt;&lt;w:color w:val="777777"/&gt;&lt;w:sz w:val="30"/&gt;&lt;w:szCs w:val="30"/&gt;&lt;w:specVanish w:val="0"/&gt;&lt;/w:rPr&gt;&lt;/w:style&gt;&lt;w:style w:type="character" w:customStyle="1" w:styleId="var2"&gt;&lt;w:name w:val="var2"/&gt;&lt;w:basedOn w:val="DefaultParagraphFont"/&gt;&lt;w:rsid w:val="00855573"/&gt;&lt;w:rPr&gt;&lt;w:color w:val="800080"/&gt;&lt;/w:rPr&gt;&lt;/w:style&gt;&lt;w:style w:type="character" w:customStyle="1" w:styleId="string2"&gt;&lt;w:name w:val="string2"/&gt;&lt;w:basedOn w:val="DefaultParagraphFont"/&gt;&lt;w:rsid w:val="00855573"/&gt;&lt;w:rPr&gt;&lt;w:color w:val="800000"/&gt;&lt;/w:rPr&gt;&lt;/w:style&gt;&lt;w:style w:type="character" w:customStyle="1" w:styleId="verbnoun2"&gt;&lt;w:name w:val="verbnoun2"/&gt;&lt;w:basedOn w:val="DefaultParagraphFont"/&gt;&lt;w:rsid w:val="00855573"/&gt;&lt;w:rPr&gt;&lt;w:color w:val="5F9EA0"/&gt;&lt;/w:rPr&gt;&lt;/w:style&gt;&lt;w:style w:type="character" w:customStyle="1" w:styleId="namespace2"&gt;&lt;w:name w:val="namespace2"/&gt;&lt;w:basedOn w:val="DefaultParagraphFont"/&gt;&lt;w:rsid w:val="00855573"/&gt;&lt;w:rPr&gt;&lt;w:color w:val="8B4513"/&gt;&lt;/w:rPr&gt;&lt;/w:style&gt;&lt;w:style w:type="character" w:customStyle="1" w:styleId="method2"&gt;&lt;w:name w:val="method2"/&gt;&lt;w:basedOn w:val="DefaultParagraphFont"/&gt;&lt;w:rsid w:val="00855573"/&gt;&lt;w:rPr&gt;&lt;w:color w:val="8B4513"/&gt;&lt;/w:rPr&gt;&lt;/w:style&gt;&lt;w:style w:type="paragraph" w:customStyle="1" w:styleId="SourceCode"&gt;&lt;w:name w:val="Source Code"/&gt;&lt;w:basedOn w:val="ListParagraph"/&gt;&lt;w:link w:val="SourceCodeChar"/&gt;&lt;w:qFormat/&gt;&lt;w:rsid w:val="000557BC"/&gt;&lt;w:pPr&gt;&lt;w:numPr&gt;&lt;w:numId w:val="0"/&gt;&lt;/w:numPr&gt;&lt;w:pBdr&gt;&lt;w:top w:val="single" w:sz="4" w:space="1" w:color="auto"/&gt;&lt;w:left w:val="single" w:sz="4" w:space="4" w:color="auto"/&gt;&lt;w:bottom w:val="single" w:sz="4" w:space="1" w:color="auto"/&gt;&lt;w:right w:val="single" w:sz="4" w:space="4" w:color="auto"/&gt;&lt;/w:pBdr&gt;&lt;w:shd w:val="clear" w:color="auto" w:fill="D9D9D9" w:themeFill="background1" w:themeFillShade="D9"/&gt;&lt;w:spacing w:after="0" w:line="240" w:lineRule="auto"/&gt;&lt;/w:pPr&gt;&lt;w:rPr&gt;&lt;w:rFonts w:ascii="Courier New" w:hAnsi="Courier New" w:cs="Courier New"/&gt;&lt;w:noProof/&gt;&lt;w:sz w:val="16"/&gt;&lt;w:szCs w:val="16"/&gt;&lt;/w:rPr&gt;&lt;/w:style&gt;&lt;w:style w:type="character" w:customStyle="1" w:styleId="SourceCodeChar"&gt;&lt;w:name w:val="Source Code Char"/&gt;&lt;w:basedOn w:val="ListParagraphChar"/&gt;&lt;w:link w:val="SourceCode"/&gt;&lt;w:rsid w:val="000557BC"/&gt;&lt;w:rPr&gt;&lt;w:rFonts w:ascii="Courier New" w:eastAsiaTheme="minorEastAsia" w:hAnsi="Courier New" w:cs="Courier New"/&gt;&lt;w:noProof/&gt;&lt;w:sz w:val="16"/&gt;&lt;w:szCs w:val="16"/&gt;&lt;w:shd w:val="clear" w:color="auto" w:fill="D9D9D9" w:themeFill="background1" w:themeFillShade="D9"/&gt;&lt;/w:rPr&gt;&lt;/w:style&gt;&lt;w:style w:type="character" w:styleId="Mention"&gt;&lt;w:name w:val="Mention"/&gt;&lt;w:basedOn w:val="DefaultParagraphFont"/&gt;&lt;w:uiPriority w:val="99"/&gt;&lt;w:semiHidden/&gt;&lt;w:unhideWhenUsed/&gt;&lt;w:rsid w:val="001E2377"/&gt;&lt;w:rPr&gt;&lt;w:color w:val="2B579A"/&gt;&lt;w:shd w:val="clear" w:color="auto" w:fill="E6E6E6"/&gt;&lt;/w:rPr&gt;&lt;/w:style&gt;&lt;/w:styles&gt;&lt;/pkg:xmlData&gt;&lt;/pkg:part&gt;&lt;pkg:part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w:val="E1C6EC80"/&gt;&lt;w:lvl w:ilvl="0"&gt;&lt;w:start w:val="1"/&gt;&lt;w:numFmt w:val="decimal"/&gt;&lt;w:lvlText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w:val="FFFFFF89"/&gt;&lt;w:multiLevelType w:val="singleLevel"/&gt;&lt;w:tmpl w:val="2C761832"/&gt;&lt;w:lvl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w:abstractNumId="9" w15:restartNumberingAfterBreak="0"&gt;&lt;w:nsid w:val="0BB960B7"/&gt;&lt;w:multiLevelType w:val="hybridMultilevel"/&gt;&lt;w:tmpl w:val="222EB344"/&gt;&lt;w:lvl w:ilvl="0" w:tplc="D8F82476"&gt;&lt;w:numFmt w:val="bullet"/&gt;&lt;w:lvlText w:val="•"/&gt;&lt;w:lvlJc w:val="left"/&gt;&lt;w:pPr&gt;&lt;w:ind w:left="435" w:hanging="435"/&gt;&lt;/w:pPr&gt;&lt;w:rPr&gt;&lt;w:rFonts w:ascii="Segoe UI" w:eastAsiaTheme="minorEastAsia" w:hAnsi="Segoe UI" w:cs="Segoe UI"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w:abstractNumId="10"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w:abstractNumId="11"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w:abstractNumId="12" w15:restartNumberingAfterBreak="0"&gt;&lt;w:nsid w:val="10DF6681"/&gt;&lt;w:multiLevelType w:val="hybridMultilevel"/&gt;&lt;w:tmpl w:val="4E580ACE"/&gt;&lt;w:lvl w:ilvl="0" w:tplc="D8F82476"&gt;&lt;w:numFmt w:val="bullet"/&gt;&lt;w:lvlText w:val="•"/&gt;&lt;w:lvlJc w:val="left"/&gt;&lt;w:pPr&gt;&lt;w:ind w:left="795" w:hanging="435"/&gt;&lt;/w:pPr&gt;&lt;w:rPr&gt;&lt;w:rFonts w:ascii="Segoe UI" w:eastAsiaTheme="minorEastAsia" w:hAnsi="Segoe UI" w:cs="Segoe UI"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w:abstractNumId="13" w15:restartNumberingAfterBreak="0"&gt;&lt;w:nsid w:val="11D95337"/&gt;&lt;w:multiLevelType w:val="hybridMultilevel"/&gt;&lt;w:tmpl w:val="67208FB4"/&gt;&lt;w:lvl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w:abstractNumId="15" w15:restartNumberingAfterBreak="0"&gt;&lt;w:nsid w:val="15451C6B"/&gt;&lt;w:multiLevelType w:val="multilevel"/&gt;&lt;w:tmpl w:val="31A25C32"/&gt;&lt;w:lvl w:ilvl="0"&gt;&lt;w:start w:val="1"/&gt;&lt;w:numFmt w:val="decimal"/&gt;&lt;w:lvlText w:val="%1"/&gt;&lt;w:lvlJc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w:val="%1.%2.%3"/&gt;&lt;w:lvlJc w:val="left"/&gt;&lt;w:pPr&gt;&lt;w:ind w:left="3456" w:hanging="936"/&gt;&lt;/w:pPr&gt;&lt;w:rPr&gt;&lt;w:rFonts w:hint="default"/&gt;&lt;/w:rPr&gt;&lt;/w:lvl&gt;&lt;w:lvl w:ilvl="3"&gt;&lt;w:start w:val="1"/&gt;&lt;w:numFmt w:val="decimal"/&gt;&lt;w:lvlText w:val="%1.%2.%3.%4"/&gt;&lt;w:lvlJc w:val="left"/&gt;&lt;w:pPr&gt;&lt;w:ind w:left="936" w:hanging="936"/&gt;&lt;/w:pPr&gt;&lt;w:rPr&gt;&lt;w:rFonts w:hint="default"/&gt;&lt;/w:rPr&gt;&lt;/w:lvl&gt;&lt;w:lvl w:ilvl="4"&gt;&lt;w:start w:val="1"/&gt;&lt;w:numFmt w:val="decimal"/&gt;&lt;w:lvlText w:val="%1.%2.%3.%4.%5"/&gt;&lt;w:lvlJc w:val="left"/&gt;&lt;w:pPr&gt;&lt;w:ind w:left="1224" w:hanging="1224"/&gt;&lt;/w:pPr&gt;&lt;w:rPr&gt;&lt;w:rFonts w:hint="default"/&gt;&lt;/w:rPr&gt;&lt;/w:lvl&gt;&lt;w:lvl w:ilvl="5"&gt;&lt;w:start w:val="1"/&gt;&lt;w:numFmt w:val="decimal"/&gt;&lt;w:lvlText w:val="%1.%2.%3.%4.%5.%6."/&gt;&lt;w:lvlJc w:val="left"/&gt;&lt;w:pPr&gt;&lt;w:ind w:left="1224" w:hanging="1224"/&gt;&lt;/w:pPr&gt;&lt;w:rPr&gt;&lt;w:rFonts w:hint="default"/&gt;&lt;/w:rPr&gt;&lt;/w:lvl&gt;&lt;w:lvl w:ilvl="6"&gt;&lt;w:start w:val="1"/&gt;&lt;w:numFmt w:val="decimal"/&gt;&lt;w:lvlText w:val="%1.%2.%3.%4.%5.%6.%7."/&gt;&lt;w:lvlJc w:val="left"/&gt;&lt;w:pPr&gt;&lt;w:ind w:left="3240" w:hanging="1080"/&gt;&lt;/w:pPr&gt;&lt;w:rPr&gt;&lt;w:rFonts w:hint="default"/&gt;&lt;/w:rPr&gt;&lt;/w:lvl&gt;&lt;w:lvl w:ilvl="7"&gt;&lt;w:start w:val="1"/&gt;&lt;w:numFmt w:val="decimal"/&gt;&lt;w:lvlText w:val="%1.%2.%3.%4.%5.%6.%7.%8."/&gt;&lt;w:lvlJc w:val="left"/&gt;&lt;w:pPr&gt;&lt;w:ind w:left="3744" w:hanging="1224"/&gt;&lt;/w:pPr&gt;&lt;w:rPr&gt;&lt;w:rFonts w:hint="default"/&gt;&lt;/w:rPr&gt;&lt;/w:lvl&gt;&lt;w:lvl w:ilvl="8"&gt;&lt;w:start w:val="1"/&gt;&lt;w:numFmt w:val="decimal"/&gt;&lt;w:lvlText w:val="%1.%2.%3.%4.%5.%6.%7.%8.%9."/&gt;&lt;w:lvlJc w:val="left"/&gt;&lt;w:pPr&gt;&lt;w:ind w:left="4320" w:hanging="1440"/&gt;&lt;/w:pPr&gt;&lt;w:rPr&gt;&lt;w:rFonts w:hint="default"/&gt;&lt;/w:rPr&gt;&lt;/w:lvl&gt;&lt;/w:abstractNum&gt;&lt;w:abstractNum w:abstractNumId="16" w15:restartNumberingAfterBreak="0"&gt;&lt;w:nsid w:val="160B4986"/&gt;&lt;w:multiLevelType w:val="hybridMultilevel"/&gt;&lt;w:tmpl w:val="ACD60EDA"/&gt;&lt;w:lvl w:ilvl="0" w:tplc="22C8DD6A"&gt;&lt;w:start w:val="1"/&gt;&lt;w:numFmt w:val="decimal"/&gt;&lt;w:lvlText w:val="%1."/&gt;&lt;w:lvlJc w:val="left"/&gt;&lt;w:pPr&gt;&lt;w:ind w:left="720" w:hanging="360"/&gt;&lt;/w:pPr&gt;&lt;/w:lvl&gt;&lt;w:lvl w:ilvl="1" w:tplc="BD2A83F6"&gt;&lt;w:start w:val="1"/&gt;&lt;w:numFmt w:val="lowerLetter"/&gt;&lt;w:lvlText w:val="%2."/&gt;&lt;w:lvlJc w:val="left"/&gt;&lt;w:pPr&gt;&lt;w:ind w:left="1440" w:hanging="360"/&gt;&lt;/w:pPr&gt;&lt;/w:lvl&gt;&lt;w:lvl w:ilvl="2" w:tplc="E6947D82"&gt;&lt;w:start w:val="1"/&gt;&lt;w:numFmt w:val="lowerRoman"/&gt;&lt;w:lvlText w:val="%3."/&gt;&lt;w:lvlJc w:val="right"/&gt;&lt;w:pPr&gt;&lt;w:ind w:left="2160" w:hanging="180"/&gt;&lt;/w:pPr&gt;&lt;/w:lvl&gt;&lt;w:lvl w:ilvl="3" w:tplc="7D2EB970"&gt;&lt;w:start w:val="1"/&gt;&lt;w:numFmt w:val="decimal"/&gt;&lt;w:lvlText w:val="%4."/&gt;&lt;w:lvlJc w:val="left"/&gt;&lt;w:pPr&gt;&lt;w:ind w:left="2880" w:hanging="360"/&gt;&lt;/w:pPr&gt;&lt;/w:lvl&gt;&lt;w:lvl w:ilvl="4" w:tplc="B16C2006"&gt;&lt;w:start w:val="1"/&gt;&lt;w:numFmt w:val="lowerLetter"/&gt;&lt;w:lvlText w:val="%5."/&gt;&lt;w:lvlJc w:val="left"/&gt;&lt;w:pPr&gt;&lt;w:ind w:left="3600" w:hanging="360"/&gt;&lt;/w:pPr&gt;&lt;/w:lvl&gt;&lt;w:lvl w:ilvl="5" w:tplc="DC16E4DA"&gt;&lt;w:start w:val="1"/&gt;&lt;w:numFmt w:val="lowerRoman"/&gt;&lt;w:lvlText w:val="%6."/&gt;&lt;w:lvlJc w:val="right"/&gt;&lt;w:pPr&gt;&lt;w:ind w:left="4320" w:hanging="180"/&gt;&lt;/w:pPr&gt;&lt;/w:lvl&gt;&lt;w:lvl w:ilvl="6" w:tplc="0EA04FB4"&gt;&lt;w:start w:val="1"/&gt;&lt;w:numFmt w:val="decimal"/&gt;&lt;w:lvlText w:val="%7."/&gt;&lt;w:lvlJc w:val="left"/&gt;&lt;w:pPr&gt;&lt;w:ind w:left="5040" w:hanging="360"/&gt;&lt;/w:pPr&gt;&lt;/w:lvl&gt;&lt;w:lvl w:ilvl="7" w:tplc="25324A16"&gt;&lt;w:start w:val="1"/&gt;&lt;w:numFmt w:val="lowerLetter"/&gt;&lt;w:lvlText w:val="%8."/&gt;&lt;w:lvlJc w:val="left"/&gt;&lt;w:pPr&gt;&lt;w:ind w:left="5760" w:hanging="360"/&gt;&lt;/w:pPr&gt;&lt;/w:lvl&gt;&lt;w:lvl w:ilvl="8" w:tplc="A62EC97C"&gt;&lt;w:start w:val="1"/&gt;&lt;w:numFmt w:val="lowerRoman"/&gt;&lt;w:lvlText w:val="%9."/&gt;&lt;w:lvlJc w:val="right"/&gt;&lt;w:pPr&gt;&lt;w:ind w:left="6480" w:hanging="180"/&gt;&lt;/w:pPr&gt;&lt;/w:lvl&gt;&lt;/w:abstractNum&gt;&lt;w:abstractNum w:abstractNumId="17" w15:restartNumberingAfterBreak="0"&gt;&lt;w:nsid w:val="18691793"/&gt;&lt;w:multiLevelType w:val="hybridMultilevel"/&gt;&lt;w:tmpl w:val="2C04DE96"/&gt;&lt;w:lvl w:ilvl="0" w:tplc="B2E44562"&gt;&lt;w:start w:val="1"/&gt;&lt;w:numFmt w:val="bullet"/&gt;&lt;w:lvlText w:val=""/&gt;&lt;w:lvlJc w:val="left"/&gt;&lt;w:pPr&gt;&lt;w:ind w:left="720" w:hanging="360"/&gt;&lt;/w:pPr&gt;&lt;w:rPr&gt;&lt;w:rFonts w:ascii="Symbol" w:hAnsi="Symbol" w:hint="default"/&gt;&lt;/w:rPr&gt;&lt;/w:lvl&gt;&lt;w:lvl w:ilvl="1" w:tplc="3154DE6E"&gt;&lt;w:start w:val="1"/&gt;&lt;w:numFmt w:val="bullet"/&gt;&lt;w:lvlText w:val="o"/&gt;&lt;w:lvlJc w:val="left"/&gt;&lt;w:pPr&gt;&lt;w:ind w:left="1440" w:hanging="360"/&gt;&lt;/w:pPr&gt;&lt;w:rPr&gt;&lt;w:rFonts w:ascii="Courier New" w:hAnsi="Courier New" w:hint="default"/&gt;&lt;/w:rPr&gt;&lt;/w:lvl&gt;&lt;w:lvl w:ilvl="2" w:tplc="BD667622"&gt;&lt;w:start w:val="1"/&gt;&lt;w:numFmt w:val="bullet"/&gt;&lt;w:lvlText w:val=""/&gt;&lt;w:lvlJc w:val="left"/&gt;&lt;w:pPr&gt;&lt;w:ind w:left="2160" w:hanging="360"/&gt;&lt;/w:pPr&gt;&lt;w:rPr&gt;&lt;w:rFonts w:ascii="Wingdings" w:hAnsi="Wingdings" w:hint="default"/&gt;&lt;/w:rPr&gt;&lt;/w:lvl&gt;&lt;w:lvl w:ilvl="3" w:tplc="6D8AC922"&gt;&lt;w:start w:val="1"/&gt;&lt;w:numFmt w:val="bullet"/&gt;&lt;w:lvlText w:val=""/&gt;&lt;w:lvlJc w:val="left"/&gt;&lt;w:pPr&gt;&lt;w:ind w:left="2880" w:hanging="360"/&gt;&lt;/w:pPr&gt;&lt;w:rPr&gt;&lt;w:rFonts w:ascii="Symbol" w:hAnsi="Symbol" w:hint="default"/&gt;&lt;/w:rPr&gt;&lt;/w:lvl&gt;&lt;w:lvl w:ilvl="4" w:tplc="B4605446"&gt;&lt;w:start w:val="1"/&gt;&lt;w:numFmt w:val="bullet"/&gt;&lt;w:lvlText w:val="o"/&gt;&lt;w:lvlJc w:val="left"/&gt;&lt;w:pPr&gt;&lt;w:ind w:left="3600" w:hanging="360"/&gt;&lt;/w:pPr&gt;&lt;w:rPr&gt;&lt;w:rFonts w:ascii="Courier New" w:hAnsi="Courier New" w:hint="default"/&gt;&lt;/w:rPr&gt;&lt;/w:lvl&gt;&lt;w:lvl w:ilvl="5" w:tplc="9D429A32"&gt;&lt;w:start w:val="1"/&gt;&lt;w:numFmt w:val="bullet"/&gt;&lt;w:lvlText w:val=""/&gt;&lt;w:lvlJc w:val="left"/&gt;&lt;w:pPr&gt;&lt;w:ind w:left="4320" w:hanging="360"/&gt;&lt;/w:pPr&gt;&lt;w:rPr&gt;&lt;w:rFonts w:ascii="Wingdings" w:hAnsi="Wingdings" w:hint="default"/&gt;&lt;/w:rPr&gt;&lt;/w:lvl&gt;&lt;w:lvl w:ilvl="6" w:tplc="E940C726"&gt;&lt;w:start w:val="1"/&gt;&lt;w:numFmt w:val="bullet"/&gt;&lt;w:lvlText w:val=""/&gt;&lt;w:lvlJc w:val="left"/&gt;&lt;w:pPr&gt;&lt;w:ind w:left="5040" w:hanging="360"/&gt;&lt;/w:pPr&gt;&lt;w:rPr&gt;&lt;w:rFonts w:ascii="Symbol" w:hAnsi="Symbol" w:hint="default"/&gt;&lt;/w:rPr&gt;&lt;/w:lvl&gt;&lt;w:lvl w:ilvl="7" w:tplc="77AC8CF8"&gt;&lt;w:start w:val="1"/&gt;&lt;w:numFmt w:val="bullet"/&gt;&lt;w:lvlText w:val="o"/&gt;&lt;w:lvlJc w:val="left"/&gt;&lt;w:pPr&gt;&lt;w:ind w:left="5760" w:hanging="360"/&gt;&lt;/w:pPr&gt;&lt;w:rPr&gt;&lt;w:rFonts w:ascii="Courier New" w:hAnsi="Courier New" w:hint="default"/&gt;&lt;/w:rPr&gt;&lt;/w:lvl&gt;&lt;w:lvl w:ilvl="8" w:tplc="877ABAA2"&gt;&lt;w:start w:val="1"/&gt;&lt;w:numFmt w:val="bullet"/&gt;&lt;w:lvlText w:val=""/&gt;&lt;w:lvlJc w:val="left"/&gt;&lt;w:pPr&gt;&lt;w:ind w:left="6480" w:hanging="360"/&gt;&lt;/w:pPr&gt;&lt;w:rPr&gt;&lt;w:rFonts w:ascii="Wingdings" w:hAnsi="Wingdings" w:hint="default"/&gt;&lt;/w:rPr&gt;&lt;/w:lvl&gt;&lt;/w:abstractNum&gt;&lt;w:abstractNum w:abstractNumId="18"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w:abstractNumId="19" w15:restartNumberingAfterBreak="0"&gt;&lt;w:nsid w:val="273F5BDA"/&gt;&lt;w:multiLevelType w:val="multilevel"/&gt;&lt;w:tmpl w:val="9228A626"/&gt;&lt;w:numStyleLink w:val="Checklist"/&gt;&lt;/w:abstractNum&gt;&lt;w:abstractNum w:abstractNumId="20" w15:restartNumberingAfterBreak="0"&gt;&lt;w:nsid w:val="288107D4"/&gt;&lt;w:multiLevelType w:val="hybridMultilevel"/&gt;&lt;w:tmpl w:val="20D05646"/&gt;&lt;w:lvl w:ilvl="0" w:tplc="3820AFAE"&gt;&lt;w:start w:val="1"/&gt;&lt;w:numFmt w:val="decimal"/&gt;&lt;w:lvlText w:val="%1."/&gt;&lt;w:lvlJc w:val="left"/&gt;&lt;w:pPr&gt;&lt;w:ind w:left="720" w:hanging="360"/&gt;&lt;/w:pPr&gt;&lt;/w:lvl&gt;&lt;w:lvl w:ilvl="1" w:tplc="42C6F1B2"&gt;&lt;w:start w:val="1"/&gt;&lt;w:numFmt w:val="lowerLetter"/&gt;&lt;w:lvlText w:val="%2."/&gt;&lt;w:lvlJc w:val="left"/&gt;&lt;w:pPr&gt;&lt;w:ind w:left="1440" w:hanging="360"/&gt;&lt;/w:pPr&gt;&lt;/w:lvl&gt;&lt;w:lvl w:ilvl="2" w:tplc="CB9494F8"&gt;&lt;w:start w:val="1"/&gt;&lt;w:numFmt w:val="lowerRoman"/&gt;&lt;w:lvlText w:val="%3."/&gt;&lt;w:lvlJc w:val="right"/&gt;&lt;w:pPr&gt;&lt;w:ind w:left="2160" w:hanging="180"/&gt;&lt;/w:pPr&gt;&lt;/w:lvl&gt;&lt;w:lvl w:ilvl="3" w:tplc="8F8C6048"&gt;&lt;w:start w:val="1"/&gt;&lt;w:numFmt w:val="decimal"/&gt;&lt;w:lvlText w:val="%4."/&gt;&lt;w:lvlJc w:val="left"/&gt;&lt;w:pPr&gt;&lt;w:ind w:left="2880" w:hanging="360"/&gt;&lt;/w:pPr&gt;&lt;/w:lvl&gt;&lt;w:lvl w:ilvl="4" w:tplc="1834DB16"&gt;&lt;w:start w:val="1"/&gt;&lt;w:numFmt w:val="lowerLetter"/&gt;&lt;w:lvlText w:val="%5."/&gt;&lt;w:lvlJc w:val="left"/&gt;&lt;w:pPr&gt;&lt;w:ind w:left="3600" w:hanging="360"/&gt;&lt;/w:pPr&gt;&lt;/w:lvl&gt;&lt;w:lvl w:ilvl="5" w:tplc="66E4A3CC"&gt;&lt;w:start w:val="1"/&gt;&lt;w:numFmt w:val="lowerRoman"/&gt;&lt;w:lvlText w:val="%6."/&gt;&lt;w:lvlJc w:val="right"/&gt;&lt;w:pPr&gt;&lt;w:ind w:left="4320" w:hanging="180"/&gt;&lt;/w:pPr&gt;&lt;/w:lvl&gt;&lt;w:lvl w:ilvl="6" w:tplc="6BFC40A4"&gt;&lt;w:start w:val="1"/&gt;&lt;w:numFmt w:val="decimal"/&gt;&lt;w:lvlText w:val="%7."/&gt;&lt;w:lvlJc w:val="left"/&gt;&lt;w:pPr&gt;&lt;w:ind w:left="5040" w:hanging="360"/&gt;&lt;/w:pPr&gt;&lt;/w:lvl&gt;&lt;w:lvl w:ilvl="7" w:tplc="4C1675F4"&gt;&lt;w:start w:val="1"/&gt;&lt;w:numFmt w:val="lowerLetter"/&gt;&lt;w:lvlText w:val="%8."/&gt;&lt;w:lvlJc w:val="left"/&gt;&lt;w:pPr&gt;&lt;w:ind w:left="5760" w:hanging="360"/&gt;&lt;/w:pPr&gt;&lt;/w:lvl&gt;&lt;w:lvl w:ilvl="8" w:tplc="986257A8"&gt;&lt;w:start w:val="1"/&gt;&lt;w:numFmt w:val="lowerRoman"/&gt;&lt;w:lvlText w:val="%9."/&gt;&lt;w:lvlJc w:val="right"/&gt;&lt;w:pPr&gt;&lt;w:ind w:left="6480" w:hanging="180"/&gt;&lt;/w:pPr&gt;&lt;/w:lvl&gt;&lt;/w:abstractNum&gt;&lt;w:abstractNum w:abstractNumId="21" w15:restartNumberingAfterBreak="0"&gt;&lt;w:nsid w:val="2BFC1EE6"/&gt;&lt;w:multiLevelType w:val="hybridMultilevel"/&gt;&lt;w:tmpl w:val="11B237D0"/&gt;&lt;w:lvl w:ilvl="0" w:tplc="7B3AE0D6"&gt;&lt;w:start w:val="1"/&gt;&lt;w:numFmt w:val="decimal"/&gt;&lt;w:lvlText w:val="%1."/&gt;&lt;w:lvlJc w:val="left"/&gt;&lt;w:pPr&gt;&lt;w:ind w:left="720" w:hanging="360"/&gt;&lt;/w:pPr&gt;&lt;/w:lvl&gt;&lt;w:lvl w:ilvl="1" w:tplc="F1D416E8"&gt;&lt;w:start w:val="1"/&gt;&lt;w:numFmt w:val="lowerLetter"/&gt;&lt;w:lvlText w:val="%2."/&gt;&lt;w:lvlJc w:val="left"/&gt;&lt;w:pPr&gt;&lt;w:ind w:left="1440" w:hanging="360"/&gt;&lt;/w:pPr&gt;&lt;/w:lvl&gt;&lt;w:lvl w:ilvl="2" w:tplc="0010BC6E"&gt;&lt;w:start w:val="1"/&gt;&lt;w:numFmt w:val="lowerRoman"/&gt;&lt;w:lvlText w:val="%3."/&gt;&lt;w:lvlJc w:val="right"/&gt;&lt;w:pPr&gt;&lt;w:ind w:left="2160" w:hanging="180"/&gt;&lt;/w:pPr&gt;&lt;/w:lvl&gt;&lt;w:lvl w:ilvl="3" w:tplc="829E76C0"&gt;&lt;w:start w:val="1"/&gt;&lt;w:numFmt w:val="decimal"/&gt;&lt;w:lvlText w:val="%4."/&gt;&lt;w:lvlJc w:val="left"/&gt;&lt;w:pPr&gt;&lt;w:ind w:left="2880" w:hanging="360"/&gt;&lt;/w:pPr&gt;&lt;/w:lvl&gt;&lt;w:lvl w:ilvl="4" w:tplc="226A8C4E"&gt;&lt;w:start w:val="1"/&gt;&lt;w:numFmt w:val="lowerLetter"/&gt;&lt;w:lvlText w:val="%5."/&gt;&lt;w:lvlJc w:val="left"/&gt;&lt;w:pPr&gt;&lt;w:ind w:left="3600" w:hanging="360"/&gt;&lt;/w:pPr&gt;&lt;/w:lvl&gt;&lt;w:lvl w:ilvl="5" w:tplc="2196D7B0"&gt;&lt;w:start w:val="1"/&gt;&lt;w:numFmt w:val="lowerRoman"/&gt;&lt;w:lvlText w:val="%6."/&gt;&lt;w:lvlJc w:val="right"/&gt;&lt;w:pPr&gt;&lt;w:ind w:left="4320" w:hanging="180"/&gt;&lt;/w:pPr&gt;&lt;/w:lvl&gt;&lt;w:lvl w:ilvl="6" w:tplc="38BE2F32"&gt;&lt;w:start w:val="1"/&gt;&lt;w:numFmt w:val="decimal"/&gt;&lt;w:lvlText w:val="%7."/&gt;&lt;w:lvlJc w:val="left"/&gt;&lt;w:pPr&gt;&lt;w:ind w:left="5040" w:hanging="360"/&gt;&lt;/w:pPr&gt;&lt;/w:lvl&gt;&lt;w:lvl w:ilvl="7" w:tplc="0E147C74"&gt;&lt;w:start w:val="1"/&gt;&lt;w:numFmt w:val="lowerLetter"/&gt;&lt;w:lvlText w:val="%8."/&gt;&lt;w:lvlJc w:val="left"/&gt;&lt;w:pPr&gt;&lt;w:ind w:left="5760" w:hanging="360"/&gt;&lt;/w:pPr&gt;&lt;/w:lvl&gt;&lt;w:lvl w:ilvl="8" w:tplc="EE0AA0A8"&gt;&lt;w:start w:val="1"/&gt;&lt;w:numFmt w:val="lowerRoman"/&gt;&lt;w:lvlText w:val="%9."/&gt;&lt;w:lvlJc w:val="right"/&gt;&lt;w:pPr&gt;&lt;w:ind w:left="6480" w:hanging="180"/&gt;&lt;/w:pPr&gt;&lt;/w:lvl&gt;&lt;/w:abstractNum&gt;&lt;w:abstractNum w:abstractNumId="22" w15:restartNumberingAfterBreak="0"&gt;&lt;w:nsid w:val="3400321B"/&gt;&lt;w:multiLevelType w:val="multilevel"/&gt;&lt;w:tmpl w:val="87F67182"/&gt;&lt;w:lvl w:ilvl="0"&gt;&lt;w:start w:val="1"/&gt;&lt;w:numFmt w:val="decimal"/&gt;&lt;w:pStyle w:val="ListParagraph"/&gt;&lt;w:lvlText w:val="%1."/&gt;&lt;w:lvlJc w:val="left"/&gt;&lt;w:pPr&gt;&lt;w:ind w:left="360" w:hanging="360"/&gt;&lt;/w:pPr&gt;&lt;w:rPr&gt;&lt;w:rFonts w:hint="default"/&gt;&lt;w:color w:val="008AC8"/&gt;&lt;w:sz w:val="20"/&gt;&lt;w:szCs w:val="20"/&gt;&lt;/w:rPr&gt;&lt;/w:lvl&gt;&lt;w:lvl w:ilvl="1"&gt;&lt;w:start w:val="1"/&gt;&lt;w:numFmt w:val="lowerLetter"/&gt;&lt;w:lvlText w:val="%2."/&gt;&lt;w:lvlJc w:val="left"/&gt;&lt;w:pPr&gt;&lt;w:tabs&gt;&lt;w:tab w:val="num" w:pos="1080"/&gt;&lt;/w:tabs&gt;&lt;w:ind w:left="1080" w:hanging="360"/&gt;&lt;/w:pPr&gt;&lt;w:rPr&gt;&lt;w:rFonts w:hint="default"/&gt;&lt;w:sz w:val="20"/&gt;&lt;w:szCs w:val="20"/&gt;&lt;/w:rPr&gt;&lt;/w:lvl&gt;&lt;w:lvl w:ilvl="2"&gt;&lt;w:start w:val="1"/&gt;&lt;w:numFmt w:val="lowerRoman"/&gt;&lt;w:lvlText w:val="%3."/&gt;&lt;w:lvlJc w:val="left"/&gt;&lt;w:pPr&gt;&lt;w:tabs&gt;&lt;w:tab w:val="num" w:pos="1800"/&gt;&lt;/w:tabs&gt;&lt;w:ind w:left="1800" w:hanging="360"/&gt;&lt;/w:pPr&gt;&lt;w:rPr&gt;&lt;w:rFonts w:hint="default"/&gt;&lt;w:sz w:val="20"/&gt;&lt;w:szCs w:val="20"/&gt;&lt;/w:rPr&gt;&lt;/w:lvl&gt;&lt;w:lvl w:ilvl="3"&gt;&lt;w:start w:val="1"/&gt;&lt;w:numFmt w:val="decimal"/&gt;&lt;w:lvlText w:val="(%4)"/&gt;&lt;w:lvlJc w:val="left"/&gt;&lt;w:pPr&gt;&lt;w:tabs&gt;&lt;w:tab w:val="num" w:pos="10392"/&gt;&lt;/w:tabs&gt;&lt;w:ind w:left="10392" w:hanging="360"/&gt;&lt;/w:pPr&gt;&lt;w:rPr&gt;&lt;w:rFonts w:hint="default"/&gt;&lt;/w:rPr&gt;&lt;/w:lvl&gt;&lt;w:lvl w:ilvl="4"&gt;&lt;w:start w:val="1"/&gt;&lt;w:numFmt w:val="lowerLetter"/&gt;&lt;w:lvlText w:val="(%5)"/&gt;&lt;w:lvlJc w:val="left"/&gt;&lt;w:pPr&gt;&lt;w:tabs&gt;&lt;w:tab w:val="num" w:pos="10752"/&gt;&lt;/w:tabs&gt;&lt;w:ind w:left="10752" w:hanging="360"/&gt;&lt;/w:pPr&gt;&lt;w:rPr&gt;&lt;w:rFonts w:hint="default"/&gt;&lt;/w:rPr&gt;&lt;/w:lvl&gt;&lt;w:lvl w:ilvl="5"&gt;&lt;w:start w:val="1"/&gt;&lt;w:numFmt w:val="lowerRoman"/&gt;&lt;w:lvlText w:val="(%6)"/&gt;&lt;w:lvlJc w:val="left"/&gt;&lt;w:pPr&gt;&lt;w:tabs&gt;&lt;w:tab w:val="num" w:pos="11112"/&gt;&lt;/w:tabs&gt;&lt;w:ind w:left="11112" w:hanging="360"/&gt;&lt;/w:pPr&gt;&lt;w:rPr&gt;&lt;w:rFonts w:hint="default"/&gt;&lt;/w:rPr&gt;&lt;/w:lvl&gt;&lt;w:lvl w:ilvl="6"&gt;&lt;w:start w:val="1"/&gt;&lt;w:numFmt w:val="decimal"/&gt;&lt;w:lvlText w:val="%7."/&gt;&lt;w:lvlJc w:val="left"/&gt;&lt;w:pPr&gt;&lt;w:tabs&gt;&lt;w:tab w:val="num" w:pos="11472"/&gt;&lt;/w:tabs&gt;&lt;w:ind w:left="11472" w:hanging="360"/&gt;&lt;/w:pPr&gt;&lt;w:rPr&gt;&lt;w:rFonts w:hint="default"/&gt;&lt;/w:rPr&gt;&lt;/w:lvl&gt;&lt;w:lvl w:ilvl="7"&gt;&lt;w:start w:val="1"/&gt;&lt;w:numFmt w:val="lowerLetter"/&gt;&lt;w:lvlText w:val="%8."/&gt;&lt;w:lvlJc w:val="left"/&gt;&lt;w:pPr&gt;&lt;w:tabs&gt;&lt;w:tab w:val="num" w:pos="11832"/&gt;&lt;/w:tabs&gt;&lt;w:ind w:left="11832" w:hanging="360"/&gt;&lt;/w:pPr&gt;&lt;w:rPr&gt;&lt;w:rFonts w:hint="default"/&gt;&lt;/w:rPr&gt;&lt;/w:lvl&gt;&lt;w:lvl w:ilvl="8"&gt;&lt;w:start w:val="1"/&gt;&lt;w:numFmt w:val="lowerRoman"/&gt;&lt;w:lvlText w:val="%9."/&gt;&lt;w:lvlJc w:val="left"/&gt;&lt;w:pPr&gt;&lt;w:tabs&gt;&lt;w:tab w:val="num" w:pos="12192"/&gt;&lt;/w:tabs&gt;&lt;w:ind w:left="12192" w:hanging="360"/&gt;&lt;/w:pPr&gt;&lt;w:rPr&gt;&lt;w:rFonts w:hint="default"/&gt;&lt;/w:rPr&gt;&lt;/w:lvl&gt;&lt;/w:abstractNum&gt;&lt;w:abstractNum w:abstractNumId="23" w15:restartNumberingAfterBreak="0"&gt;&lt;w:nsid w:val="40A07ED2"/&gt;&lt;w:multiLevelType w:val="multilevel"/&gt;&lt;w:tmpl w:val="6FE647A4"/&gt;&lt;w:styleLink w:val="Style1"/&gt;&lt;w:lvl w:ilvl="0"&gt;&lt;w:start w:val="1"/&gt;&lt;w:numFmt w:val="bullet"/&gt;&lt;w:pStyle w:val="ListBullet"/&gt;&lt;w:lvlText w:val=""/&gt;&lt;w:lvlJc w:val="left"/&gt;&lt;w:pPr&gt;&lt;w:ind w:left="720" w:hanging="360"/&gt;&lt;/w:pPr&gt;&lt;w:rPr&gt;&lt;w:rFonts w:ascii="Symbol" w:hAnsi="Symbol" w:hint="default"/&gt;&lt;w:color w:val="008AC8"/&gt;&lt;w:position w:val="-6"/&gt;&lt;w:sz w:val="24"/&gt;&lt;w:szCs w:val="28"/&gt;&lt;/w:rPr&gt;&lt;/w:lvl&gt;&lt;w:lvl w:ilvl="1"&gt;&lt;w:numFmt w:val="bullet"/&gt;&lt;w:lvlText w:val="•"/&gt;&lt;w:lvlJc w:val="left"/&gt;&lt;w:pPr&gt;&lt;w:tabs&gt;&lt;w:tab w:val="num" w:pos="720"/&gt;&lt;/w:tabs&gt;&lt;w:ind w:left="720" w:hanging="360"/&gt;&lt;/w:pPr&gt;&lt;w:rPr&gt;&lt;w:rFonts w:ascii="Segoe UI" w:eastAsiaTheme="minorEastAsia" w:hAnsi="Segoe UI" w:cs="Segoe UI" w:hint="default"/&gt;&lt;w:b w:val="0"/&gt;&lt;w:bCs w:val="0"/&gt;&lt;w:i w:val="0"/&gt;&lt;w:iCs w:val="0"/&gt;&lt;w:color w:val="5B9BD5" w:themeColor="accent1"/&gt;&lt;w:position w:val="-6"/&gt;&lt;w:sz w:val="36"/&gt;&lt;w:szCs w:val="28"/&gt;&lt;/w:rPr&gt;&lt;/w:lvl&gt;&lt;w:lvl w:ilvl="2"&gt;&lt;w:numFmt w:val="bullet"/&gt;&lt;w:lvlText w:val="•"/&gt;&lt;w:lvlJc w:val="left"/&gt;&lt;w:pPr&gt;&lt;w:tabs&gt;&lt;w:tab w:val="num" w:pos="1080"/&gt;&lt;/w:tabs&gt;&lt;w:ind w:left="1080" w:hanging="360"/&gt;&lt;/w:pPr&gt;&lt;w:rPr&gt;&lt;w:rFonts w:ascii="Segoe UI" w:eastAsiaTheme="minorEastAsia" w:hAnsi="Segoe UI" w:cs="Segoe UI"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w:abstractNumId="24"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w:abstractNumId="25"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w:abstractNumId="26" w15:restartNumberingAfterBreak="0"&gt;&lt;w:nsid w:val="46573CDA"/&gt;&lt;w:multiLevelType w:val="hybridMultilevel"/&gt;&lt;w:tmpl w:val="7E54E084"/&gt;&lt;w:lvl w:ilvl="0" w:tplc="C8B45918"&gt;&lt;w:start w:val="1"/&gt;&lt;w:numFmt w:val="decimal"/&gt;&lt;w:lvlText w:val="%1."/&gt;&lt;w:lvlJc w:val="left"/&gt;&lt;w:pPr&gt;&lt;w:ind w:left="720" w:hanging="360"/&gt;&lt;/w:pPr&gt;&lt;/w:lvl&gt;&lt;w:lvl w:ilvl="1" w:tplc="54943306"&gt;&lt;w:start w:val="1"/&gt;&lt;w:numFmt w:val="lowerLetter"/&gt;&lt;w:lvlText w:val="%2."/&gt;&lt;w:lvlJc w:val="left"/&gt;&lt;w:pPr&gt;&lt;w:ind w:left="1440" w:hanging="360"/&gt;&lt;/w:pPr&gt;&lt;/w:lvl&gt;&lt;w:lvl w:ilvl="2" w:tplc="D21AC442"&gt;&lt;w:start w:val="1"/&gt;&lt;w:numFmt w:val="lowerRoman"/&gt;&lt;w:lvlText w:val="%3."/&gt;&lt;w:lvlJc w:val="right"/&gt;&lt;w:pPr&gt;&lt;w:ind w:left="2160" w:hanging="180"/&gt;&lt;/w:pPr&gt;&lt;/w:lvl&gt;&lt;w:lvl w:ilvl="3" w:tplc="9848947E"&gt;&lt;w:start w:val="1"/&gt;&lt;w:numFmt w:val="decimal"/&gt;&lt;w:lvlText w:val="%4."/&gt;&lt;w:lvlJc w:val="left"/&gt;&lt;w:pPr&gt;&lt;w:ind w:left="2880" w:hanging="360"/&gt;&lt;/w:pPr&gt;&lt;/w:lvl&gt;&lt;w:lvl w:ilvl="4" w:tplc="34D2CCC8"&gt;&lt;w:start w:val="1"/&gt;&lt;w:numFmt w:val="lowerLetter"/&gt;&lt;w:lvlText w:val="%5."/&gt;&lt;w:lvlJc w:val="left"/&gt;&lt;w:pPr&gt;&lt;w:ind w:left="3600" w:hanging="360"/&gt;&lt;/w:pPr&gt;&lt;/w:lvl&gt;&lt;w:lvl w:ilvl="5" w:tplc="CE844BB8"&gt;&lt;w:start w:val="1"/&gt;&lt;w:numFmt w:val="lowerRoman"/&gt;&lt;w:lvlText w:val="%6."/&gt;&lt;w:lvlJc w:val="right"/&gt;&lt;w:pPr&gt;&lt;w:ind w:left="4320" w:hanging="180"/&gt;&lt;/w:pPr&gt;&lt;/w:lvl&gt;&lt;w:lvl w:ilvl="6" w:tplc="38A6CA3A"&gt;&lt;w:start w:val="1"/&gt;&lt;w:numFmt w:val="decimal"/&gt;&lt;w:lvlText w:val="%7."/&gt;&lt;w:lvlJc w:val="left"/&gt;&lt;w:pPr&gt;&lt;w:ind w:left="5040" w:hanging="360"/&gt;&lt;/w:pPr&gt;&lt;/w:lvl&gt;&lt;w:lvl w:ilvl="7" w:tplc="9B101C9A"&gt;&lt;w:start w:val="1"/&gt;&lt;w:numFmt w:val="lowerLetter"/&gt;&lt;w:lvlText w:val="%8."/&gt;&lt;w:lvlJc w:val="left"/&gt;&lt;w:pPr&gt;&lt;w:ind w:left="5760" w:hanging="360"/&gt;&lt;/w:pPr&gt;&lt;/w:lvl&gt;&lt;w:lvl w:ilvl="8" w:tplc="AE989404"&gt;&lt;w:start w:val="1"/&gt;&lt;w:numFmt w:val="lowerRoman"/&gt;&lt;w:lvlText w:val="%9."/&gt;&lt;w:lvlJc w:val="right"/&gt;&lt;w:pPr&gt;&lt;w:ind w:left="6480" w:hanging="180"/&gt;&lt;/w:pPr&gt;&lt;/w:lvl&gt;&lt;/w:abstractNum&gt;&lt;w:abstractNum w:abstractNumId="27" w15:restartNumberingAfterBreak="0"&gt;&lt;w:nsid w:val="4898292D"/&gt;&lt;w:multiLevelType w:val="hybridMultilevel"/&gt;&lt;w:tmpl w:val="CB8AF136"/&gt;&lt;w:lvl w:ilvl="0" w:tplc="482E8EDA"&gt;&lt;w:start w:val="1"/&gt;&lt;w:numFmt w:val="decimal"/&gt;&lt;w:lvlText w:val="%1."/&gt;&lt;w:lvlJc w:val="left"/&gt;&lt;w:pPr&gt;&lt;w:ind w:left="720" w:hanging="360"/&gt;&lt;/w:pPr&gt;&lt;/w:lvl&gt;&lt;w:lvl w:ilvl="1" w:tplc="A5E6E7B0"&gt;&lt;w:start w:val="1"/&gt;&lt;w:numFmt w:val="lowerLetter"/&gt;&lt;w:lvlText w:val="%2."/&gt;&lt;w:lvlJc w:val="left"/&gt;&lt;w:pPr&gt;&lt;w:ind w:left="1440" w:hanging="360"/&gt;&lt;/w:pPr&gt;&lt;/w:lvl&gt;&lt;w:lvl w:ilvl="2" w:tplc="F6A00A00"&gt;&lt;w:start w:val="1"/&gt;&lt;w:numFmt w:val="lowerRoman"/&gt;&lt;w:lvlText w:val="%3."/&gt;&lt;w:lvlJc w:val="right"/&gt;&lt;w:pPr&gt;&lt;w:ind w:left="2160" w:hanging="180"/&gt;&lt;/w:pPr&gt;&lt;/w:lvl&gt;&lt;w:lvl w:ilvl="3" w:tplc="117C152E"&gt;&lt;w:start w:val="1"/&gt;&lt;w:numFmt w:val="decimal"/&gt;&lt;w:lvlText w:val="%4."/&gt;&lt;w:lvlJc w:val="left"/&gt;&lt;w:pPr&gt;&lt;w:ind w:left="2880" w:hanging="360"/&gt;&lt;/w:pPr&gt;&lt;/w:lvl&gt;&lt;w:lvl w:ilvl="4" w:tplc="0A6294E0"&gt;&lt;w:start w:val="1"/&gt;&lt;w:numFmt w:val="lowerLetter"/&gt;&lt;w:lvlText w:val="%5."/&gt;&lt;w:lvlJc w:val="left"/&gt;&lt;w:pPr&gt;&lt;w:ind w:left="3600" w:hanging="360"/&gt;&lt;/w:pPr&gt;&lt;/w:lvl&gt;&lt;w:lvl w:ilvl="5" w:tplc="E9F4D21C"&gt;&lt;w:start w:val="1"/&gt;&lt;w:numFmt w:val="lowerRoman"/&gt;&lt;w:lvlText w:val="%6."/&gt;&lt;w:lvlJc w:val="right"/&gt;&lt;w:pPr&gt;&lt;w:ind w:left="4320" w:hanging="180"/&gt;&lt;/w:pPr&gt;&lt;/w:lvl&gt;&lt;w:lvl w:ilvl="6" w:tplc="F3603116"&gt;&lt;w:start w:val="1"/&gt;&lt;w:numFmt w:val="decimal"/&gt;&lt;w:lvlText w:val="%7."/&gt;&lt;w:lvlJc w:val="left"/&gt;&lt;w:pPr&gt;&lt;w:ind w:left="5040" w:hanging="360"/&gt;&lt;/w:pPr&gt;&lt;/w:lvl&gt;&lt;w:lvl w:ilvl="7" w:tplc="7AC20B90"&gt;&lt;w:start w:val="1"/&gt;&lt;w:numFmt w:val="lowerLetter"/&gt;&lt;w:lvlText w:val="%8."/&gt;&lt;w:lvlJc w:val="left"/&gt;&lt;w:pPr&gt;&lt;w:ind w:left="5760" w:hanging="360"/&gt;&lt;/w:pPr&gt;&lt;/w:lvl&gt;&lt;w:lvl w:ilvl="8" w:tplc="EE7EDF26"&gt;&lt;w:start w:val="1"/&gt;&lt;w:numFmt w:val="lowerRoman"/&gt;&lt;w:lvlText w:val="%9."/&gt;&lt;w:lvlJc w:val="right"/&gt;&lt;w:pPr&gt;&lt;w:ind w:left="6480" w:hanging="180"/&gt;&lt;/w:pPr&gt;&lt;/w:lvl&gt;&lt;/w:abstractNum&gt;&lt;w:abstractNum w:abstractNumId="28" w15:restartNumberingAfterBreak="0"&gt;&lt;w:nsid w:val="4A235F4A"/&gt;&lt;w:multiLevelType w:val="hybridMultilevel"/&gt;&lt;w:tmpl w:val="D7CEBB0A"/&gt;&lt;w:lvl w:ilvl="0" w:tplc="06BE11D6"&gt;&lt;w:start w:val="1"/&gt;&lt;w:numFmt w:val="decimal"/&gt;&lt;w:lvlText w:val="%1."/&gt;&lt;w:lvlJc w:val="left"/&gt;&lt;w:pPr&gt;&lt;w:ind w:left="720" w:hanging="360"/&gt;&lt;/w:pPr&gt;&lt;/w:lvl&gt;&lt;w:lvl w:ilvl="1" w:tplc="8D1266DE"&gt;&lt;w:start w:val="1"/&gt;&lt;w:numFmt w:val="lowerLetter"/&gt;&lt;w:lvlText w:val="%2."/&gt;&lt;w:lvlJc w:val="left"/&gt;&lt;w:pPr&gt;&lt;w:ind w:left="1440" w:hanging="360"/&gt;&lt;/w:pPr&gt;&lt;/w:lvl&gt;&lt;w:lvl w:ilvl="2" w:tplc="D5001BAA"&gt;&lt;w:start w:val="1"/&gt;&lt;w:numFmt w:val="lowerRoman"/&gt;&lt;w:lvlText w:val="%3."/&gt;&lt;w:lvlJc w:val="right"/&gt;&lt;w:pPr&gt;&lt;w:ind w:left="2160" w:hanging="180"/&gt;&lt;/w:pPr&gt;&lt;/w:lvl&gt;&lt;w:lvl w:ilvl="3" w:tplc="C52A5C9A"&gt;&lt;w:start w:val="1"/&gt;&lt;w:numFmt w:val="decimal"/&gt;&lt;w:lvlText w:val="%4."/&gt;&lt;w:lvlJc w:val="left"/&gt;&lt;w:pPr&gt;&lt;w:ind w:left="2880" w:hanging="360"/&gt;&lt;/w:pPr&gt;&lt;/w:lvl&gt;&lt;w:lvl w:ilvl="4" w:tplc="D966A566"&gt;&lt;w:start w:val="1"/&gt;&lt;w:numFmt w:val="lowerLetter"/&gt;&lt;w:lvlText w:val="%5."/&gt;&lt;w:lvlJc w:val="left"/&gt;&lt;w:pPr&gt;&lt;w:ind w:left="3600" w:hanging="360"/&gt;&lt;/w:pPr&gt;&lt;/w:lvl&gt;&lt;w:lvl w:ilvl="5" w:tplc="C8DE787A"&gt;&lt;w:start w:val="1"/&gt;&lt;w:numFmt w:val="lowerRoman"/&gt;&lt;w:lvlText w:val="%6."/&gt;&lt;w:lvlJc w:val="right"/&gt;&lt;w:pPr&gt;&lt;w:ind w:left="4320" w:hanging="180"/&gt;&lt;/w:pPr&gt;&lt;/w:lvl&gt;&lt;w:lvl w:ilvl="6" w:tplc="63B6CBA2"&gt;&lt;w:start w:val="1"/&gt;&lt;w:numFmt w:val="decimal"/&gt;&lt;w:lvlText w:val="%7."/&gt;&lt;w:lvlJc w:val="left"/&gt;&lt;w:pPr&gt;&lt;w:ind w:left="5040" w:hanging="360"/&gt;&lt;/w:pPr&gt;&lt;/w:lvl&gt;&lt;w:lvl w:ilvl="7" w:tplc="90824DCA"&gt;&lt;w:start w:val="1"/&gt;&lt;w:numFmt w:val="lowerLetter"/&gt;&lt;w:lvlText w:val="%8."/&gt;&lt;w:lvlJc w:val="left"/&gt;&lt;w:pPr&gt;&lt;w:ind w:left="5760" w:hanging="360"/&gt;&lt;/w:pPr&gt;&lt;/w:lvl&gt;&lt;w:lvl w:ilvl="8" w:tplc="BD04B528"&gt;&lt;w:start w:val="1"/&gt;&lt;w:numFmt w:val="lowerRoman"/&gt;&lt;w:lvlText w:val="%9."/&gt;&lt;w:lvlJc w:val="right"/&gt;&lt;w:pPr&gt;&lt;w:ind w:left="6480" w:hanging="180"/&gt;&lt;/w:pPr&gt;&lt;/w:lvl&gt;&lt;/w:abstractNum&gt;&lt;w:abstractNum w:abstractNumId="29" w15:restartNumberingAfterBreak="0"&gt;&lt;w:nsid w:val="56537F6E"/&gt;&lt;w:multiLevelType w:val="hybridMultilevel"/&gt;&lt;w:tmpl w:val="CC7C58C0"/&gt;&lt;w:lvl w:ilvl="0" w:tplc="36061486"&gt;&lt;w:start w:val="1"/&gt;&lt;w:numFmt w:val="decimal"/&gt;&lt;w:lvlText w:val="%1."/&gt;&lt;w:lvlJc w:val="left"/&gt;&lt;w:pPr&gt;&lt;w:ind w:left="720" w:hanging="360"/&gt;&lt;/w:pPr&gt;&lt;/w:lvl&gt;&lt;w:lvl w:ilvl="1" w:tplc="CA6C04A8"&gt;&lt;w:start w:val="1"/&gt;&lt;w:numFmt w:val="lowerLetter"/&gt;&lt;w:lvlText w:val="%2."/&gt;&lt;w:lvlJc w:val="left"/&gt;&lt;w:pPr&gt;&lt;w:ind w:left="1440" w:hanging="360"/&gt;&lt;/w:pPr&gt;&lt;/w:lvl&gt;&lt;w:lvl w:ilvl="2" w:tplc="DF94CD52"&gt;&lt;w:start w:val="1"/&gt;&lt;w:numFmt w:val="lowerRoman"/&gt;&lt;w:lvlText w:val="%3."/&gt;&lt;w:lvlJc w:val="right"/&gt;&lt;w:pPr&gt;&lt;w:ind w:left="2160" w:hanging="180"/&gt;&lt;/w:pPr&gt;&lt;/w:lvl&gt;&lt;w:lvl w:ilvl="3" w:tplc="62EC5D02"&gt;&lt;w:start w:val="1"/&gt;&lt;w:numFmt w:val="decimal"/&gt;&lt;w:lvlText w:val="%4."/&gt;&lt;w:lvlJc w:val="left"/&gt;&lt;w:pPr&gt;&lt;w:ind w:left="2880" w:hanging="360"/&gt;&lt;/w:pPr&gt;&lt;/w:lvl&gt;&lt;w:lvl w:ilvl="4" w:tplc="795653B8"&gt;&lt;w:start w:val="1"/&gt;&lt;w:numFmt w:val="lowerLetter"/&gt;&lt;w:lvlText w:val="%5."/&gt;&lt;w:lvlJc w:val="left"/&gt;&lt;w:pPr&gt;&lt;w:ind w:left="3600" w:hanging="360"/&gt;&lt;/w:pPr&gt;&lt;/w:lvl&gt;&lt;w:lvl w:ilvl="5" w:tplc="46988DDC"&gt;&lt;w:start w:val="1"/&gt;&lt;w:numFmt w:val="lowerRoman"/&gt;&lt;w:lvlText w:val="%6."/&gt;&lt;w:lvlJc w:val="right"/&gt;&lt;w:pPr&gt;&lt;w:ind w:left="4320" w:hanging="180"/&gt;&lt;/w:pPr&gt;&lt;/w:lvl&gt;&lt;w:lvl w:ilvl="6" w:tplc="92E287C0"&gt;&lt;w:start w:val="1"/&gt;&lt;w:numFmt w:val="decimal"/&gt;&lt;w:lvlText w:val="%7."/&gt;&lt;w:lvlJc w:val="left"/&gt;&lt;w:pPr&gt;&lt;w:ind w:left="5040" w:hanging="360"/&gt;&lt;/w:pPr&gt;&lt;/w:lvl&gt;&lt;w:lvl w:ilvl="7" w:tplc="53A095AC"&gt;&lt;w:start w:val="1"/&gt;&lt;w:numFmt w:val="lowerLetter"/&gt;&lt;w:lvlText w:val="%8."/&gt;&lt;w:lvlJc w:val="left"/&gt;&lt;w:pPr&gt;&lt;w:ind w:left="5760" w:hanging="360"/&gt;&lt;/w:pPr&gt;&lt;/w:lvl&gt;&lt;w:lvl w:ilvl="8" w:tplc="7222EE8E"&gt;&lt;w:start w:val="1"/&gt;&lt;w:numFmt w:val="lowerRoman"/&gt;&lt;w:lvlText w:val="%9."/&gt;&lt;w:lvlJc w:val="right"/&gt;&lt;w:pPr&gt;&lt;w:ind w:left="6480" w:hanging="180"/&gt;&lt;/w:pPr&gt;&lt;/w:lvl&gt;&lt;/w:abstractNum&gt;&lt;w:abstractNum w:abstractNumId="30" w15:restartNumberingAfterBreak="0"&gt;&lt;w:nsid w:val="60771280"/&gt;&lt;w:multiLevelType w:val="multilevel"/&gt;&lt;w:tmpl w:val="E258F978"/&gt;&lt;w:lvl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w:abstractNumId="31" w15:restartNumberingAfterBreak="0"&gt;&lt;w:nsid w:val="69DA1FC5"/&gt;&lt;w:multiLevelType w:val="hybridMultilevel"/&gt;&lt;w:tmpl w:val="10DAE8D0"/&gt;&lt;w:lvl w:ilvl="0" w:tplc="17C2C722"&gt;&lt;w:start w:val="1"/&gt;&lt;w:numFmt w:val="decimal"/&gt;&lt;w:lvlText w:val="%1."/&gt;&lt;w:lvlJc w:val="left"/&gt;&lt;w:pPr&gt;&lt;w:ind w:left="720" w:hanging="360"/&gt;&lt;/w:pPr&gt;&lt;/w:lvl&gt;&lt;w:lvl w:ilvl="1" w:tplc="E3408D14"&gt;&lt;w:start w:val="1"/&gt;&lt;w:numFmt w:val="lowerLetter"/&gt;&lt;w:lvlText w:val="%2."/&gt;&lt;w:lvlJc w:val="left"/&gt;&lt;w:pPr&gt;&lt;w:ind w:left="1440" w:hanging="360"/&gt;&lt;/w:pPr&gt;&lt;/w:lvl&gt;&lt;w:lvl w:ilvl="2" w:tplc="AF922556"&gt;&lt;w:start w:val="1"/&gt;&lt;w:numFmt w:val="lowerRoman"/&gt;&lt;w:lvlText w:val="%3."/&gt;&lt;w:lvlJc w:val="right"/&gt;&lt;w:pPr&gt;&lt;w:ind w:left="2160" w:hanging="180"/&gt;&lt;/w:pPr&gt;&lt;/w:lvl&gt;&lt;w:lvl w:ilvl="3" w:tplc="D20831F8"&gt;&lt;w:start w:val="1"/&gt;&lt;w:numFmt w:val="decimal"/&gt;&lt;w:lvlText w:val="%4."/&gt;&lt;w:lvlJc w:val="left"/&gt;&lt;w:pPr&gt;&lt;w:ind w:left="2880" w:hanging="360"/&gt;&lt;/w:pPr&gt;&lt;/w:lvl&gt;&lt;w:lvl w:ilvl="4" w:tplc="7BBA2A0A"&gt;&lt;w:start w:val="1"/&gt;&lt;w:numFmt w:val="lowerLetter"/&gt;&lt;w:lvlText w:val="%5."/&gt;&lt;w:lvlJc w:val="left"/&gt;&lt;w:pPr&gt;&lt;w:ind w:left="3600" w:hanging="360"/&gt;&lt;/w:pPr&gt;&lt;/w:lvl&gt;&lt;w:lvl w:ilvl="5" w:tplc="14B49D72"&gt;&lt;w:start w:val="1"/&gt;&lt;w:numFmt w:val="lowerRoman"/&gt;&lt;w:lvlText w:val="%6."/&gt;&lt;w:lvlJc w:val="right"/&gt;&lt;w:pPr&gt;&lt;w:ind w:left="4320" w:hanging="180"/&gt;&lt;/w:pPr&gt;&lt;/w:lvl&gt;&lt;w:lvl w:ilvl="6" w:tplc="AEEAD236"&gt;&lt;w:start w:val="1"/&gt;&lt;w:numFmt w:val="decimal"/&gt;&lt;w:lvlText w:val="%7."/&gt;&lt;w:lvlJc w:val="left"/&gt;&lt;w:pPr&gt;&lt;w:ind w:left="5040" w:hanging="360"/&gt;&lt;/w:pPr&gt;&lt;/w:lvl&gt;&lt;w:lvl w:ilvl="7" w:tplc="0776A636"&gt;&lt;w:start w:val="1"/&gt;&lt;w:numFmt w:val="lowerLetter"/&gt;&lt;w:lvlText w:val="%8."/&gt;&lt;w:lvlJc w:val="left"/&gt;&lt;w:pPr&gt;&lt;w:ind w:left="5760" w:hanging="360"/&gt;&lt;/w:pPr&gt;&lt;/w:lvl&gt;&lt;w:lvl w:ilvl="8" w:tplc="0D62A606"&gt;&lt;w:start w:val="1"/&gt;&lt;w:numFmt w:val="lowerRoman"/&gt;&lt;w:lvlText w:val="%9."/&gt;&lt;w:lvlJc w:val="right"/&gt;&lt;w:pPr&gt;&lt;w:ind w:left="6480" w:hanging="180"/&gt;&lt;/w:pPr&gt;&lt;/w:lvl&gt;&lt;/w:abstractNum&gt;&lt;w:abstractNum w:abstractNumId="32"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w:abstractNumId="33"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w:abstractNumId="34" w15:restartNumberingAfterBreak="0"&gt;&lt;w:nsid w:val="6E366CE5"/&gt;&lt;w:multiLevelType w:val="hybridMultilevel"/&gt;&lt;w:tmpl w:val="6C80F394"/&gt;&lt;w:lvl w:ilvl="0" w:tplc="92B47524"&gt;&lt;w:numFmt w:val="bullet"/&gt;&lt;w:lvlText w:val="•"/&gt;&lt;w:lvlJc w:val="left"/&gt;&lt;w:pPr&gt;&lt;w:ind w:left="1080" w:hanging="720"/&gt;&lt;/w:pPr&gt;&lt;w:rPr&gt;&lt;w:rFonts w:ascii="Calibri" w:eastAsia="Arial" w:hAnsi="Calibri" w:cs="Arial"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w:val="6EC13A87"/&gt;&lt;w:multiLevelType w:val="hybridMultilevel"/&gt;&lt;w:tmpl w:val="0054E8FA"/&gt;&lt;w:lvl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w:val="7FD14960"/&gt;&lt;w:multiLevelType w:val="multilevel"/&gt;&lt;w:tmpl w:val="6994DCD4"/&gt;&lt;w:lvl w:ilvl="0"&gt;&lt;w:start w:val="2"/&gt;&lt;w:numFmt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w:hanging="360"/&gt;&lt;/w:pPr&gt;&lt;/w:lvl&gt;&lt;/w:abstractNum&gt;&lt;w:num w:numId="1"&gt;&lt;w:abstractNumId w:val="17"/&gt;&lt;/w:num&gt;&lt;w:num w:numId="2"&gt;&lt;w:abstractNumId w:val="14"/&gt;&lt;/w:num&gt;&lt;w:num w:numId="3"&gt;&lt;w:abstractNumId w:val="25"/&gt;&lt;/w:num&gt;&lt;w:num w:numId="4"&gt;&lt;w:abstractNumId w:val="33"/&gt;&lt;/w:num&gt;&lt;w:num w:numId="5"&gt;&lt;w:abstractNumId w:val="23"/&gt;&lt;/w:num&gt;&lt;w:num w:numId="6"&gt;&lt;w:abstractNumId w:val="32"/&gt;&lt;/w:num&gt;&lt;w:num w:numId="7"&gt;&lt;w:abstractNumId w:val="22"/&gt;&lt;/w:num&gt;&lt;w:num w:numId="8"&gt;&lt;w:abstractNumId w:val="19"/&gt;&lt;/w:num&gt;&lt;w:num w:numId="9"&gt;&lt;w:abstractNumId w:val="11"/&gt;&lt;/w:num&gt;&lt;w:num w:numId="10"&gt;&lt;w:abstractNumId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w:numId="11"&gt;&lt;w:abstractNumId w:val="24"/&gt;&lt;/w:num&gt;&lt;w:num w:numId="12"&gt;&lt;w:abstractNumId w:val="6"/&gt;&lt;/w:num&gt;&lt;w:num w:numId="13"&gt;&lt;w:abstractNumId w:val="5"/&gt;&lt;/w:num&gt;&lt;w:num w:numId="14"&gt;&lt;w:abstractNumId w:val="4"/&gt;&lt;/w:num&gt;&lt;w:num w:numId="15"&gt;&lt;w:abstractNumId w:val="3"/&gt;&lt;/w:num&gt;&lt;w:num w:numId="16"&gt;&lt;w:abstractNumId w:val="7"/&gt;&lt;/w:num&gt;&lt;w:num w:numId="17"&gt;&lt;w:abstractNumId w:val="2"/&gt;&lt;/w:num&gt;&lt;w:num w:numId="18"&gt;&lt;w:abstractNumId w:val="1"/&gt;&lt;/w:num&gt;&lt;w:num w:numId="19"&gt;&lt;w:abstractNumId w:val="0"/&gt;&lt;/w:num&gt;&lt;w:num w:numId="20"&gt;&lt;w:abstractNumId w:val="18"/&gt;&lt;/w:num&gt;&lt;w:num w:numId="21"&gt;&lt;w:abstractNumId w:val="34"/&gt;&lt;/w:num&gt;&lt;w:num w:numId="22"&gt;&lt;w:abstractNumId w:val="15"/&gt;&lt;/w:num&gt;&lt;w:num w:numId="23"&gt;&lt;w:abstractNumId w:val="13"/&gt;&lt;/w:num&gt;&lt;w:num w:numId="24"&gt;&lt;w:abstractNumId w:val="12"/&gt;&lt;/w:num&gt;&lt;w:num w:numId="25"&gt;&lt;w:abstractNumId w:val="9"/&gt;&lt;/w:num&gt;&lt;w:num w:numId="26"&gt;&lt;w:abstractNumId w:val="35"/&gt;&lt;/w:num&gt;&lt;w:num w:numId="27"&gt;&lt;w:abstractNumId w:val="30"/&gt;&lt;/w:num&gt;&lt;w:num w:numId="28"&gt;&lt;w:abstractNumId w:val="36"/&gt;&lt;/w:num&gt;&lt;w:num w:numId="29"&gt;&lt;w:abstractNumId w:val="8"/&gt;&lt;/w:num&gt;&lt;w:num w:numId="30"&gt;&lt;w:abstractNumId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w:numId="31"&gt;&lt;w:abstractNumId w:val="7"/&gt;&lt;w:lvlOverride w:ilvl="0"&gt;&lt;w:startOverride w:val="1"/&gt;&lt;/w:lvlOverride&gt;&lt;/w:num&gt;&lt;w:num w:numId="32"&gt;&lt;w:abstractNumId w:val="7"/&gt;&lt;w:lvlOverride w:ilvl="0"&gt;&lt;w:startOverride w:val="1"/&gt;&lt;/w:lvlOverride&gt;&lt;/w:num&gt;&lt;w:num w:numId="33"&gt;&lt;w:abstractNumId w:val="31"/&gt;&lt;/w:num&gt;&lt;w:num w:numId="34"&gt;&lt;w:abstractNumId w:val="29"/&gt;&lt;/w:num&gt;&lt;w:num w:numId="35"&gt;&lt;w:abstractNumId w:val="27"/&gt;&lt;/w:num&gt;&lt;w:num w:numId="36"&gt;&lt;w:abstractNumId w:val="16"/&gt;&lt;/w:num&gt;&lt;w:num w:numId="37"&gt;&lt;w:abstractNumId w:val="20"/&gt;&lt;/w:num&gt;&lt;w:num w:numId="38"&gt;&lt;w:abstractNumId w:val="21"/&gt;&lt;/w:num&gt;&lt;w:num w:numId="39"&gt;&lt;w:abstractNumId w:val="26"/&gt;&lt;/w:num&gt;&lt;w:num w:numId="40"&gt;&lt;w:abstractNumId w:val="28"/&gt;&lt;/w:num&gt;&lt;w:num w:numId="41"&gt;&lt;w:abstractNumId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w:numId="42"&gt;&lt;w:abstractNumId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w:numId="43"&gt;&lt;w:abstractNumId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w:numId="44"&gt;&lt;w:abstractNumId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w:numId="45"&gt;&lt;w:abstractNumId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w:numId="46"&gt;&lt;w:abstractNumId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w:numId="47"&gt;&lt;w:abstractNumId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w:numId="48"&gt;&lt;w:abstractNumId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w:val="1"/&gt;&lt;/w:lvlOverride&gt;&lt;/w:num&gt;&lt;w:numIdMacAtCleanup w:val="20"/&gt;&lt;/w:numbering&gt;&lt;/pkg:xmlData&gt;&lt;/pkg:part&gt;&lt;/pkg:package&gt;
</filename>
  <template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w:rsidRDefault="00E71675"&gt;&lt;w:r&gt;&lt;w:rPr&gt;&lt;w:noProof/&gt;&lt;w:lang w:val="fr-FR"/&gt;&lt;/w:rPr&gt;&lt;w:fldChar w:fldCharType="begin"/&gt;&lt;/w:r&gt;&lt;w:r w:rsidRPr="00CC3F68"&gt;&lt;w:rPr&gt;&lt;w:noProof/&gt;&lt;/w:rPr&gt;&lt;w:instrText xml:space="preserve"&gt; DOCPROPERTY  TemplateVersion  \* MERGEFORMAT &lt;/w:instrText&gt;&lt;/w:r&gt;&lt;w:r&gt;&lt;w:rPr&gt;&lt;w:noProof/&gt;&lt;w:lang w:val="fr-FR"/&gt;&lt;/w:rPr&gt;&lt;w:fldChar w:fldCharType="separate"/&gt;&lt;/w:r&gt;&lt;w:r w:rsidR="00E768F7"&gt;&lt;w:rPr&gt;&lt;w:noProof/&gt;&lt;/w:rPr&gt;&lt;w:t&gt;1&lt;/w:t&gt;&lt;/w:r&gt;&lt;w:r&gt;&lt;w:rPr&gt;&lt;w:noProof/&gt;&lt;w:lang w:val="fr-FR"/&gt;&lt;/w:rPr&gt;&lt;w:fldChar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w:val="001C181B"/&gt;&lt;w:pPr&gt;&lt;w:spacing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w:val="001C181B"/&gt;&lt;w:pPr&gt;&lt;w:keepNext/&gt;&lt;w:keepLines/&gt;&lt;w:pageBreakBefore/&gt;&lt;w:tabs&gt;&lt;w:tab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w:val="001C181B"/&gt;&lt;w:pPr&gt;&lt;w:pageBreakBefore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w:val="001C181B"/&gt;&lt;w:pPr&gt;&lt;w:outlineLvl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w:val="001C181B"/&gt;&lt;w:pPr&gt;&lt;w:spacing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w:val="001C181B"/&gt;&lt;w:pPr&gt;&lt;w:outlineLvl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w:val="001C181B"/&gt;&lt;w:pPr&gt;&lt;w:keepNext/&gt;&lt;w:keepLines/&gt;&lt;w:numPr&gt;&lt;w:ilvl w:val="5"/&gt;&lt;w:numId w:val="9"/&gt;&lt;/w:numPr&gt;&lt;w:spacing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w:val="001C181B"/&gt;&lt;w:pPr&gt;&lt;w:keepNext/&gt;&lt;w:keepLines/&gt;&lt;w:numPr&gt;&lt;w:ilvl w:val="6"/&gt;&lt;w:numId w:val="9"/&gt;&lt;/w:numPr&gt;&lt;w:spacing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w:val="001C181B"/&gt;&lt;w:pPr&gt;&lt;w:keepNext/&gt;&lt;w:keepLines/&gt;&lt;w:numPr&gt;&lt;w:ilvl w:val="7"/&gt;&lt;w:numId w:val="9"/&gt;&lt;/w:numPr&gt;&lt;w:spacing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w:val="001C181B"/&gt;&lt;w:pPr&gt;&lt;w:keepNext/&gt;&lt;w:keepLines/&gt;&lt;w:numPr&gt;&lt;w:ilvl w:val="8"/&gt;&lt;w:numId w:val="9"/&gt;&lt;/w:numPr&gt;&lt;w:spacing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w:val="001C181B"/&gt;&lt;w:rPr&gt;&lt;w:rFonts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w:val="001C181B"/&gt;&lt;w:pPr&gt;&lt;w:tabs&gt;&lt;w:tab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w:val="001C181B"/&gt;&lt;w:rPr&gt;&lt;w:rFonts w:ascii="Segoe UI" w:hAnsi="Segoe UI"/&gt;&lt;w:color w:val="0563C1" w:themeColor="hyperlink"/&gt;&lt;w:u w:val="single"/&gt;&lt;/w:rPr&gt;&lt;/w:style&gt;&lt;w:style w:type="paragraph" w:customStyle="1" w:styleId="Bullet1"&gt;&lt;w:name w:val="Bullet1"/&gt;&lt;w:basedOn w:val="ListBullet"/&gt;&lt;w:uiPriority w:val="99"/&gt;&lt;w:rsid w:val="001C181B"/&gt;&lt;w:pPr&gt;&lt;w:numPr&gt;&lt;w:numId w:val="2"/&gt;&lt;/w:numPr&gt;&lt;w:spacing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w:val="001C181B"/&gt;&lt;w:pPr&gt;&lt;w:tabs&gt;&lt;w:tab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w:val="001C181B"/&gt;&lt;w:rPr&gt;&lt;w:rFonts w:ascii="Segoe UI" w:eastAsiaTheme="minorEastAsia" w:hAnsi="Segoe UI"/&gt;&lt;w:sz w:val="16"/&gt;&lt;/w:rPr&gt;&lt;/w:style&gt;&lt;w:style w:type="paragraph" w:styleId="Footer"&gt;&lt;w:name w:val="footer"/&gt;&lt;w:basedOn w:val="Normal"/&gt;&lt;w:link w:val="FooterChar"/&gt;&lt;w:uiPriority w:val="99"/&gt;&lt;w:unhideWhenUsed/&gt;&lt;w:rsid w:val="001C181B"/&gt;&lt;w:pPr&gt;&lt;w:tabs&gt;&lt;w:tab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w:val="001C181B"/&gt;&lt;w:rPr&gt;&lt;w:rFonts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w:val="001C181B"/&gt;&lt;w:pPr&gt;&lt;w:keepNext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w:val="001C181B"/&gt;&lt;w:rPr&gt;&lt;w:rFonts w:ascii="Segoe UI" w:hAnsi="Segoe UI"/&gt;&lt;w:sz w:val="20"/&gt;&lt;/w:rPr&gt;&lt;/w:style&gt;&lt;w:style w:type="table" w:styleId="TableGrid"&gt;&lt;w:name w:val="Table Grid"/&gt;&lt;w:aliases w:val="Tabla Microsoft Servicios"/&gt;&lt;w:basedOn w:val="TableNormal"/&gt;&lt;w:rsid w:val="001C181B"/&gt;&lt;w:pPr&gt;&lt;w:spacing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w:val="001C181B"/&gt;&lt;w:pPr&gt;&lt;w:spacing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w:val="001C181B"/&gt;&lt;w:pPr&gt;&lt;w:spacing w:after="600"/&gt;&lt;w:ind w:left="-720"/&gt;&lt;/w:pPr&gt;&lt;w:rPr&gt;&lt;w:color w:val="008AC8"/&gt;&lt;w:sz w:val="36"/&gt;&lt;/w:rPr&gt;&lt;/w:style&gt;&lt;w:style w:type="paragraph" w:customStyle="1" w:styleId="CoverHeading2"&gt;&lt;w:name w:val="Cover Heading 2"/&gt;&lt;w:basedOn w:val="Normal"/&gt;&lt;w:uiPriority w:val="99"/&gt;&lt;w:rsid w:val="001C181B"/&gt;&lt;w:pPr&gt;&lt;w:spacing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w:val="001C181B"/&gt;&lt;w:rPr&gt;&lt;w:rFonts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w:val="001C181B"/&gt;&lt;w:pPr&gt;&lt;w:shd w:val="clear" w:color="auto" w:fill="F2F2F2"/&gt;&lt;/w:pPr&gt;&lt;w:rPr&gt;&lt;w:color w:val="FF0066"/&gt;&lt;/w:rPr&gt;&lt;/w:style&gt;&lt;w:style w:type="character" w:styleId="Strong"&gt;&lt;w:name w:val="Strong"/&gt;&lt;w:basedOn w:val="DefaultParagraphFont"/&gt;&lt;w:uiPriority w:val="22"/&gt;&lt;w:qFormat/&gt;&lt;w:rsid w:val="001C181B"/&gt;&lt;w:rPr&gt;&lt;w:b/&gt;&lt;w:bCs/&gt;&lt;/w:rPr&gt;&lt;/w:style&gt;&lt;w:style w:type="paragraph" w:styleId="ListParagraph"&gt;&lt;w:name w:val="List Paragraph"/&gt;&lt;w:aliases w:val="Bullet Number,List Paragraph1,lp1,lp11,List Paragraph11,Bullet 1,Use Case List Paragraph,numbered,Bullet List,FooterText"/&gt;&lt;w:basedOn w:val="Normal"/&gt;&lt;w:link w:val="ListParagraphChar"/&gt;&lt;w:uiPriority w:val="34"/&gt;&lt;w:qFormat/&gt;&lt;w:rsid w:val="001C181B"/&gt;&lt;w:pPr&gt;&lt;w:numPr&gt;&lt;w:numId w:val="30"/&gt;&lt;/w:numPr&gt;&lt;w:contextualSpacing/&gt;&lt;/w:pPr&gt;&lt;/w:style&gt;&lt;w:style w:type="paragraph" w:styleId="TOCHeading"&gt;&lt;w:name w:val="TOC Heading"/&gt;&lt;w:basedOn w:val="Heading1"/&gt;&lt;w:next w:val="Normal"/&gt;&lt;w:uiPriority w:val="99"/&gt;&lt;w:rsid w:val="001C181B"/&gt;&lt;w:pPr&gt;&lt;w:spacing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w:val="001C181B"/&gt;&lt;w:rPr&gt;&lt;w:i/&gt;&lt;w:iCs/&gt;&lt;w:color w:val="5B9BD5" w:themeColor="accent1"/&gt;&lt;/w:rPr&gt;&lt;/w:style&gt;&lt;w:style w:type="paragraph" w:styleId="Caption"&gt;&lt;w:name w:val="caption"/&gt;&lt;w:basedOn w:val="Normal"/&gt;&lt;w:next w:val="Normal"/&gt;&lt;w:uiPriority w:val="99"/&gt;&lt;w:unhideWhenUsed/&gt;&lt;w:rsid w:val="001C181B"/&gt;&lt;w:pPr&gt;&lt;w:spacing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w:val="001C181B"/&gt;&lt;w:rPr&gt;&lt;w:rFonts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w:val="2"/&gt;&lt;w:qFormat/&gt;&lt;w:rsid w:val="001C181B"/&gt;&lt;w:pPr&gt;&lt;w:keepNext/&gt;&lt;w:keepLines/&gt;&lt;w:pageBreakBefore/&gt;&lt;w:numPr&gt;&lt;w:numId w:val="10"/&gt;&lt;/w:numPr&gt;&lt;w:tabs&gt;&lt;w:tab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Char,numbered Char,Bullet List Char,FooterText Char"/&gt;&lt;w:basedOn w:val="DefaultParagraphFont"/&gt;&lt;w:link w:val="ListParagraph"/&gt;&lt;w:uiPriority w:val="34"/&gt;&lt;w:locked/&gt;&lt;w:rsid w:val="001C181B"/&gt;&lt;w:rPr&gt;&lt;w:rFonts w:ascii="Segoe UI" w:eastAsiaTheme="minorEastAsia" w:hAnsi="Segoe UI"/&gt;&lt;/w:rPr&gt;&lt;/w:style&gt;&lt;w:style w:type="paragraph" w:styleId="ListBullet"&gt;&lt;w:name w:val="List Bullet"/&gt;&lt;w:basedOn w:val="Normal"/&gt;&lt;w:uiPriority w:val="4"/&gt;&lt;w:qFormat/&gt;&lt;w:rsid w:val="00D03E8D"/&gt;&lt;w:pPr&gt;&lt;w:numPr&gt;&lt;w:numId w:val="5"/&gt;&lt;/w:numPr&gt;&lt;w:spacing w:after="200"/&gt;&lt;w:contextualSpacing/&gt;&lt;/w:pPr&gt;&lt;/w:style&gt;&lt;w:style w:type="paragraph" w:customStyle="1" w:styleId="Heading2Numbered"&gt;&lt;w:name w:val="Heading 2 (Numbered)"/&gt;&lt;w:basedOn w:val="Heading1Numbered"/&gt;&lt;w:next w:val="Normal"/&gt;&lt;w:uiPriority w:val="2"/&gt;&lt;w:qFormat/&gt;&lt;w:rsid w:val="001C181B"/&gt;&lt;w:pPr&gt;&lt;w:pageBreakBefore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w:val="2"/&gt;&lt;w:qFormat/&gt;&lt;w:rsid w:val="001C181B"/&gt;&lt;w:pPr&gt;&lt;w:numPr&gt;&lt;w:ilvl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w:val="99"/&gt;&lt;w:unhideWhenUsed/&gt;&lt;w:qFormat/&gt;&lt;w:rsid w:val="001C181B"/&gt;&lt;w:pPr&gt;&lt;w:numPr&gt;&lt;w:ilvl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w:val="001C181B"/&gt;&lt;w:pPr&gt;&lt;w:framePr w:wrap="around" w:vAnchor="text" w:hAnchor="text" w:y="1"/&gt;&lt;w:numPr&gt;&lt;w:ilvl w:val="0"/&gt;&lt;w:numId w:val="11"/&gt;&lt;/w:numPr&gt;&lt;w:tabs&gt;&lt;w:tab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w:val="001C181B"/&gt;&lt;w:pPr&gt;&lt;w:numPr&gt;&lt;w:numId w:val="3"/&gt;&lt;/w:numPr&gt;&lt;w:spacing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w:val="001C181B"/&gt;&lt;w:pPr&gt;&lt;w:keepNext/&gt;&lt;w:pBdr&gt;&lt;w:top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w:val="001C181B"/&gt;&lt;w:pPr&gt;&lt;w:numPr&gt;&lt;w:numId w:val="8"/&gt;&lt;/w:numPr&gt;&lt;w:spacing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w:val="001C181B"/&gt;&lt;w:pPr&gt;&lt;w:pBdr&gt;&lt;w:left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w:val="001C181B"/&gt;&lt;w:pPr&gt;&lt;w:keepNext/&gt;&lt;w:spacing w:before="240" w:after="240" w:line="240" w:lineRule="auto"/&gt;&lt;/w:pPr&gt;&lt;w:rPr&gt;&lt;w:bCs/&gt;&lt;w:color w:val="008AC8"/&gt;&lt;w:sz w:val="24"/&gt;&lt;/w:rPr&gt;&lt;/w:style&gt;&lt;w:style w:type="numbering" w:customStyle="1" w:styleId="Checklist"&gt;&lt;w:name w:val="Checklist"/&gt;&lt;w:basedOn w:val="NoList"/&gt;&lt;w:rsid w:val="001C181B"/&gt;&lt;w:pPr&gt;&lt;w:numPr&gt;&lt;w:numId w:val="4"/&gt;&lt;/w:numPr&gt;&lt;/w:pPr&gt;&lt;/w:style&gt;&lt;w:style w:type="paragraph" w:customStyle="1" w:styleId="TableText"&gt;&lt;w:name w:val="Table Text"/&gt;&lt;w:basedOn w:val="Normal"/&gt;&lt;w:uiPriority w:val="99"/&gt;&lt;w:qFormat/&gt;&lt;w:rsid w:val="001C181B"/&gt;&lt;w:pPr&gt;&lt;w:spacing w:line="240" w:lineRule="auto"/&gt;&lt;/w:pPr&gt;&lt;w:rPr&gt;&lt;w:sz w:val="18"/&gt;&lt;/w:rPr&gt;&lt;/w:style&gt;&lt;w:style w:type="paragraph" w:customStyle="1" w:styleId="CommandLine"&gt;&lt;w:name w:val="Command Line"/&gt;&lt;w:basedOn w:val="Normal"/&gt;&lt;w:uiPriority w:val="99"/&gt;&lt;w:rsid w:val="001C181B"/&gt;&lt;w:pPr&gt;&lt;w:shd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w:val="001C181B"/&gt;&lt;w:pPr&gt;&lt;w:numPr&gt;&lt;w:numId w:val="5"/&gt;&lt;/w:numPr&gt;&lt;/w:pPr&gt;&lt;/w:style&gt;&lt;w:style w:type="numbering" w:customStyle="1" w:styleId="NumberedList"&gt;&lt;w:name w:val="Numbered List"/&gt;&lt;w:rsid w:val="001C181B"/&gt;&lt;w:pPr&gt;&lt;w:numPr&gt;&lt;w:numId w:val="6"/&gt;&lt;/w:numPr&gt;&lt;/w:pPr&gt;&lt;/w:style&gt;&lt;w:style w:type="paragraph" w:styleId="TOC2"&gt;&lt;w:name w:val="toc 2"/&gt;&lt;w:basedOn w:val="Normal"/&gt;&lt;w:next w:val="Normal"/&gt;&lt;w:autoRedefine/&gt;&lt;w:uiPriority w:val="39"/&gt;&lt;w:unhideWhenUsed/&gt;&lt;w:rsid w:val="001C181B"/&gt;&lt;w:pPr&gt;&lt;w:tabs&gt;&lt;w:tab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w:val="001C181B"/&gt;&lt;w:pPr&gt;&lt;w:spacing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w:val="001C181B"/&gt;&lt;w:pPr&gt;&lt;w:spacing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w:val="001C181B"/&gt;&lt;w:pPr&gt;&lt;w:spacing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w:val="001C181B"/&gt;&lt;w:pPr&gt;&lt;w:keepNext w:val="0"/&gt;&lt;w:keepLines w:val="0"/&gt;&lt;w:widowControl w:val="0"/&gt;&lt;w:numPr&gt;&lt;w:ilvl w:val="5"/&gt;&lt;w:numId w:val="10"/&gt;&lt;/w:numPr&gt;&lt;w:spacing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w:val="001C181B"/&gt;&lt;w:pPr&gt;&lt;w:keepNext w:val="0"/&gt;&lt;w:keepLines w:val="0"/&gt;&lt;w:widowControl w:val="0"/&gt;&lt;w:numPr&gt;&lt;w:ilvl w:val="6"/&gt;&lt;w:numId w:val="10"/&gt;&lt;/w:numPr&gt;&lt;w:spacing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w:val="001C181B"/&gt;&lt;w:rPr&gt;&lt;w:rFonts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w:val="001C181B"/&gt;&lt;w:rPr&gt;&lt;w:rFonts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w:val="001C181B"/&gt;&lt;w:pPr&gt;&lt;w:keepLines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w:val="001C181B"/&gt;&lt;w:pPr&gt;&lt;w:keepLines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w:val="001C181B"/&gt;&lt;w:rPr&gt;&lt;w:rFonts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w:val="001C181B"/&gt;&lt;w:rPr&gt;&lt;w:rFonts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w:val="001C181B"/&gt;&lt;w:rPr&gt;&lt;w:rFonts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w:val="001C181B"/&gt;&lt;w:rPr&gt;&lt;w:rFonts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w:val="001C181B"/&gt;&lt;w:rPr&gt;&lt;w:rFonts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w:val="001C181B"/&gt;&lt;w:pPr&gt;&lt;w:numPr&gt;&lt;w:numId w:val="12"/&gt;&lt;/w:numPr&gt;&lt;w:ind w:left="1080"/&gt;&lt;/w:pPr&gt;&lt;/w:style&gt;&lt;w:style w:type="paragraph" w:styleId="ListBullet3"&gt;&lt;w:name w:val="List Bullet 3"/&gt;&lt;w:basedOn w:val="ListBullet2"/&gt;&lt;w:uiPriority w:val="99"/&gt;&lt;w:qFormat/&gt;&lt;w:rsid w:val="001C181B"/&gt;&lt;w:pPr&gt;&lt;w:numPr&gt;&lt;w:numId w:val="13"/&gt;&lt;/w:numPr&gt;&lt;/w:pPr&gt;&lt;/w:style&gt;&lt;w:style w:type="paragraph" w:styleId="ListBullet4"&gt;&lt;w:name w:val="List Bullet 4"/&gt;&lt;w:basedOn w:val="ListBullet3"/&gt;&lt;w:uiPriority w:val="99"/&gt;&lt;w:qFormat/&gt;&lt;w:rsid w:val="001C181B"/&gt;&lt;w:pPr&gt;&lt;w:numPr&gt;&lt;w:numId w:val="14"/&gt;&lt;/w:numPr&gt;&lt;/w:pPr&gt;&lt;/w:style&gt;&lt;w:style w:type="paragraph" w:styleId="ListBullet5"&gt;&lt;w:name w:val="List Bullet 5"/&gt;&lt;w:basedOn w:val="ListBullet4"/&gt;&lt;w:uiPriority w:val="99"/&gt;&lt;w:rsid w:val="001C181B"/&gt;&lt;w:pPr&gt;&lt;w:numPr&gt;&lt;w:numId w:val="15"/&gt;&lt;/w:numPr&gt;&lt;/w:pPr&gt;&lt;/w:style&gt;&lt;w:style w:type="paragraph" w:styleId="ListNumber2"&gt;&lt;w:name w:val="List Number 2"/&gt;&lt;w:basedOn w:val="ListNumber"/&gt;&lt;w:uiPriority w:val="99"/&gt;&lt;w:qFormat/&gt;&lt;w:rsid w:val="001C181B"/&gt;&lt;w:pPr&gt;&lt;w:numPr&gt;&lt;w:numId w:val="17"/&gt;&lt;/w:numPr&gt;&lt;/w:pPr&gt;&lt;/w:style&gt;&lt;w:style w:type="paragraph" w:styleId="ListNumber"&gt;&lt;w:name w:val="List Number"/&gt;&lt;w:basedOn w:val="ListBullet"/&gt;&lt;w:uiPriority w:val="99"/&gt;&lt;w:qFormat/&gt;&lt;w:rsid w:val="001C181B"/&gt;&lt;w:pPr&gt;&lt;w:numPr&gt;&lt;w:numId w:val="0"/&gt;&lt;/w:numPr&gt;&lt;w:ind w:left="720" w:hanging="360"/&gt;&lt;/w:pPr&gt;&lt;/w:style&gt;&lt;w:style w:type="paragraph" w:styleId="ListNumber3"&gt;&lt;w:name w:val="List Number 3"/&gt;&lt;w:basedOn w:val="ListNumber2"/&gt;&lt;w:uiPriority w:val="99"/&gt;&lt;w:qFormat/&gt;&lt;w:rsid w:val="001C181B"/&gt;&lt;w:pPr&gt;&lt;w:numPr&gt;&lt;w:numId w:val="18"/&gt;&lt;/w:numPr&gt;&lt;/w:pPr&gt;&lt;/w:style&gt;&lt;w:style w:type="paragraph" w:styleId="ListNumber4"&gt;&lt;w:name w:val="List Number 4"/&gt;&lt;w:basedOn w:val="ListNumber3"/&gt;&lt;w:uiPriority w:val="99"/&gt;&lt;w:qFormat/&gt;&lt;w:rsid w:val="001C181B"/&gt;&lt;w:pPr&gt;&lt;w:numPr&gt;&lt;w:numId w:val="19"/&gt;&lt;/w:numPr&gt;&lt;/w:pPr&gt;&lt;/w:style&gt;&lt;w:style w:type="character" w:styleId="PlaceholderText"&gt;&lt;w:name w:val="Placeholder Text"/&gt;&lt;w:basedOn w:val="DefaultParagraphFont"/&gt;&lt;w:uiPriority w:val="99"/&gt;&lt;w:semiHidden/&gt;&lt;w:rsid w:val="001C181B"/&gt;&lt;w:rPr&gt;&lt;w:color w:val="808080"/&gt;&lt;/w:rPr&gt;&lt;/w:style&gt;&lt;w:style w:type="numbering" w:customStyle="1" w:styleId="Bullets"&gt;&lt;w:name w:val="Bullets"/&gt;&lt;w:rsid w:val="001C181B"/&gt;&lt;w:pPr&gt;&lt;w:numPr&gt;&lt;w:numId w:val="20"/&gt;&lt;/w:numPr&gt;&lt;/w:pPr&gt;&lt;/w:style&gt;&lt;w:style w:type="paragraph" w:customStyle="1" w:styleId="HeaderUnderline"&gt;&lt;w:name w:val="Header Underline"/&gt;&lt;w:basedOn w:val="Header"/&gt;&lt;w:uiPriority w:val="99"/&gt;&lt;w:rsid w:val="001C181B"/&gt;&lt;w:pPr&gt;&lt;w:pBdr&gt;&lt;w:bottom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w:val="001C181B"/&gt;&lt;w:rPr&gt;&lt;w:color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w:val="001C181B"/&gt;&lt;w:pPr&gt;&lt;w:spacing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w:styleId="FootnoteText"&gt;&lt;w:name w:val="footnote text"/&gt;&lt;w:basedOn w:val="Normal"/&gt;&lt;w:link w:val="FootnoteTextChar"/&gt;&lt;w:uiPriority w:val="99"/&gt;&lt;w:semiHidden/&gt;&lt;w:unhideWhenUsed/&gt;&lt;w:rsid w:val="00AB512E"/&gt;&lt;w:pPr&gt;&lt;w:spacing w:before="0" w:after="0" w:line="240" w:lineRule="auto"/&gt;&lt;/w:pPr&gt;&lt;w:rPr&gt;&lt;w:sz w:val="20"/&gt;&lt;w:szCs w:val="20"/&gt;&lt;/w:rPr&gt;&lt;/w:style&gt;&lt;w:style w:type="character" w:customStyle="1" w:styleId="FootnoteTextChar"&gt;&lt;w:name w:val="Footnote Text Char"/&gt;&lt;w:basedOn w:val="DefaultParagraphFont"/&gt;&lt;w:link w:val="FootnoteText"/&gt;&lt;w:uiPriority w:val="99"/&gt;&lt;w:semiHidden/&gt;&lt;w:rsid w:val="00AB512E"/&gt;&lt;w:rPr&gt;&lt;w:rFonts w:ascii="Segoe UI" w:eastAsiaTheme="minorEastAsia" w:hAnsi="Segoe UI"/&gt;&lt;w:sz w:val="20"/&gt;&lt;w:szCs w:val="20"/&gt;&lt;/w:rPr&gt;&lt;/w:style&gt;&lt;w:style w:type="character" w:styleId="FootnoteReference"&gt;&lt;w:name w:val="footnote reference"/&gt;&lt;w:basedOn w:val="DefaultParagraphFont"/&gt;&lt;w:uiPriority w:val="99"/&gt;&lt;w:semiHidden/&gt;&lt;w:unhideWhenUsed/&gt;&lt;w:rsid w:val="00AB512E"/&gt;&lt;w:rPr&gt;&lt;w:vertAlign w:val="superscript"/&gt;&lt;/w:rPr&gt;&lt;/w:style&gt;&lt;w:style w:type="character" w:styleId="CommentReference"&gt;&lt;w:name w:val="annotation reference"/&gt;&lt;w:basedOn w:val="DefaultParagraphFont"/&gt;&lt;w:uiPriority w:val="99"/&gt;&lt;w:semiHidden/&gt;&lt;w:unhideWhenUsed/&gt;&lt;w:rsid w:val="00AB512E"/&gt;&lt;w:rPr&gt;&lt;w:sz w:val="16"/&gt;&lt;w:szCs w:val="16"/&gt;&lt;/w:rPr&gt;&lt;/w:style&gt;&lt;w:style w:type="paragraph" w:styleId="CommentText"&gt;&lt;w:name w:val="annotation text"/&gt;&lt;w:basedOn w:val="Normal"/&gt;&lt;w:link w:val="CommentTextChar"/&gt;&lt;w:uiPriority w:val="99"/&gt;&lt;w:semiHidden/&gt;&lt;w:unhideWhenUsed/&gt;&lt;w:rsid w:val="00AB512E"/&gt;&lt;w:pPr&gt;&lt;w:spacing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w:val="00AB512E"/&gt;&lt;w:rPr&gt;&lt;w:rFonts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w:val="00AB512E"/&gt;&lt;w:rPr&gt;&lt;w:b/&gt;&lt;w:bCs/&gt;&lt;/w:rPr&gt;&lt;/w:style&gt;&lt;w:style w:type="character" w:customStyle="1" w:styleId="CommentSubjectChar"&gt;&lt;w:name w:val="Comment Subject Char"/&gt;&lt;w:basedOn w:val="CommentTextChar"/&gt;&lt;w:link w:val="CommentSubject"/&gt;&lt;w:uiPriority w:val="99"/&gt;&lt;w:semiHidden/&gt;&lt;w:rsid w:val="00AB512E"/&gt;&lt;w:rPr&gt;&lt;w:rFonts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w:val="00AB512E"/&gt;&lt;w:pPr&gt;&lt;w:spacing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w:val="00AB512E"/&gt;&lt;w:rPr&gt;&lt;w:rFonts w:ascii="Segoe UI" w:eastAsiaTheme="minorEastAsia" w:hAnsi="Segoe UI" w:cs="Segoe UI"/&gt;&lt;w:sz w:val="18"/&gt;&lt;w:szCs w:val="18"/&gt;&lt;/w:rPr&gt;&lt;/w:style&gt;&lt;w:style w:type="paragraph" w:styleId="NormalWeb"&gt;&lt;w:name w:val="Normal (Web)"/&gt;&lt;w:basedOn w:val="Normal"/&gt;&lt;w:uiPriority w:val="99"/&gt;&lt;w:semiHidden/&gt;&lt;w:unhideWhenUsed/&gt;&lt;w:rsid w:val="00AB512E"/&gt;&lt;w:pPr&gt;&lt;w:spacing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w:type="paragraph" w:styleId="HTMLPreformatted"&gt;&lt;w:name w:val="HTML Preformatted"/&gt;&lt;w:basedOn w:val="Normal"/&gt;&lt;w:link w:val="HTMLPreformattedChar"/&gt;&lt;w:uiPriority w:val="99"/&gt;&lt;w:semiHidden/&gt;&lt;w:unhideWhenUsed/&gt;&lt;w:rsid w:val="006375D1"/&gt;&lt;w:pPr&gt;&lt;w:shd w:val="clear" w:color="auto" w:fill="EEEEEE"/&gt;&lt;w:tabs&gt;&lt;w:tab w:val="left" w:pos="916"/&gt;&lt;w:tab w:val="left" w:pos="1832"/&gt;&lt;w:tab w:val="left" w:pos="2748"/&gt;&lt;w:tab w:val="left" w:pos="3664"/&gt;&lt;w:tab w:val="left" w:pos="4580"/&gt;&lt;w:tab w:val="left" w:pos="5496"/&gt;&lt;w:tab w:val="left" w:pos="6412"/&gt;&lt;w:tab w:val="left" w:pos="7328"/&gt;&lt;w:tab w:val="left" w:pos="8244"/&gt;&lt;w:tab w:val="left" w:pos="9160"/&gt;&lt;w:tab w:val="left" w:pos="10076"/&gt;&lt;w:tab w:val="left" w:pos="10992"/&gt;&lt;w:tab w:val="left" w:pos="11908"/&gt;&lt;w:tab w:val="left" w:pos="12824"/&gt;&lt;w:tab w:val="left" w:pos="13740"/&gt;&lt;w:tab w:val="left" w:pos="14656"/&gt;&lt;/w:tabs&gt;&lt;w:spacing w:before="0" w:after="240" w:line="240" w:lineRule="auto"/&gt;&lt;/w:pPr&gt;&lt;w:rPr&gt;&lt;w:rFonts w:ascii="Consolas" w:eastAsia="Times New Roman" w:hAnsi="Consolas" w:cs="Courier New"/&gt;&lt;w:sz w:val="20"/&gt;&lt;w:szCs w:val="20"/&gt;&lt;w:lang w:val="es-AR" w:eastAsia="es-AR"/&gt;&lt;/w:rPr&gt;&lt;/w:style&gt;&lt;w:style w:type="character" w:customStyle="1" w:styleId="HTMLPreformattedChar"&gt;&lt;w:name w:val="HTML Preformatted Char"/&gt;&lt;w:basedOn w:val="DefaultParagraphFont"/&gt;&lt;w:link w:val="HTMLPreformatted"/&gt;&lt;w:uiPriority w:val="99"/&gt;&lt;w:semiHidden/&gt;&lt;w:rsid w:val="006375D1"/&gt;&lt;w:rPr&gt;&lt;w:rFonts w:ascii="Consolas" w:eastAsia="Times New Roman" w:hAnsi="Consolas" w:cs="Courier New"/&gt;&lt;w:sz w:val="20"/&gt;&lt;w:szCs w:val="20"/&gt;&lt;w:shd w:val="clear" w:color="auto" w:fill="EEEEEE"/&gt;&lt;w:lang w:val="es-AR" w:eastAsia="es-AR"/&gt;&lt;/w:rPr&gt;&lt;/w:style&gt;&lt;w:style w:type="character" w:customStyle="1" w:styleId="vote-count-post2"&gt;&lt;w:name w:val="vote-count-post2"/&gt;&lt;w:basedOn w:val="DefaultParagraphFont"/&gt;&lt;w:rsid w:val="006375D1"/&gt;&lt;w:rPr&gt;&lt;w:vanish w:val="0"/&gt;&lt;w:webHidden w:val="0"/&gt;&lt;w:color w:val="777777"/&gt;&lt;w:sz w:val="30"/&gt;&lt;w:szCs w:val="30"/&gt;&lt;w:specVanish w:val="0"/&gt;&lt;/w:rPr&gt;&lt;/w:style&gt;&lt;w:style w:type="character" w:customStyle="1" w:styleId="var2"&gt;&lt;w:name w:val="var2"/&gt;&lt;w:basedOn w:val="DefaultParagraphFont"/&gt;&lt;w:rsid w:val="00855573"/&gt;&lt;w:rPr&gt;&lt;w:color w:val="800080"/&gt;&lt;/w:rPr&gt;&lt;/w:style&gt;&lt;w:style w:type="character" w:customStyle="1" w:styleId="string2"&gt;&lt;w:name w:val="string2"/&gt;&lt;w:basedOn w:val="DefaultParagraphFont"/&gt;&lt;w:rsid w:val="00855573"/&gt;&lt;w:rPr&gt;&lt;w:color w:val="800000"/&gt;&lt;/w:rPr&gt;&lt;/w:style&gt;&lt;w:style w:type="character" w:customStyle="1" w:styleId="verbnoun2"&gt;&lt;w:name w:val="verbnoun2"/&gt;&lt;w:basedOn w:val="DefaultParagraphFont"/&gt;&lt;w:rsid w:val="00855573"/&gt;&lt;w:rPr&gt;&lt;w:color w:val="5F9EA0"/&gt;&lt;/w:rPr&gt;&lt;/w:style&gt;&lt;w:style w:type="character" w:customStyle="1" w:styleId="namespace2"&gt;&lt;w:name w:val="namespace2"/&gt;&lt;w:basedOn w:val="DefaultParagraphFont"/&gt;&lt;w:rsid w:val="00855573"/&gt;&lt;w:rPr&gt;&lt;w:color w:val="8B4513"/&gt;&lt;/w:rPr&gt;&lt;/w:style&gt;&lt;w:style w:type="character" w:customStyle="1" w:styleId="method2"&gt;&lt;w:name w:val="method2"/&gt;&lt;w:basedOn w:val="DefaultParagraphFont"/&gt;&lt;w:rsid w:val="00855573"/&gt;&lt;w:rPr&gt;&lt;w:color w:val="8B4513"/&gt;&lt;/w:rPr&gt;&lt;/w:style&gt;&lt;w:style w:type="paragraph" w:customStyle="1" w:styleId="SourceCode"&gt;&lt;w:name w:val="Source Code"/&gt;&lt;w:basedOn w:val="ListParagraph"/&gt;&lt;w:link w:val="SourceCodeChar"/&gt;&lt;w:qFormat/&gt;&lt;w:rsid w:val="000557BC"/&gt;&lt;w:pPr&gt;&lt;w:numPr&gt;&lt;w:numId w:val="0"/&gt;&lt;/w:numPr&gt;&lt;w:pBdr&gt;&lt;w:top w:val="single" w:sz="4" w:space="1" w:color="auto"/&gt;&lt;w:left w:val="single" w:sz="4" w:space="4" w:color="auto"/&gt;&lt;w:bottom w:val="single" w:sz="4" w:space="1" w:color="auto"/&gt;&lt;w:right w:val="single" w:sz="4" w:space="4" w:color="auto"/&gt;&lt;/w:pBdr&gt;&lt;w:shd w:val="clear" w:color="auto" w:fill="D9D9D9" w:themeFill="background1" w:themeFillShade="D9"/&gt;&lt;w:spacing w:after="0" w:line="240" w:lineRule="auto"/&gt;&lt;/w:pPr&gt;&lt;w:rPr&gt;&lt;w:rFonts w:ascii="Courier New" w:hAnsi="Courier New" w:cs="Courier New"/&gt;&lt;w:noProof/&gt;&lt;w:sz w:val="16"/&gt;&lt;w:szCs w:val="16"/&gt;&lt;/w:rPr&gt;&lt;/w:style&gt;&lt;w:style w:type="character" w:customStyle="1" w:styleId="SourceCodeChar"&gt;&lt;w:name w:val="Source Code Char"/&gt;&lt;w:basedOn w:val="ListParagraphChar"/&gt;&lt;w:link w:val="SourceCode"/&gt;&lt;w:rsid w:val="000557BC"/&gt;&lt;w:rPr&gt;&lt;w:rFonts w:ascii="Courier New" w:eastAsiaTheme="minorEastAsia" w:hAnsi="Courier New" w:cs="Courier New"/&gt;&lt;w:noProof/&gt;&lt;w:sz w:val="16"/&gt;&lt;w:szCs w:val="16"/&gt;&lt;w:shd w:val="clear" w:color="auto" w:fill="D9D9D9" w:themeFill="background1" w:themeFillShade="D9"/&gt;&lt;/w:rPr&gt;&lt;/w:style&gt;&lt;w:style w:type="character" w:styleId="Mention"&gt;&lt;w:name w:val="Mention"/&gt;&lt;w:basedOn w:val="DefaultParagraphFont"/&gt;&lt;w:uiPriority w:val="99"/&gt;&lt;w:semiHidden/&gt;&lt;w:unhideWhenUsed/&gt;&lt;w:rsid w:val="001E2377"/&gt;&lt;w:rPr&gt;&lt;w:color w:val="2B579A"/&gt;&lt;w:shd w:val="clear" w:color="auto" w:fill="E6E6E6"/&gt;&lt;/w:rPr&gt;&lt;/w:style&gt;&lt;/w:styles&gt;&lt;/pkg:xmlData&gt;&lt;/pkg:part&gt;&lt;pkg:part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w:val="E1C6EC80"/&gt;&lt;w:lvl w:ilvl="0"&gt;&lt;w:start w:val="1"/&gt;&lt;w:numFmt w:val="decimal"/&gt;&lt;w:lvlText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w:val="FFFFFF89"/&gt;&lt;w:multiLevelType w:val="singleLevel"/&gt;&lt;w:tmpl w:val="2C761832"/&gt;&lt;w:lvl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w:abstractNumId="9" w15:restartNumberingAfterBreak="0"&gt;&lt;w:nsid w:val="0BB960B7"/&gt;&lt;w:multiLevelType w:val="hybridMultilevel"/&gt;&lt;w:tmpl w:val="222EB344"/&gt;&lt;w:lvl w:ilvl="0" w:tplc="D8F82476"&gt;&lt;w:numFmt w:val="bullet"/&gt;&lt;w:lvlText w:val="•"/&gt;&lt;w:lvlJc w:val="left"/&gt;&lt;w:pPr&gt;&lt;w:ind w:left="435" w:hanging="435"/&gt;&lt;/w:pPr&gt;&lt;w:rPr&gt;&lt;w:rFonts w:ascii="Segoe UI" w:eastAsiaTheme="minorEastAsia" w:hAnsi="Segoe UI" w:cs="Segoe UI"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w:abstractNumId="10"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w:abstractNumId="11"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w:abstractNumId="12" w15:restartNumberingAfterBreak="0"&gt;&lt;w:nsid w:val="10DF6681"/&gt;&lt;w:multiLevelType w:val="hybridMultilevel"/&gt;&lt;w:tmpl w:val="4E580ACE"/&gt;&lt;w:lvl w:ilvl="0" w:tplc="D8F82476"&gt;&lt;w:numFmt w:val="bullet"/&gt;&lt;w:lvlText w:val="•"/&gt;&lt;w:lvlJc w:val="left"/&gt;&lt;w:pPr&gt;&lt;w:ind w:left="795" w:hanging="435"/&gt;&lt;/w:pPr&gt;&lt;w:rPr&gt;&lt;w:rFonts w:ascii="Segoe UI" w:eastAsiaTheme="minorEastAsia" w:hAnsi="Segoe UI" w:cs="Segoe UI"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w:abstractNumId="13" w15:restartNumberingAfterBreak="0"&gt;&lt;w:nsid w:val="11D95337"/&gt;&lt;w:multiLevelType w:val="hybridMultilevel"/&gt;&lt;w:tmpl w:val="67208FB4"/&gt;&lt;w:lvl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w:abstractNumId="15" w15:restartNumberingAfterBreak="0"&gt;&lt;w:nsid w:val="15451C6B"/&gt;&lt;w:multiLevelType w:val="multilevel"/&gt;&lt;w:tmpl w:val="31A25C32"/&gt;&lt;w:lvl w:ilvl="0"&gt;&lt;w:start w:val="1"/&gt;&lt;w:numFmt w:val="decimal"/&gt;&lt;w:lvlText w:val="%1"/&gt;&lt;w:lvlJc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w:val="%1.%2.%3"/&gt;&lt;w:lvlJc w:val="left"/&gt;&lt;w:pPr&gt;&lt;w:ind w:left="3456" w:hanging="936"/&gt;&lt;/w:pPr&gt;&lt;w:rPr&gt;&lt;w:rFonts w:hint="default"/&gt;&lt;/w:rPr&gt;&lt;/w:lvl&gt;&lt;w:lvl w:ilvl="3"&gt;&lt;w:start w:val="1"/&gt;&lt;w:numFmt w:val="decimal"/&gt;&lt;w:lvlText w:val="%1.%2.%3.%4"/&gt;&lt;w:lvlJc w:val="left"/&gt;&lt;w:pPr&gt;&lt;w:ind w:left="936" w:hanging="936"/&gt;&lt;/w:pPr&gt;&lt;w:rPr&gt;&lt;w:rFonts w:hint="default"/&gt;&lt;/w:rPr&gt;&lt;/w:lvl&gt;&lt;w:lvl w:ilvl="4"&gt;&lt;w:start w:val="1"/&gt;&lt;w:numFmt w:val="decimal"/&gt;&lt;w:lvlText w:val="%1.%2.%3.%4.%5"/&gt;&lt;w:lvlJc w:val="left"/&gt;&lt;w:pPr&gt;&lt;w:ind w:left="1224" w:hanging="1224"/&gt;&lt;/w:pPr&gt;&lt;w:rPr&gt;&lt;w:rFonts w:hint="default"/&gt;&lt;/w:rPr&gt;&lt;/w:lvl&gt;&lt;w:lvl w:ilvl="5"&gt;&lt;w:start w:val="1"/&gt;&lt;w:numFmt w:val="decimal"/&gt;&lt;w:lvlText w:val="%1.%2.%3.%4.%5.%6."/&gt;&lt;w:lvlJc w:val="left"/&gt;&lt;w:pPr&gt;&lt;w:ind w:left="1224" w:hanging="1224"/&gt;&lt;/w:pPr&gt;&lt;w:rPr&gt;&lt;w:rFonts w:hint="default"/&gt;&lt;/w:rPr&gt;&lt;/w:lvl&gt;&lt;w:lvl w:ilvl="6"&gt;&lt;w:start w:val="1"/&gt;&lt;w:numFmt w:val="decimal"/&gt;&lt;w:lvlText w:val="%1.%2.%3.%4.%5.%6.%7."/&gt;&lt;w:lvlJc w:val="left"/&gt;&lt;w:pPr&gt;&lt;w:ind w:left="3240" w:hanging="1080"/&gt;&lt;/w:pPr&gt;&lt;w:rPr&gt;&lt;w:rFonts w:hint="default"/&gt;&lt;/w:rPr&gt;&lt;/w:lvl&gt;&lt;w:lvl w:ilvl="7"&gt;&lt;w:start w:val="1"/&gt;&lt;w:numFmt w:val="decimal"/&gt;&lt;w:lvlText w:val="%1.%2.%3.%4.%5.%6.%7.%8."/&gt;&lt;w:lvlJc w:val="left"/&gt;&lt;w:pPr&gt;&lt;w:ind w:left="3744" w:hanging="1224"/&gt;&lt;/w:pPr&gt;&lt;w:rPr&gt;&lt;w:rFonts w:hint="default"/&gt;&lt;/w:rPr&gt;&lt;/w:lvl&gt;&lt;w:lvl w:ilvl="8"&gt;&lt;w:start w:val="1"/&gt;&lt;w:numFmt w:val="decimal"/&gt;&lt;w:lvlText w:val="%1.%2.%3.%4.%5.%6.%7.%8.%9."/&gt;&lt;w:lvlJc w:val="left"/&gt;&lt;w:pPr&gt;&lt;w:ind w:left="4320" w:hanging="1440"/&gt;&lt;/w:pPr&gt;&lt;w:rPr&gt;&lt;w:rFonts w:hint="default"/&gt;&lt;/w:rPr&gt;&lt;/w:lvl&gt;&lt;/w:abstractNum&gt;&lt;w:abstractNum w:abstractNumId="16" w15:restartNumberingAfterBreak="0"&gt;&lt;w:nsid w:val="160B4986"/&gt;&lt;w:multiLevelType w:val="hybridMultilevel"/&gt;&lt;w:tmpl w:val="ACD60EDA"/&gt;&lt;w:lvl w:ilvl="0" w:tplc="22C8DD6A"&gt;&lt;w:start w:val="1"/&gt;&lt;w:numFmt w:val="decimal"/&gt;&lt;w:lvlText w:val="%1."/&gt;&lt;w:lvlJc w:val="left"/&gt;&lt;w:pPr&gt;&lt;w:ind w:left="720" w:hanging="360"/&gt;&lt;/w:pPr&gt;&lt;/w:lvl&gt;&lt;w:lvl w:ilvl="1" w:tplc="BD2A83F6"&gt;&lt;w:start w:val="1"/&gt;&lt;w:numFmt w:val="lowerLetter"/&gt;&lt;w:lvlText w:val="%2."/&gt;&lt;w:lvlJc w:val="left"/&gt;&lt;w:pPr&gt;&lt;w:ind w:left="1440" w:hanging="360"/&gt;&lt;/w:pPr&gt;&lt;/w:lvl&gt;&lt;w:lvl w:ilvl="2" w:tplc="E6947D82"&gt;&lt;w:start w:val="1"/&gt;&lt;w:numFmt w:val="lowerRoman"/&gt;&lt;w:lvlText w:val="%3."/&gt;&lt;w:lvlJc w:val="right"/&gt;&lt;w:pPr&gt;&lt;w:ind w:left="2160" w:hanging="180"/&gt;&lt;/w:pPr&gt;&lt;/w:lvl&gt;&lt;w:lvl w:ilvl="3" w:tplc="7D2EB970"&gt;&lt;w:start w:val="1"/&gt;&lt;w:numFmt w:val="decimal"/&gt;&lt;w:lvlText w:val="%4."/&gt;&lt;w:lvlJc w:val="left"/&gt;&lt;w:pPr&gt;&lt;w:ind w:left="2880" w:hanging="360"/&gt;&lt;/w:pPr&gt;&lt;/w:lvl&gt;&lt;w:lvl w:ilvl="4" w:tplc="B16C2006"&gt;&lt;w:start w:val="1"/&gt;&lt;w:numFmt w:val="lowerLetter"/&gt;&lt;w:lvlText w:val="%5."/&gt;&lt;w:lvlJc w:val="left"/&gt;&lt;w:pPr&gt;&lt;w:ind w:left="3600" w:hanging="360"/&gt;&lt;/w:pPr&gt;&lt;/w:lvl&gt;&lt;w:lvl w:ilvl="5" w:tplc="DC16E4DA"&gt;&lt;w:start w:val="1"/&gt;&lt;w:numFmt w:val="lowerRoman"/&gt;&lt;w:lvlText w:val="%6."/&gt;&lt;w:lvlJc w:val="right"/&gt;&lt;w:pPr&gt;&lt;w:ind w:left="4320" w:hanging="180"/&gt;&lt;/w:pPr&gt;&lt;/w:lvl&gt;&lt;w:lvl w:ilvl="6" w:tplc="0EA04FB4"&gt;&lt;w:start w:val="1"/&gt;&lt;w:numFmt w:val="decimal"/&gt;&lt;w:lvlText w:val="%7."/&gt;&lt;w:lvlJc w:val="left"/&gt;&lt;w:pPr&gt;&lt;w:ind w:left="5040" w:hanging="360"/&gt;&lt;/w:pPr&gt;&lt;/w:lvl&gt;&lt;w:lvl w:ilvl="7" w:tplc="25324A16"&gt;&lt;w:start w:val="1"/&gt;&lt;w:numFmt w:val="lowerLetter"/&gt;&lt;w:lvlText w:val="%8."/&gt;&lt;w:lvlJc w:val="left"/&gt;&lt;w:pPr&gt;&lt;w:ind w:left="5760" w:hanging="360"/&gt;&lt;/w:pPr&gt;&lt;/w:lvl&gt;&lt;w:lvl w:ilvl="8" w:tplc="A62EC97C"&gt;&lt;w:start w:val="1"/&gt;&lt;w:numFmt w:val="lowerRoman"/&gt;&lt;w:lvlText w:val="%9."/&gt;&lt;w:lvlJc w:val="right"/&gt;&lt;w:pPr&gt;&lt;w:ind w:left="6480" w:hanging="180"/&gt;&lt;/w:pPr&gt;&lt;/w:lvl&gt;&lt;/w:abstractNum&gt;&lt;w:abstractNum w:abstractNumId="17" w15:restartNumberingAfterBreak="0"&gt;&lt;w:nsid w:val="18691793"/&gt;&lt;w:multiLevelType w:val="hybridMultilevel"/&gt;&lt;w:tmpl w:val="2C04DE96"/&gt;&lt;w:lvl w:ilvl="0" w:tplc="B2E44562"&gt;&lt;w:start w:val="1"/&gt;&lt;w:numFmt w:val="bullet"/&gt;&lt;w:lvlText w:val=""/&gt;&lt;w:lvlJc w:val="left"/&gt;&lt;w:pPr&gt;&lt;w:ind w:left="720" w:hanging="360"/&gt;&lt;/w:pPr&gt;&lt;w:rPr&gt;&lt;w:rFonts w:ascii="Symbol" w:hAnsi="Symbol" w:hint="default"/&gt;&lt;/w:rPr&gt;&lt;/w:lvl&gt;&lt;w:lvl w:ilvl="1" w:tplc="3154DE6E"&gt;&lt;w:start w:val="1"/&gt;&lt;w:numFmt w:val="bullet"/&gt;&lt;w:lvlText w:val="o"/&gt;&lt;w:lvlJc w:val="left"/&gt;&lt;w:pPr&gt;&lt;w:ind w:left="1440" w:hanging="360"/&gt;&lt;/w:pPr&gt;&lt;w:rPr&gt;&lt;w:rFonts w:ascii="Courier New" w:hAnsi="Courier New" w:hint="default"/&gt;&lt;/w:rPr&gt;&lt;/w:lvl&gt;&lt;w:lvl w:ilvl="2" w:tplc="BD667622"&gt;&lt;w:start w:val="1"/&gt;&lt;w:numFmt w:val="bullet"/&gt;&lt;w:lvlText w:val=""/&gt;&lt;w:lvlJc w:val="left"/&gt;&lt;w:pPr&gt;&lt;w:ind w:left="2160" w:hanging="360"/&gt;&lt;/w:pPr&gt;&lt;w:rPr&gt;&lt;w:rFonts w:ascii="Wingdings" w:hAnsi="Wingdings" w:hint="default"/&gt;&lt;/w:rPr&gt;&lt;/w:lvl&gt;&lt;w:lvl w:ilvl="3" w:tplc="6D8AC922"&gt;&lt;w:start w:val="1"/&gt;&lt;w:numFmt w:val="bullet"/&gt;&lt;w:lvlText w:val=""/&gt;&lt;w:lvlJc w:val="left"/&gt;&lt;w:pPr&gt;&lt;w:ind w:left="2880" w:hanging="360"/&gt;&lt;/w:pPr&gt;&lt;w:rPr&gt;&lt;w:rFonts w:ascii="Symbol" w:hAnsi="Symbol" w:hint="default"/&gt;&lt;/w:rPr&gt;&lt;/w:lvl&gt;&lt;w:lvl w:ilvl="4" w:tplc="B4605446"&gt;&lt;w:start w:val="1"/&gt;&lt;w:numFmt w:val="bullet"/&gt;&lt;w:lvlText w:val="o"/&gt;&lt;w:lvlJc w:val="left"/&gt;&lt;w:pPr&gt;&lt;w:ind w:left="3600" w:hanging="360"/&gt;&lt;/w:pPr&gt;&lt;w:rPr&gt;&lt;w:rFonts w:ascii="Courier New" w:hAnsi="Courier New" w:hint="default"/&gt;&lt;/w:rPr&gt;&lt;/w:lvl&gt;&lt;w:lvl w:ilvl="5" w:tplc="9D429A32"&gt;&lt;w:start w:val="1"/&gt;&lt;w:numFmt w:val="bullet"/&gt;&lt;w:lvlText w:val=""/&gt;&lt;w:lvlJc w:val="left"/&gt;&lt;w:pPr&gt;&lt;w:ind w:left="4320" w:hanging="360"/&gt;&lt;/w:pPr&gt;&lt;w:rPr&gt;&lt;w:rFonts w:ascii="Wingdings" w:hAnsi="Wingdings" w:hint="default"/&gt;&lt;/w:rPr&gt;&lt;/w:lvl&gt;&lt;w:lvl w:ilvl="6" w:tplc="E940C726"&gt;&lt;w:start w:val="1"/&gt;&lt;w:numFmt w:val="bullet"/&gt;&lt;w:lvlText w:val=""/&gt;&lt;w:lvlJc w:val="left"/&gt;&lt;w:pPr&gt;&lt;w:ind w:left="5040" w:hanging="360"/&gt;&lt;/w:pPr&gt;&lt;w:rPr&gt;&lt;w:rFonts w:ascii="Symbol" w:hAnsi="Symbol" w:hint="default"/&gt;&lt;/w:rPr&gt;&lt;/w:lvl&gt;&lt;w:lvl w:ilvl="7" w:tplc="77AC8CF8"&gt;&lt;w:start w:val="1"/&gt;&lt;w:numFmt w:val="bullet"/&gt;&lt;w:lvlText w:val="o"/&gt;&lt;w:lvlJc w:val="left"/&gt;&lt;w:pPr&gt;&lt;w:ind w:left="5760" w:hanging="360"/&gt;&lt;/w:pPr&gt;&lt;w:rPr&gt;&lt;w:rFonts w:ascii="Courier New" w:hAnsi="Courier New" w:hint="default"/&gt;&lt;/w:rPr&gt;&lt;/w:lvl&gt;&lt;w:lvl w:ilvl="8" w:tplc="877ABAA2"&gt;&lt;w:start w:val="1"/&gt;&lt;w:numFmt w:val="bullet"/&gt;&lt;w:lvlText w:val=""/&gt;&lt;w:lvlJc w:val="left"/&gt;&lt;w:pPr&gt;&lt;w:ind w:left="6480" w:hanging="360"/&gt;&lt;/w:pPr&gt;&lt;w:rPr&gt;&lt;w:rFonts w:ascii="Wingdings" w:hAnsi="Wingdings" w:hint="default"/&gt;&lt;/w:rPr&gt;&lt;/w:lvl&gt;&lt;/w:abstractNum&gt;&lt;w:abstractNum w:abstractNumId="18"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w:abstractNumId="19" w15:restartNumberingAfterBreak="0"&gt;&lt;w:nsid w:val="273F5BDA"/&gt;&lt;w:multiLevelType w:val="multilevel"/&gt;&lt;w:tmpl w:val="9228A626"/&gt;&lt;w:numStyleLink w:val="Checklist"/&gt;&lt;/w:abstractNum&gt;&lt;w:abstractNum w:abstractNumId="20" w15:restartNumberingAfterBreak="0"&gt;&lt;w:nsid w:val="288107D4"/&gt;&lt;w:multiLevelType w:val="hybridMultilevel"/&gt;&lt;w:tmpl w:val="20D05646"/&gt;&lt;w:lvl w:ilvl="0" w:tplc="3820AFAE"&gt;&lt;w:start w:val="1"/&gt;&lt;w:numFmt w:val="decimal"/&gt;&lt;w:lvlText w:val="%1."/&gt;&lt;w:lvlJc w:val="left"/&gt;&lt;w:pPr&gt;&lt;w:ind w:left="720" w:hanging="360"/&gt;&lt;/w:pPr&gt;&lt;/w:lvl&gt;&lt;w:lvl w:ilvl="1" w:tplc="42C6F1B2"&gt;&lt;w:start w:val="1"/&gt;&lt;w:numFmt w:val="lowerLetter"/&gt;&lt;w:lvlText w:val="%2."/&gt;&lt;w:lvlJc w:val="left"/&gt;&lt;w:pPr&gt;&lt;w:ind w:left="1440" w:hanging="360"/&gt;&lt;/w:pPr&gt;&lt;/w:lvl&gt;&lt;w:lvl w:ilvl="2" w:tplc="CB9494F8"&gt;&lt;w:start w:val="1"/&gt;&lt;w:numFmt w:val="lowerRoman"/&gt;&lt;w:lvlText w:val="%3."/&gt;&lt;w:lvlJc w:val="right"/&gt;&lt;w:pPr&gt;&lt;w:ind w:left="2160" w:hanging="180"/&gt;&lt;/w:pPr&gt;&lt;/w:lvl&gt;&lt;w:lvl w:ilvl="3" w:tplc="8F8C6048"&gt;&lt;w:start w:val="1"/&gt;&lt;w:numFmt w:val="decimal"/&gt;&lt;w:lvlText w:val="%4."/&gt;&lt;w:lvlJc w:val="left"/&gt;&lt;w:pPr&gt;&lt;w:ind w:left="2880" w:hanging="360"/&gt;&lt;/w:pPr&gt;&lt;/w:lvl&gt;&lt;w:lvl w:ilvl="4" w:tplc="1834DB16"&gt;&lt;w:start w:val="1"/&gt;&lt;w:numFmt w:val="lowerLetter"/&gt;&lt;w:lvlText w:val="%5."/&gt;&lt;w:lvlJc w:val="left"/&gt;&lt;w:pPr&gt;&lt;w:ind w:left="3600" w:hanging="360"/&gt;&lt;/w:pPr&gt;&lt;/w:lvl&gt;&lt;w:lvl w:ilvl="5" w:tplc="66E4A3CC"&gt;&lt;w:start w:val="1"/&gt;&lt;w:numFmt w:val="lowerRoman"/&gt;&lt;w:lvlText w:val="%6."/&gt;&lt;w:lvlJc w:val="right"/&gt;&lt;w:pPr&gt;&lt;w:ind w:left="4320" w:hanging="180"/&gt;&lt;/w:pPr&gt;&lt;/w:lvl&gt;&lt;w:lvl w:ilvl="6" w:tplc="6BFC40A4"&gt;&lt;w:start w:val="1"/&gt;&lt;w:numFmt w:val="decimal"/&gt;&lt;w:lvlText w:val="%7."/&gt;&lt;w:lvlJc w:val="left"/&gt;&lt;w:pPr&gt;&lt;w:ind w:left="5040" w:hanging="360"/&gt;&lt;/w:pPr&gt;&lt;/w:lvl&gt;&lt;w:lvl w:ilvl="7" w:tplc="4C1675F4"&gt;&lt;w:start w:val="1"/&gt;&lt;w:numFmt w:val="lowerLetter"/&gt;&lt;w:lvlText w:val="%8."/&gt;&lt;w:lvlJc w:val="left"/&gt;&lt;w:pPr&gt;&lt;w:ind w:left="5760" w:hanging="360"/&gt;&lt;/w:pPr&gt;&lt;/w:lvl&gt;&lt;w:lvl w:ilvl="8" w:tplc="986257A8"&gt;&lt;w:start w:val="1"/&gt;&lt;w:numFmt w:val="lowerRoman"/&gt;&lt;w:lvlText w:val="%9."/&gt;&lt;w:lvlJc w:val="right"/&gt;&lt;w:pPr&gt;&lt;w:ind w:left="6480" w:hanging="180"/&gt;&lt;/w:pPr&gt;&lt;/w:lvl&gt;&lt;/w:abstractNum&gt;&lt;w:abstractNum w:abstractNumId="21" w15:restartNumberingAfterBreak="0"&gt;&lt;w:nsid w:val="2BFC1EE6"/&gt;&lt;w:multiLevelType w:val="hybridMultilevel"/&gt;&lt;w:tmpl w:val="11B237D0"/&gt;&lt;w:lvl w:ilvl="0" w:tplc="7B3AE0D6"&gt;&lt;w:start w:val="1"/&gt;&lt;w:numFmt w:val="decimal"/&gt;&lt;w:lvlText w:val="%1."/&gt;&lt;w:lvlJc w:val="left"/&gt;&lt;w:pPr&gt;&lt;w:ind w:left="720" w:hanging="360"/&gt;&lt;/w:pPr&gt;&lt;/w:lvl&gt;&lt;w:lvl w:ilvl="1" w:tplc="F1D416E8"&gt;&lt;w:start w:val="1"/&gt;&lt;w:numFmt w:val="lowerLetter"/&gt;&lt;w:lvlText w:val="%2."/&gt;&lt;w:lvlJc w:val="left"/&gt;&lt;w:pPr&gt;&lt;w:ind w:left="1440" w:hanging="360"/&gt;&lt;/w:pPr&gt;&lt;/w:lvl&gt;&lt;w:lvl w:ilvl="2" w:tplc="0010BC6E"&gt;&lt;w:start w:val="1"/&gt;&lt;w:numFmt w:val="lowerRoman"/&gt;&lt;w:lvlText w:val="%3."/&gt;&lt;w:lvlJc w:val="right"/&gt;&lt;w:pPr&gt;&lt;w:ind w:left="2160" w:hanging="180"/&gt;&lt;/w:pPr&gt;&lt;/w:lvl&gt;&lt;w:lvl w:ilvl="3" w:tplc="829E76C0"&gt;&lt;w:start w:val="1"/&gt;&lt;w:numFmt w:val="decimal"/&gt;&lt;w:lvlText w:val="%4."/&gt;&lt;w:lvlJc w:val="left"/&gt;&lt;w:pPr&gt;&lt;w:ind w:left="2880" w:hanging="360"/&gt;&lt;/w:pPr&gt;&lt;/w:lvl&gt;&lt;w:lvl w:ilvl="4" w:tplc="226A8C4E"&gt;&lt;w:start w:val="1"/&gt;&lt;w:numFmt w:val="lowerLetter"/&gt;&lt;w:lvlText w:val="%5."/&gt;&lt;w:lvlJc w:val="left"/&gt;&lt;w:pPr&gt;&lt;w:ind w:left="3600" w:hanging="360"/&gt;&lt;/w:pPr&gt;&lt;/w:lvl&gt;&lt;w:lvl w:ilvl="5" w:tplc="2196D7B0"&gt;&lt;w:start w:val="1"/&gt;&lt;w:numFmt w:val="lowerRoman"/&gt;&lt;w:lvlText w:val="%6."/&gt;&lt;w:lvlJc w:val="right"/&gt;&lt;w:pPr&gt;&lt;w:ind w:left="4320" w:hanging="180"/&gt;&lt;/w:pPr&gt;&lt;/w:lvl&gt;&lt;w:lvl w:ilvl="6" w:tplc="38BE2F32"&gt;&lt;w:start w:val="1"/&gt;&lt;w:numFmt w:val="decimal"/&gt;&lt;w:lvlText w:val="%7."/&gt;&lt;w:lvlJc w:val="left"/&gt;&lt;w:pPr&gt;&lt;w:ind w:left="5040" w:hanging="360"/&gt;&lt;/w:pPr&gt;&lt;/w:lvl&gt;&lt;w:lvl w:ilvl="7" w:tplc="0E147C74"&gt;&lt;w:start w:val="1"/&gt;&lt;w:numFmt w:val="lowerLetter"/&gt;&lt;w:lvlText w:val="%8."/&gt;&lt;w:lvlJc w:val="left"/&gt;&lt;w:pPr&gt;&lt;w:ind w:left="5760" w:hanging="360"/&gt;&lt;/w:pPr&gt;&lt;/w:lvl&gt;&lt;w:lvl w:ilvl="8" w:tplc="EE0AA0A8"&gt;&lt;w:start w:val="1"/&gt;&lt;w:numFmt w:val="lowerRoman"/&gt;&lt;w:lvlText w:val="%9."/&gt;&lt;w:lvlJc w:val="right"/&gt;&lt;w:pPr&gt;&lt;w:ind w:left="6480" w:hanging="180"/&gt;&lt;/w:pPr&gt;&lt;/w:lvl&gt;&lt;/w:abstractNum&gt;&lt;w:abstractNum w:abstractNumId="22" w15:restartNumberingAfterBreak="0"&gt;&lt;w:nsid w:val="3400321B"/&gt;&lt;w:multiLevelType w:val="multilevel"/&gt;&lt;w:tmpl w:val="87F67182"/&gt;&lt;w:lvl w:ilvl="0"&gt;&lt;w:start w:val="1"/&gt;&lt;w:numFmt w:val="decimal"/&gt;&lt;w:pStyle w:val="ListParagraph"/&gt;&lt;w:lvlText w:val="%1."/&gt;&lt;w:lvlJc w:val="left"/&gt;&lt;w:pPr&gt;&lt;w:ind w:left="360" w:hanging="360"/&gt;&lt;/w:pPr&gt;&lt;w:rPr&gt;&lt;w:rFonts w:hint="default"/&gt;&lt;w:color w:val="008AC8"/&gt;&lt;w:sz w:val="20"/&gt;&lt;w:szCs w:val="20"/&gt;&lt;/w:rPr&gt;&lt;/w:lvl&gt;&lt;w:lvl w:ilvl="1"&gt;&lt;w:start w:val="1"/&gt;&lt;w:numFmt w:val="lowerLetter"/&gt;&lt;w:lvlText w:val="%2."/&gt;&lt;w:lvlJc w:val="left"/&gt;&lt;w:pPr&gt;&lt;w:tabs&gt;&lt;w:tab w:val="num" w:pos="1080"/&gt;&lt;/w:tabs&gt;&lt;w:ind w:left="1080" w:hanging="360"/&gt;&lt;/w:pPr&gt;&lt;w:rPr&gt;&lt;w:rFonts w:hint="default"/&gt;&lt;w:sz w:val="20"/&gt;&lt;w:szCs w:val="20"/&gt;&lt;/w:rPr&gt;&lt;/w:lvl&gt;&lt;w:lvl w:ilvl="2"&gt;&lt;w:start w:val="1"/&gt;&lt;w:numFmt w:val="lowerRoman"/&gt;&lt;w:lvlText w:val="%3."/&gt;&lt;w:lvlJc w:val="left"/&gt;&lt;w:pPr&gt;&lt;w:tabs&gt;&lt;w:tab w:val="num" w:pos="1800"/&gt;&lt;/w:tabs&gt;&lt;w:ind w:left="1800" w:hanging="360"/&gt;&lt;/w:pPr&gt;&lt;w:rPr&gt;&lt;w:rFonts w:hint="default"/&gt;&lt;w:sz w:val="20"/&gt;&lt;w:szCs w:val="20"/&gt;&lt;/w:rPr&gt;&lt;/w:lvl&gt;&lt;w:lvl w:ilvl="3"&gt;&lt;w:start w:val="1"/&gt;&lt;w:numFmt w:val="decimal"/&gt;&lt;w:lvlText w:val="(%4)"/&gt;&lt;w:lvlJc w:val="left"/&gt;&lt;w:pPr&gt;&lt;w:tabs&gt;&lt;w:tab w:val="num" w:pos="10392"/&gt;&lt;/w:tabs&gt;&lt;w:ind w:left="10392" w:hanging="360"/&gt;&lt;/w:pPr&gt;&lt;w:rPr&gt;&lt;w:rFonts w:hint="default"/&gt;&lt;/w:rPr&gt;&lt;/w:lvl&gt;&lt;w:lvl w:ilvl="4"&gt;&lt;w:start w:val="1"/&gt;&lt;w:numFmt w:val="lowerLetter"/&gt;&lt;w:lvlText w:val="(%5)"/&gt;&lt;w:lvlJc w:val="left"/&gt;&lt;w:pPr&gt;&lt;w:tabs&gt;&lt;w:tab w:val="num" w:pos="10752"/&gt;&lt;/w:tabs&gt;&lt;w:ind w:left="10752" w:hanging="360"/&gt;&lt;/w:pPr&gt;&lt;w:rPr&gt;&lt;w:rFonts w:hint="default"/&gt;&lt;/w:rPr&gt;&lt;/w:lvl&gt;&lt;w:lvl w:ilvl="5"&gt;&lt;w:start w:val="1"/&gt;&lt;w:numFmt w:val="lowerRoman"/&gt;&lt;w:lvlText w:val="(%6)"/&gt;&lt;w:lvlJc w:val="left"/&gt;&lt;w:pPr&gt;&lt;w:tabs&gt;&lt;w:tab w:val="num" w:pos="11112"/&gt;&lt;/w:tabs&gt;&lt;w:ind w:left="11112" w:hanging="360"/&gt;&lt;/w:pPr&gt;&lt;w:rPr&gt;&lt;w:rFonts w:hint="default"/&gt;&lt;/w:rPr&gt;&lt;/w:lvl&gt;&lt;w:lvl w:ilvl="6"&gt;&lt;w:start w:val="1"/&gt;&lt;w:numFmt w:val="decimal"/&gt;&lt;w:lvlText w:val="%7."/&gt;&lt;w:lvlJc w:val="left"/&gt;&lt;w:pPr&gt;&lt;w:tabs&gt;&lt;w:tab w:val="num" w:pos="11472"/&gt;&lt;/w:tabs&gt;&lt;w:ind w:left="11472" w:hanging="360"/&gt;&lt;/w:pPr&gt;&lt;w:rPr&gt;&lt;w:rFonts w:hint="default"/&gt;&lt;/w:rPr&gt;&lt;/w:lvl&gt;&lt;w:lvl w:ilvl="7"&gt;&lt;w:start w:val="1"/&gt;&lt;w:numFmt w:val="lowerLetter"/&gt;&lt;w:lvlText w:val="%8."/&gt;&lt;w:lvlJc w:val="left"/&gt;&lt;w:pPr&gt;&lt;w:tabs&gt;&lt;w:tab w:val="num" w:pos="11832"/&gt;&lt;/w:tabs&gt;&lt;w:ind w:left="11832" w:hanging="360"/&gt;&lt;/w:pPr&gt;&lt;w:rPr&gt;&lt;w:rFonts w:hint="default"/&gt;&lt;/w:rPr&gt;&lt;/w:lvl&gt;&lt;w:lvl w:ilvl="8"&gt;&lt;w:start w:val="1"/&gt;&lt;w:numFmt w:val="lowerRoman"/&gt;&lt;w:lvlText w:val="%9."/&gt;&lt;w:lvlJc w:val="left"/&gt;&lt;w:pPr&gt;&lt;w:tabs&gt;&lt;w:tab w:val="num" w:pos="12192"/&gt;&lt;/w:tabs&gt;&lt;w:ind w:left="12192" w:hanging="360"/&gt;&lt;/w:pPr&gt;&lt;w:rPr&gt;&lt;w:rFonts w:hint="default"/&gt;&lt;/w:rPr&gt;&lt;/w:lvl&gt;&lt;/w:abstractNum&gt;&lt;w:abstractNum w:abstractNumId="23" w15:restartNumberingAfterBreak="0"&gt;&lt;w:nsid w:val="40A07ED2"/&gt;&lt;w:multiLevelType w:val="multilevel"/&gt;&lt;w:tmpl w:val="6FE647A4"/&gt;&lt;w:styleLink w:val="Style1"/&gt;&lt;w:lvl w:ilvl="0"&gt;&lt;w:start w:val="1"/&gt;&lt;w:numFmt w:val="bullet"/&gt;&lt;w:pStyle w:val="ListBullet"/&gt;&lt;w:lvlText w:val=""/&gt;&lt;w:lvlJc w:val="left"/&gt;&lt;w:pPr&gt;&lt;w:ind w:left="720" w:hanging="360"/&gt;&lt;/w:pPr&gt;&lt;w:rPr&gt;&lt;w:rFonts w:ascii="Symbol" w:hAnsi="Symbol" w:hint="default"/&gt;&lt;w:color w:val="008AC8"/&gt;&lt;w:position w:val="-6"/&gt;&lt;w:sz w:val="24"/&gt;&lt;w:szCs w:val="28"/&gt;&lt;/w:rPr&gt;&lt;/w:lvl&gt;&lt;w:lvl w:ilvl="1"&gt;&lt;w:numFmt w:val="bullet"/&gt;&lt;w:lvlText w:val="•"/&gt;&lt;w:lvlJc w:val="left"/&gt;&lt;w:pPr&gt;&lt;w:tabs&gt;&lt;w:tab w:val="num" w:pos="720"/&gt;&lt;/w:tabs&gt;&lt;w:ind w:left="720" w:hanging="360"/&gt;&lt;/w:pPr&gt;&lt;w:rPr&gt;&lt;w:rFonts w:ascii="Segoe UI" w:eastAsiaTheme="minorEastAsia" w:hAnsi="Segoe UI" w:cs="Segoe UI" w:hint="default"/&gt;&lt;w:b w:val="0"/&gt;&lt;w:bCs w:val="0"/&gt;&lt;w:i w:val="0"/&gt;&lt;w:iCs w:val="0"/&gt;&lt;w:color w:val="5B9BD5" w:themeColor="accent1"/&gt;&lt;w:position w:val="-6"/&gt;&lt;w:sz w:val="36"/&gt;&lt;w:szCs w:val="28"/&gt;&lt;/w:rPr&gt;&lt;/w:lvl&gt;&lt;w:lvl w:ilvl="2"&gt;&lt;w:numFmt w:val="bullet"/&gt;&lt;w:lvlText w:val="•"/&gt;&lt;w:lvlJc w:val="left"/&gt;&lt;w:pPr&gt;&lt;w:tabs&gt;&lt;w:tab w:val="num" w:pos="1080"/&gt;&lt;/w:tabs&gt;&lt;w:ind w:left="1080" w:hanging="360"/&gt;&lt;/w:pPr&gt;&lt;w:rPr&gt;&lt;w:rFonts w:ascii="Segoe UI" w:eastAsiaTheme="minorEastAsia" w:hAnsi="Segoe UI" w:cs="Segoe UI"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w:abstractNumId="24"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w:abstractNumId="25"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w:abstractNumId="26" w15:restartNumberingAfterBreak="0"&gt;&lt;w:nsid w:val="46573CDA"/&gt;&lt;w:multiLevelType w:val="hybridMultilevel"/&gt;&lt;w:tmpl w:val="7E54E084"/&gt;&lt;w:lvl w:ilvl="0" w:tplc="C8B45918"&gt;&lt;w:start w:val="1"/&gt;&lt;w:numFmt w:val="decimal"/&gt;&lt;w:lvlText w:val="%1."/&gt;&lt;w:lvlJc w:val="left"/&gt;&lt;w:pPr&gt;&lt;w:ind w:left="720" w:hanging="360"/&gt;&lt;/w:pPr&gt;&lt;/w:lvl&gt;&lt;w:lvl w:ilvl="1" w:tplc="54943306"&gt;&lt;w:start w:val="1"/&gt;&lt;w:numFmt w:val="lowerLetter"/&gt;&lt;w:lvlText w:val="%2."/&gt;&lt;w:lvlJc w:val="left"/&gt;&lt;w:pPr&gt;&lt;w:ind w:left="1440" w:hanging="360"/&gt;&lt;/w:pPr&gt;&lt;/w:lvl&gt;&lt;w:lvl w:ilvl="2" w:tplc="D21AC442"&gt;&lt;w:start w:val="1"/&gt;&lt;w:numFmt w:val="lowerRoman"/&gt;&lt;w:lvlText w:val="%3."/&gt;&lt;w:lvlJc w:val="right"/&gt;&lt;w:pPr&gt;&lt;w:ind w:left="2160" w:hanging="180"/&gt;&lt;/w:pPr&gt;&lt;/w:lvl&gt;&lt;w:lvl w:ilvl="3" w:tplc="9848947E"&gt;&lt;w:start w:val="1"/&gt;&lt;w:numFmt w:val="decimal"/&gt;&lt;w:lvlText w:val="%4."/&gt;&lt;w:lvlJc w:val="left"/&gt;&lt;w:pPr&gt;&lt;w:ind w:left="2880" w:hanging="360"/&gt;&lt;/w:pPr&gt;&lt;/w:lvl&gt;&lt;w:lvl w:ilvl="4" w:tplc="34D2CCC8"&gt;&lt;w:start w:val="1"/&gt;&lt;w:numFmt w:val="lowerLetter"/&gt;&lt;w:lvlText w:val="%5."/&gt;&lt;w:lvlJc w:val="left"/&gt;&lt;w:pPr&gt;&lt;w:ind w:left="3600" w:hanging="360"/&gt;&lt;/w:pPr&gt;&lt;/w:lvl&gt;&lt;w:lvl w:ilvl="5" w:tplc="CE844BB8"&gt;&lt;w:start w:val="1"/&gt;&lt;w:numFmt w:val="lowerRoman"/&gt;&lt;w:lvlText w:val="%6."/&gt;&lt;w:lvlJc w:val="right"/&gt;&lt;w:pPr&gt;&lt;w:ind w:left="4320" w:hanging="180"/&gt;&lt;/w:pPr&gt;&lt;/w:lvl&gt;&lt;w:lvl w:ilvl="6" w:tplc="38A6CA3A"&gt;&lt;w:start w:val="1"/&gt;&lt;w:numFmt w:val="decimal"/&gt;&lt;w:lvlText w:val="%7."/&gt;&lt;w:lvlJc w:val="left"/&gt;&lt;w:pPr&gt;&lt;w:ind w:left="5040" w:hanging="360"/&gt;&lt;/w:pPr&gt;&lt;/w:lvl&gt;&lt;w:lvl w:ilvl="7" w:tplc="9B101C9A"&gt;&lt;w:start w:val="1"/&gt;&lt;w:numFmt w:val="lowerLetter"/&gt;&lt;w:lvlText w:val="%8."/&gt;&lt;w:lvlJc w:val="left"/&gt;&lt;w:pPr&gt;&lt;w:ind w:left="5760" w:hanging="360"/&gt;&lt;/w:pPr&gt;&lt;/w:lvl&gt;&lt;w:lvl w:ilvl="8" w:tplc="AE989404"&gt;&lt;w:start w:val="1"/&gt;&lt;w:numFmt w:val="lowerRoman"/&gt;&lt;w:lvlText w:val="%9."/&gt;&lt;w:lvlJc w:val="right"/&gt;&lt;w:pPr&gt;&lt;w:ind w:left="6480" w:hanging="180"/&gt;&lt;/w:pPr&gt;&lt;/w:lvl&gt;&lt;/w:abstractNum&gt;&lt;w:abstractNum w:abstractNumId="27" w15:restartNumberingAfterBreak="0"&gt;&lt;w:nsid w:val="4898292D"/&gt;&lt;w:multiLevelType w:val="hybridMultilevel"/&gt;&lt;w:tmpl w:val="CB8AF136"/&gt;&lt;w:lvl w:ilvl="0" w:tplc="482E8EDA"&gt;&lt;w:start w:val="1"/&gt;&lt;w:numFmt w:val="decimal"/&gt;&lt;w:lvlText w:val="%1."/&gt;&lt;w:lvlJc w:val="left"/&gt;&lt;w:pPr&gt;&lt;w:ind w:left="720" w:hanging="360"/&gt;&lt;/w:pPr&gt;&lt;/w:lvl&gt;&lt;w:lvl w:ilvl="1" w:tplc="A5E6E7B0"&gt;&lt;w:start w:val="1"/&gt;&lt;w:numFmt w:val="lowerLetter"/&gt;&lt;w:lvlText w:val="%2."/&gt;&lt;w:lvlJc w:val="left"/&gt;&lt;w:pPr&gt;&lt;w:ind w:left="1440" w:hanging="360"/&gt;&lt;/w:pPr&gt;&lt;/w:lvl&gt;&lt;w:lvl w:ilvl="2" w:tplc="F6A00A00"&gt;&lt;w:start w:val="1"/&gt;&lt;w:numFmt w:val="lowerRoman"/&gt;&lt;w:lvlText w:val="%3."/&gt;&lt;w:lvlJc w:val="right"/&gt;&lt;w:pPr&gt;&lt;w:ind w:left="2160" w:hanging="180"/&gt;&lt;/w:pPr&gt;&lt;/w:lvl&gt;&lt;w:lvl w:ilvl="3" w:tplc="117C152E"&gt;&lt;w:start w:val="1"/&gt;&lt;w:numFmt w:val="decimal"/&gt;&lt;w:lvlText w:val="%4."/&gt;&lt;w:lvlJc w:val="left"/&gt;&lt;w:pPr&gt;&lt;w:ind w:left="2880" w:hanging="360"/&gt;&lt;/w:pPr&gt;&lt;/w:lvl&gt;&lt;w:lvl w:ilvl="4" w:tplc="0A6294E0"&gt;&lt;w:start w:val="1"/&gt;&lt;w:numFmt w:val="lowerLetter"/&gt;&lt;w:lvlText w:val="%5."/&gt;&lt;w:lvlJc w:val="left"/&gt;&lt;w:pPr&gt;&lt;w:ind w:left="3600" w:hanging="360"/&gt;&lt;/w:pPr&gt;&lt;/w:lvl&gt;&lt;w:lvl w:ilvl="5" w:tplc="E9F4D21C"&gt;&lt;w:start w:val="1"/&gt;&lt;w:numFmt w:val="lowerRoman"/&gt;&lt;w:lvlText w:val="%6."/&gt;&lt;w:lvlJc w:val="right"/&gt;&lt;w:pPr&gt;&lt;w:ind w:left="4320" w:hanging="180"/&gt;&lt;/w:pPr&gt;&lt;/w:lvl&gt;&lt;w:lvl w:ilvl="6" w:tplc="F3603116"&gt;&lt;w:start w:val="1"/&gt;&lt;w:numFmt w:val="decimal"/&gt;&lt;w:lvlText w:val="%7."/&gt;&lt;w:lvlJc w:val="left"/&gt;&lt;w:pPr&gt;&lt;w:ind w:left="5040" w:hanging="360"/&gt;&lt;/w:pPr&gt;&lt;/w:lvl&gt;&lt;w:lvl w:ilvl="7" w:tplc="7AC20B90"&gt;&lt;w:start w:val="1"/&gt;&lt;w:numFmt w:val="lowerLetter"/&gt;&lt;w:lvlText w:val="%8."/&gt;&lt;w:lvlJc w:val="left"/&gt;&lt;w:pPr&gt;&lt;w:ind w:left="5760" w:hanging="360"/&gt;&lt;/w:pPr&gt;&lt;/w:lvl&gt;&lt;w:lvl w:ilvl="8" w:tplc="EE7EDF26"&gt;&lt;w:start w:val="1"/&gt;&lt;w:numFmt w:val="lowerRoman"/&gt;&lt;w:lvlText w:val="%9."/&gt;&lt;w:lvlJc w:val="right"/&gt;&lt;w:pPr&gt;&lt;w:ind w:left="6480" w:hanging="180"/&gt;&lt;/w:pPr&gt;&lt;/w:lvl&gt;&lt;/w:abstractNum&gt;&lt;w:abstractNum w:abstractNumId="28" w15:restartNumberingAfterBreak="0"&gt;&lt;w:nsid w:val="4A235F4A"/&gt;&lt;w:multiLevelType w:val="hybridMultilevel"/&gt;&lt;w:tmpl w:val="D7CEBB0A"/&gt;&lt;w:lvl w:ilvl="0" w:tplc="06BE11D6"&gt;&lt;w:start w:val="1"/&gt;&lt;w:numFmt w:val="decimal"/&gt;&lt;w:lvlText w:val="%1."/&gt;&lt;w:lvlJc w:val="left"/&gt;&lt;w:pPr&gt;&lt;w:ind w:left="720" w:hanging="360"/&gt;&lt;/w:pPr&gt;&lt;/w:lvl&gt;&lt;w:lvl w:ilvl="1" w:tplc="8D1266DE"&gt;&lt;w:start w:val="1"/&gt;&lt;w:numFmt w:val="lowerLetter"/&gt;&lt;w:lvlText w:val="%2."/&gt;&lt;w:lvlJc w:val="left"/&gt;&lt;w:pPr&gt;&lt;w:ind w:left="1440" w:hanging="360"/&gt;&lt;/w:pPr&gt;&lt;/w:lvl&gt;&lt;w:lvl w:ilvl="2" w:tplc="D5001BAA"&gt;&lt;w:start w:val="1"/&gt;&lt;w:numFmt w:val="lowerRoman"/&gt;&lt;w:lvlText w:val="%3."/&gt;&lt;w:lvlJc w:val="right"/&gt;&lt;w:pPr&gt;&lt;w:ind w:left="2160" w:hanging="180"/&gt;&lt;/w:pPr&gt;&lt;/w:lvl&gt;&lt;w:lvl w:ilvl="3" w:tplc="C52A5C9A"&gt;&lt;w:start w:val="1"/&gt;&lt;w:numFmt w:val="decimal"/&gt;&lt;w:lvlText w:val="%4."/&gt;&lt;w:lvlJc w:val="left"/&gt;&lt;w:pPr&gt;&lt;w:ind w:left="2880" w:hanging="360"/&gt;&lt;/w:pPr&gt;&lt;/w:lvl&gt;&lt;w:lvl w:ilvl="4" w:tplc="D966A566"&gt;&lt;w:start w:val="1"/&gt;&lt;w:numFmt w:val="lowerLetter"/&gt;&lt;w:lvlText w:val="%5."/&gt;&lt;w:lvlJc w:val="left"/&gt;&lt;w:pPr&gt;&lt;w:ind w:left="3600" w:hanging="360"/&gt;&lt;/w:pPr&gt;&lt;/w:lvl&gt;&lt;w:lvl w:ilvl="5" w:tplc="C8DE787A"&gt;&lt;w:start w:val="1"/&gt;&lt;w:numFmt w:val="lowerRoman"/&gt;&lt;w:lvlText w:val="%6."/&gt;&lt;w:lvlJc w:val="right"/&gt;&lt;w:pPr&gt;&lt;w:ind w:left="4320" w:hanging="180"/&gt;&lt;/w:pPr&gt;&lt;/w:lvl&gt;&lt;w:lvl w:ilvl="6" w:tplc="63B6CBA2"&gt;&lt;w:start w:val="1"/&gt;&lt;w:numFmt w:val="decimal"/&gt;&lt;w:lvlText w:val="%7."/&gt;&lt;w:lvlJc w:val="left"/&gt;&lt;w:pPr&gt;&lt;w:ind w:left="5040" w:hanging="360"/&gt;&lt;/w:pPr&gt;&lt;/w:lvl&gt;&lt;w:lvl w:ilvl="7" w:tplc="90824DCA"&gt;&lt;w:start w:val="1"/&gt;&lt;w:numFmt w:val="lowerLetter"/&gt;&lt;w:lvlText w:val="%8."/&gt;&lt;w:lvlJc w:val="left"/&gt;&lt;w:pPr&gt;&lt;w:ind w:left="5760" w:hanging="360"/&gt;&lt;/w:pPr&gt;&lt;/w:lvl&gt;&lt;w:lvl w:ilvl="8" w:tplc="BD04B528"&gt;&lt;w:start w:val="1"/&gt;&lt;w:numFmt w:val="lowerRoman"/&gt;&lt;w:lvlText w:val="%9."/&gt;&lt;w:lvlJc w:val="right"/&gt;&lt;w:pPr&gt;&lt;w:ind w:left="6480" w:hanging="180"/&gt;&lt;/w:pPr&gt;&lt;/w:lvl&gt;&lt;/w:abstractNum&gt;&lt;w:abstractNum w:abstractNumId="29" w15:restartNumberingAfterBreak="0"&gt;&lt;w:nsid w:val="56537F6E"/&gt;&lt;w:multiLevelType w:val="hybridMultilevel"/&gt;&lt;w:tmpl w:val="CC7C58C0"/&gt;&lt;w:lvl w:ilvl="0" w:tplc="36061486"&gt;&lt;w:start w:val="1"/&gt;&lt;w:numFmt w:val="decimal"/&gt;&lt;w:lvlText w:val="%1."/&gt;&lt;w:lvlJc w:val="left"/&gt;&lt;w:pPr&gt;&lt;w:ind w:left="720" w:hanging="360"/&gt;&lt;/w:pPr&gt;&lt;/w:lvl&gt;&lt;w:lvl w:ilvl="1" w:tplc="CA6C04A8"&gt;&lt;w:start w:val="1"/&gt;&lt;w:numFmt w:val="lowerLetter"/&gt;&lt;w:lvlText w:val="%2."/&gt;&lt;w:lvlJc w:val="left"/&gt;&lt;w:pPr&gt;&lt;w:ind w:left="1440" w:hanging="360"/&gt;&lt;/w:pPr&gt;&lt;/w:lvl&gt;&lt;w:lvl w:ilvl="2" w:tplc="DF94CD52"&gt;&lt;w:start w:val="1"/&gt;&lt;w:numFmt w:val="lowerRoman"/&gt;&lt;w:lvlText w:val="%3."/&gt;&lt;w:lvlJc w:val="right"/&gt;&lt;w:pPr&gt;&lt;w:ind w:left="2160" w:hanging="180"/&gt;&lt;/w:pPr&gt;&lt;/w:lvl&gt;&lt;w:lvl w:ilvl="3" w:tplc="62EC5D02"&gt;&lt;w:start w:val="1"/&gt;&lt;w:numFmt w:val="decimal"/&gt;&lt;w:lvlText w:val="%4."/&gt;&lt;w:lvlJc w:val="left"/&gt;&lt;w:pPr&gt;&lt;w:ind w:left="2880" w:hanging="360"/&gt;&lt;/w:pPr&gt;&lt;/w:lvl&gt;&lt;w:lvl w:ilvl="4" w:tplc="795653B8"&gt;&lt;w:start w:val="1"/&gt;&lt;w:numFmt w:val="lowerLetter"/&gt;&lt;w:lvlText w:val="%5."/&gt;&lt;w:lvlJc w:val="left"/&gt;&lt;w:pPr&gt;&lt;w:ind w:left="3600" w:hanging="360"/&gt;&lt;/w:pPr&gt;&lt;/w:lvl&gt;&lt;w:lvl w:ilvl="5" w:tplc="46988DDC"&gt;&lt;w:start w:val="1"/&gt;&lt;w:numFmt w:val="lowerRoman"/&gt;&lt;w:lvlText w:val="%6."/&gt;&lt;w:lvlJc w:val="right"/&gt;&lt;w:pPr&gt;&lt;w:ind w:left="4320" w:hanging="180"/&gt;&lt;/w:pPr&gt;&lt;/w:lvl&gt;&lt;w:lvl w:ilvl="6" w:tplc="92E287C0"&gt;&lt;w:start w:val="1"/&gt;&lt;w:numFmt w:val="decimal"/&gt;&lt;w:lvlText w:val="%7."/&gt;&lt;w:lvlJc w:val="left"/&gt;&lt;w:pPr&gt;&lt;w:ind w:left="5040" w:hanging="360"/&gt;&lt;/w:pPr&gt;&lt;/w:lvl&gt;&lt;w:lvl w:ilvl="7" w:tplc="53A095AC"&gt;&lt;w:start w:val="1"/&gt;&lt;w:numFmt w:val="lowerLetter"/&gt;&lt;w:lvlText w:val="%8."/&gt;&lt;w:lvlJc w:val="left"/&gt;&lt;w:pPr&gt;&lt;w:ind w:left="5760" w:hanging="360"/&gt;&lt;/w:pPr&gt;&lt;/w:lvl&gt;&lt;w:lvl w:ilvl="8" w:tplc="7222EE8E"&gt;&lt;w:start w:val="1"/&gt;&lt;w:numFmt w:val="lowerRoman"/&gt;&lt;w:lvlText w:val="%9."/&gt;&lt;w:lvlJc w:val="right"/&gt;&lt;w:pPr&gt;&lt;w:ind w:left="6480" w:hanging="180"/&gt;&lt;/w:pPr&gt;&lt;/w:lvl&gt;&lt;/w:abstractNum&gt;&lt;w:abstractNum w:abstractNumId="30" w15:restartNumberingAfterBreak="0"&gt;&lt;w:nsid w:val="60771280"/&gt;&lt;w:multiLevelType w:val="multilevel"/&gt;&lt;w:tmpl w:val="E258F978"/&gt;&lt;w:lvl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w:abstractNumId="31" w15:restartNumberingAfterBreak="0"&gt;&lt;w:nsid w:val="69DA1FC5"/&gt;&lt;w:multiLevelType w:val="hybridMultilevel"/&gt;&lt;w:tmpl w:val="10DAE8D0"/&gt;&lt;w:lvl w:ilvl="0" w:tplc="17C2C722"&gt;&lt;w:start w:val="1"/&gt;&lt;w:numFmt w:val="decimal"/&gt;&lt;w:lvlText w:val="%1."/&gt;&lt;w:lvlJc w:val="left"/&gt;&lt;w:pPr&gt;&lt;w:ind w:left="720" w:hanging="360"/&gt;&lt;/w:pPr&gt;&lt;/w:lvl&gt;&lt;w:lvl w:ilvl="1" w:tplc="E3408D14"&gt;&lt;w:start w:val="1"/&gt;&lt;w:numFmt w:val="lowerLetter"/&gt;&lt;w:lvlText w:val="%2."/&gt;&lt;w:lvlJc w:val="left"/&gt;&lt;w:pPr&gt;&lt;w:ind w:left="1440" w:hanging="360"/&gt;&lt;/w:pPr&gt;&lt;/w:lvl&gt;&lt;w:lvl w:ilvl="2" w:tplc="AF922556"&gt;&lt;w:start w:val="1"/&gt;&lt;w:numFmt w:val="lowerRoman"/&gt;&lt;w:lvlText w:val="%3."/&gt;&lt;w:lvlJc w:val="right"/&gt;&lt;w:pPr&gt;&lt;w:ind w:left="2160" w:hanging="180"/&gt;&lt;/w:pPr&gt;&lt;/w:lvl&gt;&lt;w:lvl w:ilvl="3" w:tplc="D20831F8"&gt;&lt;w:start w:val="1"/&gt;&lt;w:numFmt w:val="decimal"/&gt;&lt;w:lvlText w:val="%4."/&gt;&lt;w:lvlJc w:val="left"/&gt;&lt;w:pPr&gt;&lt;w:ind w:left="2880" w:hanging="360"/&gt;&lt;/w:pPr&gt;&lt;/w:lvl&gt;&lt;w:lvl w:ilvl="4" w:tplc="7BBA2A0A"&gt;&lt;w:start w:val="1"/&gt;&lt;w:numFmt w:val="lowerLetter"/&gt;&lt;w:lvlText w:val="%5."/&gt;&lt;w:lvlJc w:val="left"/&gt;&lt;w:pPr&gt;&lt;w:ind w:left="3600" w:hanging="360"/&gt;&lt;/w:pPr&gt;&lt;/w:lvl&gt;&lt;w:lvl w:ilvl="5" w:tplc="14B49D72"&gt;&lt;w:start w:val="1"/&gt;&lt;w:numFmt w:val="lowerRoman"/&gt;&lt;w:lvlText w:val="%6."/&gt;&lt;w:lvlJc w:val="right"/&gt;&lt;w:pPr&gt;&lt;w:ind w:left="4320" w:hanging="180"/&gt;&lt;/w:pPr&gt;&lt;/w:lvl&gt;&lt;w:lvl w:ilvl="6" w:tplc="AEEAD236"&gt;&lt;w:start w:val="1"/&gt;&lt;w:numFmt w:val="decimal"/&gt;&lt;w:lvlText w:val="%7."/&gt;&lt;w:lvlJc w:val="left"/&gt;&lt;w:pPr&gt;&lt;w:ind w:left="5040" w:hanging="360"/&gt;&lt;/w:pPr&gt;&lt;/w:lvl&gt;&lt;w:lvl w:ilvl="7" w:tplc="0776A636"&gt;&lt;w:start w:val="1"/&gt;&lt;w:numFmt w:val="lowerLetter"/&gt;&lt;w:lvlText w:val="%8."/&gt;&lt;w:lvlJc w:val="left"/&gt;&lt;w:pPr&gt;&lt;w:ind w:left="5760" w:hanging="360"/&gt;&lt;/w:pPr&gt;&lt;/w:lvl&gt;&lt;w:lvl w:ilvl="8" w:tplc="0D62A606"&gt;&lt;w:start w:val="1"/&gt;&lt;w:numFmt w:val="lowerRoman"/&gt;&lt;w:lvlText w:val="%9."/&gt;&lt;w:lvlJc w:val="right"/&gt;&lt;w:pPr&gt;&lt;w:ind w:left="6480" w:hanging="180"/&gt;&lt;/w:pPr&gt;&lt;/w:lvl&gt;&lt;/w:abstractNum&gt;&lt;w:abstractNum w:abstractNumId="32"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w:abstractNumId="33"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w:abstractNumId="34" w15:restartNumberingAfterBreak="0"&gt;&lt;w:nsid w:val="6E366CE5"/&gt;&lt;w:multiLevelType w:val="hybridMultilevel"/&gt;&lt;w:tmpl w:val="6C80F394"/&gt;&lt;w:lvl w:ilvl="0" w:tplc="92B47524"&gt;&lt;w:numFmt w:val="bullet"/&gt;&lt;w:lvlText w:val="•"/&gt;&lt;w:lvlJc w:val="left"/&gt;&lt;w:pPr&gt;&lt;w:ind w:left="1080" w:hanging="720"/&gt;&lt;/w:pPr&gt;&lt;w:rPr&gt;&lt;w:rFonts w:ascii="Calibri" w:eastAsia="Arial" w:hAnsi="Calibri" w:cs="Arial"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w:val="6EC13A87"/&gt;&lt;w:multiLevelType w:val="hybridMultilevel"/&gt;&lt;w:tmpl w:val="0054E8FA"/&gt;&lt;w:lvl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w:val="7FD14960"/&gt;&lt;w:multiLevelType w:val="multilevel"/&gt;&lt;w:tmpl w:val="6994DCD4"/&gt;&lt;w:lvl w:ilvl="0"&gt;&lt;w:start w:val="2"/&gt;&lt;w:numFmt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w:hanging="360"/&gt;&lt;/w:pPr&gt;&lt;/w:lvl&gt;&lt;/w:abstractNum&gt;&lt;w:num w:numId="1"&gt;&lt;w:abstractNumId w:val="17"/&gt;&lt;/w:num&gt;&lt;w:num w:numId="2"&gt;&lt;w:abstractNumId w:val="14"/&gt;&lt;/w:num&gt;&lt;w:num w:numId="3"&gt;&lt;w:abstractNumId w:val="25"/&gt;&lt;/w:num&gt;&lt;w:num w:numId="4"&gt;&lt;w:abstractNumId w:val="33"/&gt;&lt;/w:num&gt;&lt;w:num w:numId="5"&gt;&lt;w:abstractNumId w:val="23"/&gt;&lt;/w:num&gt;&lt;w:num w:numId="6"&gt;&lt;w:abstractNumId w:val="32"/&gt;&lt;/w:num&gt;&lt;w:num w:numId="7"&gt;&lt;w:abstractNumId w:val="22"/&gt;&lt;/w:num&gt;&lt;w:num w:numId="8"&gt;&lt;w:abstractNumId w:val="19"/&gt;&lt;/w:num&gt;&lt;w:num w:numId="9"&gt;&lt;w:abstractNumId w:val="11"/&gt;&lt;/w:num&gt;&lt;w:num w:numId="10"&gt;&lt;w:abstractNumId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w:numId="11"&gt;&lt;w:abstractNumId w:val="24"/&gt;&lt;/w:num&gt;&lt;w:num w:numId="12"&gt;&lt;w:abstractNumId w:val="6"/&gt;&lt;/w:num&gt;&lt;w:num w:numId="13"&gt;&lt;w:abstractNumId w:val="5"/&gt;&lt;/w:num&gt;&lt;w:num w:numId="14"&gt;&lt;w:abstractNumId w:val="4"/&gt;&lt;/w:num&gt;&lt;w:num w:numId="15"&gt;&lt;w:abstractNumId w:val="3"/&gt;&lt;/w:num&gt;&lt;w:num w:numId="16"&gt;&lt;w:abstractNumId w:val="7"/&gt;&lt;/w:num&gt;&lt;w:num w:numId="17"&gt;&lt;w:abstractNumId w:val="2"/&gt;&lt;/w:num&gt;&lt;w:num w:numId="18"&gt;&lt;w:abstractNumId w:val="1"/&gt;&lt;/w:num&gt;&lt;w:num w:numId="19"&gt;&lt;w:abstractNumId w:val="0"/&gt;&lt;/w:num&gt;&lt;w:num w:numId="20"&gt;&lt;w:abstractNumId w:val="18"/&gt;&lt;/w:num&gt;&lt;w:num w:numId="21"&gt;&lt;w:abstractNumId w:val="34"/&gt;&lt;/w:num&gt;&lt;w:num w:numId="22"&gt;&lt;w:abstractNumId w:val="15"/&gt;&lt;/w:num&gt;&lt;w:num w:numId="23"&gt;&lt;w:abstractNumId w:val="13"/&gt;&lt;/w:num&gt;&lt;w:num w:numId="24"&gt;&lt;w:abstractNumId w:val="12"/&gt;&lt;/w:num&gt;&lt;w:num w:numId="25"&gt;&lt;w:abstractNumId w:val="9"/&gt;&lt;/w:num&gt;&lt;w:num w:numId="26"&gt;&lt;w:abstractNumId w:val="35"/&gt;&lt;/w:num&gt;&lt;w:num w:numId="27"&gt;&lt;w:abstractNumId w:val="30"/&gt;&lt;/w:num&gt;&lt;w:num w:numId="28"&gt;&lt;w:abstractNumId w:val="36"/&gt;&lt;/w:num&gt;&lt;w:num w:numId="29"&gt;&lt;w:abstractNumId w:val="8"/&gt;&lt;/w:num&gt;&lt;w:num w:numId="30"&gt;&lt;w:abstractNumId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w:numId="31"&gt;&lt;w:abstractNumId w:val="7"/&gt;&lt;w:lvlOverride w:ilvl="0"&gt;&lt;w:startOverride w:val="1"/&gt;&lt;/w:lvlOverride&gt;&lt;/w:num&gt;&lt;w:num w:numId="32"&gt;&lt;w:abstractNumId w:val="7"/&gt;&lt;w:lvlOverride w:ilvl="0"&gt;&lt;w:startOverride w:val="1"/&gt;&lt;/w:lvlOverride&gt;&lt;/w:num&gt;&lt;w:num w:numId="33"&gt;&lt;w:abstractNumId w:val="31"/&gt;&lt;/w:num&gt;&lt;w:num w:numId="34"&gt;&lt;w:abstractNumId w:val="29"/&gt;&lt;/w:num&gt;&lt;w:num w:numId="35"&gt;&lt;w:abstractNumId w:val="27"/&gt;&lt;/w:num&gt;&lt;w:num w:numId="36"&gt;&lt;w:abstractNumId w:val="16"/&gt;&lt;/w:num&gt;&lt;w:num w:numId="37"&gt;&lt;w:abstractNumId w:val="20"/&gt;&lt;/w:num&gt;&lt;w:num w:numId="38"&gt;&lt;w:abstractNumId w:val="21"/&gt;&lt;/w:num&gt;&lt;w:num w:numId="39"&gt;&lt;w:abstractNumId w:val="26"/&gt;&lt;/w:num&gt;&lt;w:num w:numId="40"&gt;&lt;w:abstractNumId w:val="28"/&gt;&lt;/w:num&gt;&lt;w:num w:numId="41"&gt;&lt;w:abstractNumId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w:numId="42"&gt;&lt;w:abstractNumId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w:numId="43"&gt;&lt;w:abstractNumId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w:numId="44"&gt;&lt;w:abstractNumId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w:numId="45"&gt;&lt;w:abstractNumId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w:numId="46"&gt;&lt;w:abstractNumId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w:numId="47"&gt;&lt;w:abstractNumId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w:numId="48"&gt;&lt;w:abstractNumId w:val="22"/&gt;&lt;w:lvlOverride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w:val="1"/&gt;&lt;/w:lvlOverride&gt;&lt;/w:num&gt;&lt;w:numIdMacAtCleanup w:val="20"/&gt;&lt;/w:numbering&gt;&lt;/pkg:xmlData&gt;&lt;/pkg:part&gt;&lt;/pkg:package&gt;
</templateversion>
</root>
</file>

<file path=customXml/item5.xml><?xml version="1.0" encoding="utf-8"?>
<p:properties xmlns:p="http://schemas.microsoft.com/office/2006/metadata/properties" xmlns:xsi="http://www.w3.org/2001/XMLSchema-instance" xmlns:pc="http://schemas.microsoft.com/office/infopath/2007/PartnerControls">
  <documentManagement>
    <DocumentDescription xmlns="230e9df3-be65-4c73-a93b-d1236ebd677e" xsi:nil="true"/>
    <bc28b5f076654a3b96073bbbebfeb8c9 xmlns="230e9df3-be65-4c73-a93b-d1236ebd677e">
      <Terms xmlns="http://schemas.microsoft.com/office/infopath/2007/PartnerControls">
        <TermInfo xmlns="http://schemas.microsoft.com/office/infopath/2007/PartnerControls">
          <TermName xmlns="http://schemas.microsoft.com/office/infopath/2007/PartnerControls">English</TermName>
          <TermId xmlns="http://schemas.microsoft.com/office/infopath/2007/PartnerControls">cb91f272-ce4d-4a7e-9bbf-78b58e3d188d</TermId>
        </TermInfo>
      </Terms>
    </bc28b5f076654a3b96073bbbebfeb8c9>
    <MSProductsTaxHTField0 xmlns="230e9df3-be65-4c73-a93b-d1236ebd677e">
      <Terms xmlns="http://schemas.microsoft.com/office/infopath/2007/PartnerControls">
        <TermInfo xmlns="http://schemas.microsoft.com/office/infopath/2007/PartnerControls">
          <TermName xmlns="http://schemas.microsoft.com/office/infopath/2007/PartnerControls">PowerShell</TermName>
          <TermId xmlns="http://schemas.microsoft.com/office/infopath/2007/PartnerControls">ff4b5728-dec3-4ea4-a27e-aa9b82c4bb5d</TermId>
        </TermInfo>
        <TermInfo xmlns="http://schemas.microsoft.com/office/infopath/2007/PartnerControls">
          <TermName xmlns="http://schemas.microsoft.com/office/infopath/2007/PartnerControls">Microsoft Azure</TermName>
          <TermId xmlns="http://schemas.microsoft.com/office/infopath/2007/PartnerControls">669a3112-5edf-444b-a003-630063601f07</TermId>
        </TermInfo>
      </Terms>
    </MSProductsTaxHTField0>
    <m74a2925250f485f9486ed3f97e2a6b3 xmlns="230e9df3-be65-4c73-a93b-d1236ebd677e">
      <Terms xmlns="http://schemas.microsoft.com/office/infopath/2007/PartnerControls"/>
    </m74a2925250f485f9486ed3f97e2a6b3>
    <oad7af80ad0f4ba99bb03b3894ab533c xmlns="230e9df3-be65-4c73-a93b-d1236ebd677e">
      <Terms xmlns="http://schemas.microsoft.com/office/infopath/2007/PartnerControls"/>
    </oad7af80ad0f4ba99bb03b3894ab533c>
    <Authors xmlns="230e9df3-be65-4c73-a93b-d1236ebd677e">
      <UserInfo>
        <DisplayName/>
        <AccountId xsi:nil="true"/>
        <AccountType/>
      </UserInfo>
    </Authors>
    <DerivedFromID xmlns="230e9df3-be65-4c73-a93b-d1236ebd677e">Original</DerivedFromID>
    <TaxCatchAll xmlns="230e9df3-be65-4c73-a93b-d1236ebd677e">
      <Value>208</Value>
      <Value>106</Value>
      <Value>1</Value>
    </TaxCatchAll>
    <_dlc_DocId xmlns="230e9df3-be65-4c73-a93b-d1236ebd677e">CPS041EXT-939290929-83</_dlc_DocId>
    <_dlc_DocIdUrl xmlns="230e9df3-be65-4c73-a93b-d1236ebd677e">
      <Url>https://microsoft.sharepoint.com/teams/CampusProjectSites041_Ext/a7z3dzkd3o/_layouts/15/DocIdRedir.aspx?ID=CPS041EXT-939290929-83</Url>
      <Description>CPS041EXT-939290929-83</Description>
    </_dlc_DocIdUrl>
  </documentManagement>
</p:properti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mso-contentType ?>
<SharedContentType xmlns="Microsoft.SharePoint.Taxonomy.ContentTypeSync" SourceId="e385fb40-52d4-4fae-9c5b-3e8ff8a5878e" ContentTypeId="0x01010079CA57CA2DAD654DAB031774EE67465801" PreviousValue="false"/>
</file>

<file path=customXml/item8.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ED8CA541-D6CF-458B-A3B2-0935074E8D14}">
  <ds:schemaRefs>
    <ds:schemaRef ds:uri="http://schemas.microsoft.com/sharepoint/v3/contenttype/forms"/>
  </ds:schemaRefs>
</ds:datastoreItem>
</file>

<file path=customXml/itemProps2.xml><?xml version="1.0" encoding="utf-8"?>
<ds:datastoreItem xmlns:ds="http://schemas.openxmlformats.org/officeDocument/2006/customXml" ds:itemID="{6DFDA078-B564-4328-B501-515A0A0B6DFC}"/>
</file>

<file path=customXml/itemProps3.xml><?xml version="1.0" encoding="utf-8"?>
<ds:datastoreItem xmlns:ds="http://schemas.openxmlformats.org/officeDocument/2006/customXml" ds:itemID="{40D98115-1EEA-4F2C-B8D3-4F0A2F73F63B}">
  <ds:schemaRefs>
    <ds:schemaRef ds:uri="http://schemas.microsoft.com/office/2006/customDocumentInformationPanel"/>
  </ds:schemaRefs>
</ds:datastoreItem>
</file>

<file path=customXml/itemProps4.xml><?xml version="1.0" encoding="utf-8"?>
<ds:datastoreItem xmlns:ds="http://schemas.openxmlformats.org/officeDocument/2006/customXml" ds:itemID="{A7D598A9-AC5B-49BC-AE59-C7616FDA4C36}">
  <ds:schemaRefs/>
</ds:datastoreItem>
</file>

<file path=customXml/itemProps5.xml><?xml version="1.0" encoding="utf-8"?>
<ds:datastoreItem xmlns:ds="http://schemas.openxmlformats.org/officeDocument/2006/customXml" ds:itemID="{B3CB874B-DEB0-407B-967D-FC07342B43FF}">
  <ds:schemaRefs>
    <ds:schemaRef ds:uri="http://schemas.microsoft.com/office/2006/metadata/properties"/>
    <ds:schemaRef ds:uri="http://schemas.microsoft.com/office/infopath/2007/PartnerControls"/>
    <ds:schemaRef ds:uri="http://schemas.microsoft.com/sharepoint/v3"/>
  </ds:schemaRefs>
</ds:datastoreItem>
</file>

<file path=customXml/itemProps6.xml><?xml version="1.0" encoding="utf-8"?>
<ds:datastoreItem xmlns:ds="http://schemas.openxmlformats.org/officeDocument/2006/customXml" ds:itemID="{DA61C64B-1242-47DD-A99D-0F8354E81B00}">
  <ds:schemaRefs>
    <ds:schemaRef ds:uri="http://schemas.openxmlformats.org/officeDocument/2006/bibliography"/>
  </ds:schemaRefs>
</ds:datastoreItem>
</file>

<file path=customXml/itemProps7.xml><?xml version="1.0" encoding="utf-8"?>
<ds:datastoreItem xmlns:ds="http://schemas.openxmlformats.org/officeDocument/2006/customXml" ds:itemID="{5F3836E6-40E2-4507-9903-5AEBDBA13B6B}"/>
</file>

<file path=customXml/itemProps8.xml><?xml version="1.0" encoding="utf-8"?>
<ds:datastoreItem xmlns:ds="http://schemas.openxmlformats.org/officeDocument/2006/customXml" ds:itemID="{7ED40C23-2C4B-467E-B724-5BBA5E9A998D}"/>
</file>

<file path=docProps/app.xml><?xml version="1.0" encoding="utf-8"?>
<Properties xmlns="http://schemas.openxmlformats.org/officeDocument/2006/extended-properties" xmlns:vt="http://schemas.openxmlformats.org/officeDocument/2006/docPropsVTypes">
  <Template>SDMBaseTemplatev4.dotx</Template>
  <TotalTime>95</TotalTime>
  <Pages>61</Pages>
  <Words>9907</Words>
  <Characters>56475</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Digital Platform Deployment Guide</vt:lpstr>
    </vt:vector>
  </TitlesOfParts>
  <Manager>[Type Manager Name Here]</Manager>
  <Company>Microsoft</Company>
  <LinksUpToDate>false</LinksUpToDate>
  <CharactersWithSpaces>66250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Platform Deployment Guide</dc:title>
  <dc:subject>Microsoft Sports Platform</dc:subject>
  <dc:creator>Gabo Gilabert, Danny Garber</dc:creator>
  <cp:keywords/>
  <dc:description/>
  <cp:lastModifiedBy>Laxmikant Naik</cp:lastModifiedBy>
  <cp:revision>30</cp:revision>
  <cp:lastPrinted>2017-03-20T22:34:00Z</cp:lastPrinted>
  <dcterms:created xsi:type="dcterms:W3CDTF">2017-09-25T10:51:00Z</dcterms:created>
  <dcterms:modified xsi:type="dcterms:W3CDTF">2017-09-25T12:33:00Z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Type">
    <vt:lpwstr/>
  </property>
  <property fmtid="{D5CDD505-2E9C-101B-9397-08002B2CF9AE}" pid="3" name="Author Email">
    <vt:lpwstr>[Type Author Email Here]</vt:lpwstr>
  </property>
  <property fmtid="{D5CDD505-2E9C-101B-9397-08002B2CF9AE}" pid="4" name="Author Position">
    <vt:lpwstr>[Type Author Position Here]</vt:lpwstr>
  </property>
  <property fmtid="{D5CDD505-2E9C-101B-9397-08002B2CF9AE}" pid="5" name="Business Scenarios">
    <vt:lpwstr/>
  </property>
  <property fmtid="{D5CDD505-2E9C-101B-9397-08002B2CF9AE}" pid="6" name="Communities">
    <vt:lpwstr/>
  </property>
  <property fmtid="{D5CDD505-2E9C-101B-9397-08002B2CF9AE}" pid="7" name="ContentTypeId">
    <vt:lpwstr>0x01010079CA57CA2DAD654DAB031774EE6746580100B7D3539240F041488D0935CE8BCDCB8B</vt:lpwstr>
  </property>
  <property fmtid="{D5CDD505-2E9C-101B-9397-08002B2CF9AE}" pid="8" name="Contributors">
    <vt:lpwstr>[Type Contributors Here]</vt:lpwstr>
  </property>
  <property fmtid="{D5CDD505-2E9C-101B-9397-08002B2CF9AE}" pid="9" name="Customer">
    <vt:lpwstr>[Type Customer Name Here]</vt:lpwstr>
  </property>
  <property fmtid="{D5CDD505-2E9C-101B-9397-08002B2CF9AE}" pid="10" name="Deliverable Type">
    <vt:lpwstr/>
  </property>
  <property fmtid="{D5CDD505-2E9C-101B-9397-08002B2CF9AE}" pid="11" name="Document Status">
    <vt:lpwstr/>
  </property>
  <property fmtid="{D5CDD505-2E9C-101B-9397-08002B2CF9AE}" pid="12" name="Engagement Phase">
    <vt:lpwstr/>
  </property>
  <property fmtid="{D5CDD505-2E9C-101B-9397-08002B2CF9AE}" pid="13" name="Geography">
    <vt:lpwstr/>
  </property>
  <property fmtid="{D5CDD505-2E9C-101B-9397-08002B2CF9AE}" pid="14" name="Industry">
    <vt:lpwstr/>
  </property>
  <property fmtid="{D5CDD505-2E9C-101B-9397-08002B2CF9AE}" pid="15" name="Offering">
    <vt:lpwstr/>
  </property>
  <property fmtid="{D5CDD505-2E9C-101B-9397-08002B2CF9AE}" pid="16" name="Org">
    <vt:lpwstr>Microsoft</vt:lpwstr>
  </property>
  <property fmtid="{D5CDD505-2E9C-101B-9397-08002B2CF9AE}" pid="17" name="Org Prof Svcs Local">
    <vt:lpwstr>Microsoft Services</vt:lpwstr>
  </property>
  <property fmtid="{D5CDD505-2E9C-101B-9397-08002B2CF9AE}" pid="18" name="Org Prof Svcs Remote">
    <vt:lpwstr>Global Delivery</vt:lpwstr>
  </property>
  <property fmtid="{D5CDD505-2E9C-101B-9397-08002B2CF9AE}" pid="19" name="Org Prof Svcs Support">
    <vt:lpwstr>Microsoft Premier Support</vt:lpwstr>
  </property>
  <property fmtid="{D5CDD505-2E9C-101B-9397-08002B2CF9AE}" pid="20" name="Products">
    <vt:lpwstr/>
  </property>
  <property fmtid="{D5CDD505-2E9C-101B-9397-08002B2CF9AE}" pid="21" name="Service Line">
    <vt:lpwstr/>
  </property>
  <property fmtid="{D5CDD505-2E9C-101B-9397-08002B2CF9AE}" pid="22" name="Solution Name">
    <vt:lpwstr/>
  </property>
  <property fmtid="{D5CDD505-2E9C-101B-9397-08002B2CF9AE}" pid="23" name="Status">
    <vt:lpwstr/>
  </property>
  <property fmtid="{D5CDD505-2E9C-101B-9397-08002B2CF9AE}" pid="24" name="TemplateVersion">
    <vt:lpwstr>1</vt:lpwstr>
  </property>
  <property fmtid="{D5CDD505-2E9C-101B-9397-08002B2CF9AE}" pid="25" name="Version">
    <vt:lpwstr>4.0</vt:lpwstr>
  </property>
  <property fmtid="{D5CDD505-2E9C-101B-9397-08002B2CF9AE}" pid="26" name="Confidential">
    <vt:lpwstr>4</vt:lpwstr>
  </property>
  <property fmtid="{D5CDD505-2E9C-101B-9397-08002B2CF9AE}" pid="27" name="MSIP_Label_f42aa342-8706-4288-bd11-ebb85995028c_Enabled">
    <vt:lpwstr>True</vt:lpwstr>
  </property>
  <property fmtid="{D5CDD505-2E9C-101B-9397-08002B2CF9AE}" pid="28" name="MSIP_Label_f42aa342-8706-4288-bd11-ebb85995028c_SiteId">
    <vt:lpwstr>72f988bf-86f1-41af-91ab-2d7cd011db47</vt:lpwstr>
  </property>
  <property fmtid="{D5CDD505-2E9C-101B-9397-08002B2CF9AE}" pid="29" name="MSIP_Label_f42aa342-8706-4288-bd11-ebb85995028c_Ref">
    <vt:lpwstr>https://api.informationprotection.azure.com/api/72f988bf-86f1-41af-91ab-2d7cd011db47</vt:lpwstr>
  </property>
  <property fmtid="{D5CDD505-2E9C-101B-9397-08002B2CF9AE}" pid="30" name="MSIP_Label_f42aa342-8706-4288-bd11-ebb85995028c_SetBy">
    <vt:lpwstr>saseth@microsoft.com</vt:lpwstr>
  </property>
  <property fmtid="{D5CDD505-2E9C-101B-9397-08002B2CF9AE}" pid="31" name="MSIP_Label_f42aa342-8706-4288-bd11-ebb85995028c_SetDate">
    <vt:lpwstr>2017-03-28T12:53:20.7000432+05:30</vt:lpwstr>
  </property>
  <property fmtid="{D5CDD505-2E9C-101B-9397-08002B2CF9AE}" pid="32" name="MSIP_Label_f42aa342-8706-4288-bd11-ebb85995028c_Name">
    <vt:lpwstr>General</vt:lpwstr>
  </property>
  <property fmtid="{D5CDD505-2E9C-101B-9397-08002B2CF9AE}" pid="33" name="MSIP_Label_f42aa342-8706-4288-bd11-ebb85995028c_Application">
    <vt:lpwstr>Microsoft Azure Information Protection</vt:lpwstr>
  </property>
  <property fmtid="{D5CDD505-2E9C-101B-9397-08002B2CF9AE}" pid="34" name="MSIP_Label_f42aa342-8706-4288-bd11-ebb85995028c_Extended_MSFT_Method">
    <vt:lpwstr>Automatic</vt:lpwstr>
  </property>
  <property fmtid="{D5CDD505-2E9C-101B-9397-08002B2CF9AE}" pid="35" name="Sensitivity">
    <vt:lpwstr>General</vt:lpwstr>
  </property>
  <property fmtid="{D5CDD505-2E9C-101B-9397-08002B2CF9AE}" pid="36" name="_dlc_DocIdItemGuid">
    <vt:lpwstr>fcf58246-d330-4772-a856-5534322ac892</vt:lpwstr>
  </property>
</Properties>
</file>